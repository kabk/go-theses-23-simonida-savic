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F18FA" w:rsidP="4EF5E699" w:rsidRDefault="00000000" w14:paraId="0DA65763" w14:textId="6E09B03D">
      <w:pPr>
        <w:spacing w:before="0" w:beforeAutospacing="off" w:after="160" w:afterAutospacing="off" w:line="259" w:lineRule="auto"/>
        <w:ind w:left="0" w:right="0"/>
        <w:jc w:val="left"/>
        <w:rPr>
          <w:rFonts w:ascii="Arial Nova" w:hAnsi="Arial Nova" w:eastAsia="Arial Nova" w:cs="Arial Nova"/>
          <w:b w:val="0"/>
          <w:bCs w:val="0"/>
          <w:i w:val="0"/>
          <w:iCs w:val="0"/>
          <w:strike w:val="0"/>
          <w:dstrike w:val="0"/>
          <w:noProof w:val="0"/>
          <w:sz w:val="16"/>
          <w:szCs w:val="16"/>
          <w:u w:val="none"/>
          <w:lang w:val="en-GB"/>
        </w:rPr>
      </w:pPr>
      <w:r w:rsidRPr="4EF5E699" w:rsidR="46796FAB">
        <w:rPr>
          <w:rFonts w:ascii="Arial Nova" w:hAnsi="Arial Nova" w:eastAsia="Arial Nova" w:cs="Arial Nova"/>
          <w:b w:val="0"/>
          <w:bCs w:val="0"/>
          <w:i w:val="0"/>
          <w:iCs w:val="0"/>
          <w:strike w:val="0"/>
          <w:dstrike w:val="0"/>
          <w:noProof w:val="0"/>
          <w:sz w:val="18"/>
          <w:szCs w:val="18"/>
          <w:u w:val="none"/>
          <w:lang w:val="en-GB"/>
        </w:rPr>
        <w:t>Simonida</w:t>
      </w:r>
      <w:r w:rsidRPr="4EF5E699" w:rsidR="46796FAB">
        <w:rPr>
          <w:rFonts w:ascii="Arial Nova" w:hAnsi="Arial Nova" w:eastAsia="Arial Nova" w:cs="Arial Nova"/>
          <w:b w:val="0"/>
          <w:bCs w:val="0"/>
          <w:i w:val="0"/>
          <w:iCs w:val="0"/>
          <w:strike w:val="0"/>
          <w:dstrike w:val="0"/>
          <w:noProof w:val="0"/>
          <w:sz w:val="18"/>
          <w:szCs w:val="18"/>
          <w:u w:val="none"/>
          <w:lang w:val="en-GB"/>
        </w:rPr>
        <w:t xml:space="preserve"> Savić</w:t>
      </w:r>
      <w:r>
        <w:br/>
      </w:r>
      <w:r w:rsidRPr="4EF5E699" w:rsidR="46796FAB">
        <w:rPr>
          <w:rFonts w:ascii="Arial Nova" w:hAnsi="Arial Nova" w:eastAsia="Arial Nova" w:cs="Arial Nova"/>
          <w:b w:val="0"/>
          <w:bCs w:val="0"/>
          <w:i w:val="0"/>
          <w:iCs w:val="0"/>
          <w:strike w:val="0"/>
          <w:dstrike w:val="0"/>
          <w:noProof w:val="0"/>
          <w:sz w:val="18"/>
          <w:szCs w:val="18"/>
          <w:u w:val="none"/>
          <w:lang w:val="en-GB"/>
        </w:rPr>
        <w:t>3222055</w:t>
      </w:r>
      <w:r>
        <w:br/>
      </w:r>
      <w:r w:rsidRPr="4EF5E699" w:rsidR="46796FAB">
        <w:rPr>
          <w:rFonts w:ascii="Arial Nova" w:hAnsi="Arial Nova" w:eastAsia="Arial Nova" w:cs="Arial Nova"/>
          <w:b w:val="0"/>
          <w:bCs w:val="0"/>
          <w:i w:val="0"/>
          <w:iCs w:val="0"/>
          <w:strike w:val="0"/>
          <w:dstrike w:val="0"/>
          <w:noProof w:val="0"/>
          <w:sz w:val="18"/>
          <w:szCs w:val="18"/>
          <w:u w:val="none"/>
          <w:lang w:val="en-GB"/>
        </w:rPr>
        <w:t>Royal Academy of Art, The Hague</w:t>
      </w:r>
      <w:r>
        <w:br/>
      </w:r>
      <w:r w:rsidRPr="4EF5E699" w:rsidR="7C61F1C0">
        <w:rPr>
          <w:rFonts w:ascii="Arial Nova" w:hAnsi="Arial Nova" w:eastAsia="Arial Nova" w:cs="Arial Nova"/>
          <w:b w:val="0"/>
          <w:bCs w:val="0"/>
          <w:i w:val="0"/>
          <w:iCs w:val="0"/>
          <w:strike w:val="0"/>
          <w:dstrike w:val="0"/>
          <w:noProof w:val="0"/>
          <w:sz w:val="18"/>
          <w:szCs w:val="18"/>
          <w:u w:val="none"/>
          <w:lang w:val="en-GB"/>
        </w:rPr>
        <w:t xml:space="preserve">Graphic Design, </w:t>
      </w:r>
      <w:r w:rsidRPr="4EF5E699" w:rsidR="46796FAB">
        <w:rPr>
          <w:rFonts w:ascii="Arial Nova" w:hAnsi="Arial Nova" w:eastAsia="Arial Nova" w:cs="Arial Nova"/>
          <w:b w:val="0"/>
          <w:bCs w:val="0"/>
          <w:i w:val="0"/>
          <w:iCs w:val="0"/>
          <w:strike w:val="0"/>
          <w:dstrike w:val="0"/>
          <w:noProof w:val="0"/>
          <w:sz w:val="18"/>
          <w:szCs w:val="18"/>
          <w:u w:val="none"/>
          <w:lang w:val="en-GB"/>
        </w:rPr>
        <w:t>Graduation Thesis 2023</w:t>
      </w:r>
      <w:r>
        <w:br/>
      </w:r>
      <w:r w:rsidRPr="4EF5E699" w:rsidR="4EF5E699">
        <w:rPr>
          <w:rFonts w:ascii="Arial Nova" w:hAnsi="Arial Nova" w:eastAsia="Arial Nova" w:cs="Arial Nova"/>
          <w:b w:val="0"/>
          <w:bCs w:val="0"/>
          <w:i w:val="0"/>
          <w:iCs w:val="0"/>
          <w:strike w:val="0"/>
          <w:dstrike w:val="0"/>
          <w:noProof w:val="0"/>
          <w:sz w:val="18"/>
          <w:szCs w:val="18"/>
          <w:u w:val="none"/>
          <w:lang w:val="en-GB"/>
        </w:rPr>
        <w:t xml:space="preserve">Supervisor: Fusun </w:t>
      </w:r>
      <w:r w:rsidRPr="4EF5E699" w:rsidR="4EF5E699">
        <w:rPr>
          <w:rFonts w:ascii="Arial Nova" w:hAnsi="Arial Nova" w:eastAsia="Arial Nova" w:cs="Arial Nova"/>
          <w:b w:val="0"/>
          <w:bCs w:val="0"/>
          <w:i w:val="0"/>
          <w:iCs w:val="0"/>
          <w:strike w:val="0"/>
          <w:dstrike w:val="0"/>
          <w:noProof w:val="0"/>
          <w:sz w:val="18"/>
          <w:szCs w:val="18"/>
          <w:u w:val="none"/>
          <w:lang w:val="en-GB"/>
        </w:rPr>
        <w:t>Turetken</w:t>
      </w:r>
    </w:p>
    <w:p w:rsidR="00AF18FA" w:rsidP="2C2AB389" w:rsidRDefault="00000000" w14:paraId="07D3C611" w14:textId="49458518">
      <w:pPr>
        <w:spacing w:before="0" w:beforeAutospacing="off" w:after="160" w:afterAutospacing="off" w:line="259" w:lineRule="auto"/>
        <w:ind w:left="0" w:right="0"/>
        <w:jc w:val="left"/>
        <w:rPr>
          <w:rFonts w:ascii="Arial Nova" w:hAnsi="Arial Nova" w:eastAsia="Arial Nova" w:cs="Arial Nova"/>
          <w:b w:val="0"/>
          <w:bCs w:val="0"/>
          <w:i w:val="0"/>
          <w:iCs w:val="0"/>
          <w:noProof w:val="0"/>
          <w:sz w:val="24"/>
          <w:szCs w:val="24"/>
          <w:lang w:val="en-GB"/>
        </w:rPr>
      </w:pPr>
      <w:r>
        <w:br/>
      </w:r>
    </w:p>
    <w:p w:rsidR="00AF18FA" w:rsidP="4EF5E699" w:rsidRDefault="00000000" w14:paraId="57076AE9" w14:textId="683D822D">
      <w:pPr>
        <w:spacing w:before="0" w:beforeAutospacing="off" w:after="160" w:afterAutospacing="off" w:line="259" w:lineRule="auto"/>
        <w:ind w:left="0" w:right="0"/>
        <w:jc w:val="left"/>
        <w:rPr>
          <w:rFonts w:ascii="Arial Nova" w:hAnsi="Arial Nova" w:eastAsia="Arial Nova" w:cs="Arial Nova"/>
          <w:b w:val="1"/>
          <w:bCs w:val="1"/>
          <w:i w:val="1"/>
          <w:iCs w:val="1"/>
          <w:strike w:val="0"/>
          <w:dstrike w:val="0"/>
          <w:noProof w:val="0"/>
          <w:sz w:val="24"/>
          <w:szCs w:val="24"/>
          <w:u w:val="none"/>
          <w:lang w:val="en-GB"/>
        </w:rPr>
      </w:pPr>
      <w:r w:rsidRPr="4EF5E699" w:rsidR="46796FAB">
        <w:rPr>
          <w:rFonts w:ascii="Arial Nova" w:hAnsi="Arial Nova" w:eastAsia="Arial Nova" w:cs="Arial Nova"/>
          <w:b w:val="1"/>
          <w:bCs w:val="1"/>
          <w:i w:val="1"/>
          <w:iCs w:val="1"/>
          <w:strike w:val="0"/>
          <w:dstrike w:val="0"/>
          <w:noProof w:val="0"/>
          <w:sz w:val="40"/>
          <w:szCs w:val="40"/>
          <w:u w:val="none"/>
          <w:lang w:val="en-GB"/>
        </w:rPr>
        <w:t>A VERTICAL GEOGRAPHY OF MUSHROOMS</w:t>
      </w:r>
      <w:r>
        <w:br/>
      </w:r>
      <w:r>
        <w:br/>
      </w:r>
    </w:p>
    <w:p w:rsidR="00AF18FA" w:rsidP="2C2AB389" w:rsidRDefault="00000000" w14:paraId="5B350138" w14:textId="6F663ACA">
      <w:pPr>
        <w:spacing w:before="0" w:beforeAutospacing="off" w:after="160" w:afterAutospacing="off" w:line="259" w:lineRule="auto"/>
        <w:ind w:left="0" w:right="0"/>
        <w:jc w:val="left"/>
        <w:rPr>
          <w:rFonts w:ascii="Calibri" w:hAnsi="Calibri" w:eastAsia="Calibri" w:cs="Calibri"/>
          <w:b w:val="0"/>
          <w:bCs w:val="0"/>
          <w:i w:val="0"/>
          <w:iCs w:val="0"/>
          <w:noProof w:val="0"/>
          <w:sz w:val="22"/>
          <w:szCs w:val="22"/>
          <w:lang w:val="en-GB"/>
        </w:rPr>
      </w:pPr>
      <w:r>
        <w:br w:type="page"/>
      </w:r>
    </w:p>
    <w:p w:rsidR="5AE8E89D" w:rsidP="4EF5E699" w:rsidRDefault="5AE8E89D" w14:paraId="30198147" w14:textId="20439A36">
      <w:pPr>
        <w:spacing w:before="0" w:beforeAutospacing="off" w:after="160" w:afterAutospacing="off" w:line="259" w:lineRule="auto"/>
        <w:ind w:left="0" w:right="0" w:hanging="0"/>
        <w:jc w:val="left"/>
        <w:rPr>
          <w:rFonts w:ascii="Arial Nova" w:hAnsi="Arial Nova" w:eastAsia="Arial Nova" w:cs="Arial Nova"/>
          <w:b w:val="0"/>
          <w:bCs w:val="0"/>
          <w:i w:val="0"/>
          <w:iCs w:val="0"/>
          <w:noProof w:val="0"/>
          <w:sz w:val="22"/>
          <w:szCs w:val="22"/>
          <w:lang w:val="en-GB"/>
        </w:rPr>
      </w:pPr>
      <w:r>
        <w:br/>
      </w:r>
      <w:r w:rsidRPr="4EF5E699" w:rsidR="6CF81DEA">
        <w:rPr>
          <w:rFonts w:ascii="Arial Nova" w:hAnsi="Arial Nova" w:eastAsia="Arial Nova" w:cs="Arial Nova"/>
          <w:b w:val="1"/>
          <w:bCs w:val="1"/>
          <w:i w:val="0"/>
          <w:iCs w:val="0"/>
          <w:noProof w:val="0"/>
          <w:sz w:val="22"/>
          <w:szCs w:val="22"/>
          <w:u w:val="single"/>
          <w:lang w:val="en-GB"/>
        </w:rPr>
        <w:t>TABLE OF CONTENT</w:t>
      </w:r>
    </w:p>
    <w:p w:rsidR="2FDF23B2" w:rsidP="4EF5E699" w:rsidRDefault="2FDF23B2" w14:paraId="2A35BA4D" w14:textId="071390C2">
      <w:pPr>
        <w:spacing w:before="0" w:beforeAutospacing="off" w:after="160" w:afterAutospacing="off" w:line="259" w:lineRule="auto"/>
        <w:ind w:left="0" w:right="0" w:hanging="0"/>
        <w:jc w:val="left"/>
        <w:rPr>
          <w:rFonts w:ascii="Arial Nova" w:hAnsi="Arial Nova" w:eastAsia="Arial Nova" w:cs="Arial Nova"/>
          <w:b w:val="0"/>
          <w:bCs w:val="0"/>
          <w:i w:val="0"/>
          <w:iCs w:val="0"/>
          <w:noProof w:val="0"/>
          <w:color w:val="767171" w:themeColor="background2" w:themeTint="FF" w:themeShade="80"/>
          <w:sz w:val="22"/>
          <w:szCs w:val="22"/>
          <w:lang w:val="en-GB"/>
        </w:rPr>
      </w:pPr>
    </w:p>
    <w:p w:rsidR="5AE8E89D" w:rsidP="4EF5E699" w:rsidRDefault="5AE8E89D" w14:paraId="3E1B9F49" w14:textId="5B012F4E">
      <w:pPr>
        <w:spacing w:before="0" w:beforeAutospacing="off" w:after="160" w:afterAutospacing="off" w:line="259" w:lineRule="auto"/>
        <w:ind w:left="0" w:right="0" w:hanging="0"/>
        <w:jc w:val="left"/>
        <w:rPr>
          <w:rFonts w:ascii="Arial Nova" w:hAnsi="Arial Nova" w:eastAsia="Arial Nova" w:cs="Arial Nova"/>
          <w:b w:val="0"/>
          <w:bCs w:val="0"/>
          <w:i w:val="0"/>
          <w:iCs w:val="0"/>
          <w:noProof w:val="0"/>
          <w:sz w:val="22"/>
          <w:szCs w:val="22"/>
          <w:lang w:val="en-GB"/>
        </w:rPr>
      </w:pPr>
      <w:r w:rsidRPr="4EF5E699" w:rsidR="6CF81DEA">
        <w:rPr>
          <w:rFonts w:ascii="Arial Nova" w:hAnsi="Arial Nova" w:eastAsia="Arial Nova" w:cs="Arial Nova"/>
          <w:b w:val="0"/>
          <w:bCs w:val="0"/>
          <w:i w:val="1"/>
          <w:iCs w:val="1"/>
          <w:strike w:val="0"/>
          <w:dstrike w:val="0"/>
          <w:noProof w:val="0"/>
          <w:color w:val="767171" w:themeColor="background2" w:themeTint="FF" w:themeShade="80"/>
          <w:sz w:val="22"/>
          <w:szCs w:val="22"/>
          <w:u w:val="single"/>
          <w:lang w:val="en-GB"/>
        </w:rPr>
        <w:t>abstract</w:t>
      </w:r>
      <w:r>
        <w:br/>
      </w:r>
      <w:r w:rsidRPr="4EF5E699" w:rsidR="6CF81DEA">
        <w:rPr>
          <w:rFonts w:ascii="Georgia Pro" w:hAnsi="Georgia Pro" w:eastAsia="Georgia Pro" w:cs="Georgia Pro"/>
          <w:b w:val="0"/>
          <w:bCs w:val="0"/>
          <w:i w:val="0"/>
          <w:iCs w:val="0"/>
          <w:strike w:val="0"/>
          <w:dstrike w:val="0"/>
          <w:noProof w:val="0"/>
          <w:color w:val="auto"/>
          <w:sz w:val="24"/>
          <w:szCs w:val="24"/>
          <w:u w:val="none"/>
          <w:lang w:val="en-GB"/>
        </w:rPr>
        <w:t>Are you high yet?</w:t>
      </w:r>
      <w:r w:rsidRPr="4EF5E699" w:rsidR="6CF81DEA">
        <w:rPr>
          <w:rFonts w:ascii="Arial Nova" w:hAnsi="Arial Nova" w:eastAsia="Arial Nova" w:cs="Arial Nova"/>
          <w:b w:val="0"/>
          <w:bCs w:val="0"/>
          <w:i w:val="0"/>
          <w:iCs w:val="0"/>
          <w:strike w:val="0"/>
          <w:dstrike w:val="0"/>
          <w:noProof w:val="0"/>
          <w:sz w:val="22"/>
          <w:szCs w:val="22"/>
          <w:u w:val="none"/>
          <w:lang w:val="en-GB"/>
        </w:rPr>
        <w:t xml:space="preserve"> </w:t>
      </w:r>
      <w:r>
        <w:br/>
      </w:r>
      <w:r>
        <w:br/>
      </w:r>
      <w:r w:rsidRPr="4EF5E699" w:rsidR="6CF81DEA">
        <w:rPr>
          <w:rFonts w:ascii="Arial Nova" w:hAnsi="Arial Nova" w:eastAsia="Arial Nova" w:cs="Arial Nova"/>
          <w:b w:val="0"/>
          <w:bCs w:val="0"/>
          <w:i w:val="0"/>
          <w:iCs w:val="0"/>
          <w:strike w:val="0"/>
          <w:dstrike w:val="0"/>
          <w:noProof w:val="0"/>
          <w:sz w:val="22"/>
          <w:szCs w:val="22"/>
          <w:u w:val="none"/>
          <w:lang w:val="en-GB"/>
        </w:rPr>
        <w:t>introduction</w:t>
      </w:r>
      <w:r>
        <w:br/>
      </w:r>
      <w:r w:rsidRPr="4EF5E699" w:rsidR="6CF81DEA">
        <w:rPr>
          <w:rFonts w:ascii="Arial Nova" w:hAnsi="Arial Nova" w:eastAsia="Arial Nova" w:cs="Arial Nova"/>
          <w:b w:val="1"/>
          <w:bCs w:val="1"/>
          <w:i w:val="1"/>
          <w:iCs w:val="1"/>
          <w:strike w:val="0"/>
          <w:dstrike w:val="0"/>
          <w:noProof w:val="0"/>
          <w:color w:val="auto"/>
          <w:sz w:val="20"/>
          <w:szCs w:val="20"/>
          <w:u w:val="none"/>
          <w:lang w:val="en-GB"/>
        </w:rPr>
        <w:t xml:space="preserve">We see </w:t>
      </w:r>
      <w:proofErr w:type="gramStart"/>
      <w:r w:rsidRPr="4EF5E699" w:rsidR="6CF81DEA">
        <w:rPr>
          <w:rFonts w:ascii="Arial Nova" w:hAnsi="Arial Nova" w:eastAsia="Arial Nova" w:cs="Arial Nova"/>
          <w:b w:val="1"/>
          <w:bCs w:val="1"/>
          <w:i w:val="1"/>
          <w:iCs w:val="1"/>
          <w:strike w:val="0"/>
          <w:dstrike w:val="0"/>
          <w:noProof w:val="0"/>
          <w:color w:val="auto"/>
          <w:sz w:val="20"/>
          <w:szCs w:val="20"/>
          <w:u w:val="none"/>
          <w:lang w:val="en-GB"/>
        </w:rPr>
        <w:t>you,</w:t>
      </w:r>
      <w:proofErr w:type="gramEnd"/>
      <w:r w:rsidRPr="4EF5E699" w:rsidR="6CF81DEA">
        <w:rPr>
          <w:rFonts w:ascii="Arial Nova" w:hAnsi="Arial Nova" w:eastAsia="Arial Nova" w:cs="Arial Nova"/>
          <w:b w:val="1"/>
          <w:bCs w:val="1"/>
          <w:i w:val="1"/>
          <w:iCs w:val="1"/>
          <w:strike w:val="0"/>
          <w:dstrike w:val="0"/>
          <w:noProof w:val="0"/>
          <w:color w:val="auto"/>
          <w:sz w:val="20"/>
          <w:szCs w:val="20"/>
          <w:u w:val="none"/>
          <w:lang w:val="en-GB"/>
        </w:rPr>
        <w:t xml:space="preserve"> do you see us?</w:t>
      </w:r>
      <w:r>
        <w:br/>
      </w:r>
      <w:r w:rsidRPr="4EF5E699" w:rsidR="6CF81DEA">
        <w:rPr>
          <w:rFonts w:ascii="Arial Nova" w:hAnsi="Arial Nova" w:eastAsia="Arial Nova" w:cs="Arial Nova"/>
          <w:b w:val="1"/>
          <w:bCs w:val="1"/>
          <w:i w:val="0"/>
          <w:iCs w:val="0"/>
          <w:strike w:val="0"/>
          <w:dstrike w:val="0"/>
          <w:noProof w:val="0"/>
          <w:color w:val="767171" w:themeColor="background2" w:themeTint="FF" w:themeShade="80"/>
          <w:sz w:val="24"/>
          <w:szCs w:val="24"/>
          <w:u w:val="none"/>
          <w:lang w:val="en-GB"/>
        </w:rPr>
        <w:t xml:space="preserve">_________________________________________________________________ </w:t>
      </w:r>
      <w:r>
        <w:tab/>
      </w:r>
      <w:r>
        <w:br/>
      </w:r>
      <w:r>
        <w:tab/>
      </w:r>
      <w:r>
        <w:tab/>
      </w:r>
      <w:r>
        <w:tab/>
      </w:r>
      <w:r>
        <w:tab/>
      </w:r>
      <w:r>
        <w:tab/>
      </w:r>
      <w:r>
        <w:tab/>
      </w:r>
      <w:r>
        <w:tab/>
      </w:r>
      <w:r>
        <w:tab/>
      </w:r>
      <w:r>
        <w:tab/>
      </w:r>
      <w:r>
        <w:tab/>
      </w:r>
      <w:r>
        <w:tab/>
      </w:r>
      <w:r>
        <w:tab/>
      </w:r>
      <w:r>
        <w:br/>
      </w:r>
      <w:r w:rsidRPr="4EF5E699" w:rsidR="6CF81DEA">
        <w:rPr>
          <w:rFonts w:ascii="Arial Nova" w:hAnsi="Arial Nova" w:eastAsia="Arial Nova" w:cs="Arial Nova"/>
          <w:b w:val="0"/>
          <w:bCs w:val="0"/>
          <w:i w:val="1"/>
          <w:iCs w:val="1"/>
          <w:strike w:val="0"/>
          <w:dstrike w:val="0"/>
          <w:noProof w:val="0"/>
          <w:color w:val="767171" w:themeColor="background2" w:themeTint="FF" w:themeShade="80"/>
          <w:sz w:val="24"/>
          <w:szCs w:val="24"/>
          <w:u w:val="single"/>
          <w:lang w:val="en-GB"/>
        </w:rPr>
        <w:t>+-36.000km (GEO) Geostationary Orbit</w:t>
      </w:r>
      <w:r>
        <w:br/>
      </w:r>
      <w:r w:rsidRPr="4EF5E699" w:rsidR="6CF81DEA">
        <w:rPr>
          <w:rFonts w:ascii="Arial Nova" w:hAnsi="Arial Nova" w:eastAsia="Arial Nova" w:cs="Arial Nova"/>
          <w:b w:val="1"/>
          <w:bCs w:val="1"/>
          <w:i w:val="0"/>
          <w:iCs w:val="0"/>
          <w:strike w:val="0"/>
          <w:dstrike w:val="0"/>
          <w:noProof w:val="0"/>
          <w:color w:val="auto"/>
          <w:sz w:val="24"/>
          <w:szCs w:val="24"/>
          <w:u w:val="none"/>
          <w:lang w:val="en-GB"/>
        </w:rPr>
        <w:t>High in outer space: lonely astronauts</w:t>
      </w:r>
      <w:r>
        <w:br/>
      </w:r>
      <w:r>
        <w:br/>
      </w:r>
      <w:r w:rsidRPr="4EF5E699" w:rsidR="6CF81DEA">
        <w:rPr>
          <w:rFonts w:ascii="Arial Nova" w:hAnsi="Arial Nova" w:eastAsia="Arial Nova" w:cs="Arial Nova"/>
          <w:b w:val="0"/>
          <w:bCs w:val="0"/>
          <w:i w:val="1"/>
          <w:iCs w:val="1"/>
          <w:strike w:val="0"/>
          <w:dstrike w:val="0"/>
          <w:noProof w:val="0"/>
          <w:color w:val="767171" w:themeColor="background2" w:themeTint="FF" w:themeShade="80"/>
          <w:sz w:val="24"/>
          <w:szCs w:val="24"/>
          <w:u w:val="single"/>
          <w:lang w:val="en-GB"/>
        </w:rPr>
        <w:t>(MEO) Medium Earth Orbit</w:t>
      </w:r>
      <w:r>
        <w:br/>
      </w:r>
      <w:r>
        <w:br/>
      </w:r>
      <w:r w:rsidRPr="4EF5E699" w:rsidR="6CF81DEA">
        <w:rPr>
          <w:rFonts w:ascii="Arial Nova" w:hAnsi="Arial Nova" w:eastAsia="Arial Nova" w:cs="Arial Nova"/>
          <w:b w:val="0"/>
          <w:bCs w:val="0"/>
          <w:i w:val="1"/>
          <w:iCs w:val="1"/>
          <w:strike w:val="0"/>
          <w:dstrike w:val="0"/>
          <w:noProof w:val="0"/>
          <w:color w:val="767171" w:themeColor="background2" w:themeTint="FF" w:themeShade="80"/>
          <w:sz w:val="24"/>
          <w:szCs w:val="24"/>
          <w:u w:val="single"/>
          <w:lang w:val="en-GB"/>
        </w:rPr>
        <w:t>100-30km Kármán line</w:t>
      </w:r>
      <w:r>
        <w:br/>
      </w:r>
      <w:r w:rsidRPr="4EF5E699" w:rsidR="6CF81DEA">
        <w:rPr>
          <w:rFonts w:ascii="Arial Nova" w:hAnsi="Arial Nova" w:eastAsia="Arial Nova" w:cs="Arial Nova"/>
          <w:b w:val="0"/>
          <w:bCs w:val="0"/>
          <w:i w:val="1"/>
          <w:iCs w:val="1"/>
          <w:strike w:val="0"/>
          <w:dstrike w:val="0"/>
          <w:noProof w:val="0"/>
          <w:color w:val="767171" w:themeColor="background2" w:themeTint="FF" w:themeShade="80"/>
          <w:sz w:val="24"/>
          <w:szCs w:val="24"/>
          <w:u w:val="single"/>
          <w:lang w:val="en-GB"/>
        </w:rPr>
        <w:t>30-15km Ozone Layer</w:t>
      </w:r>
      <w:r>
        <w:br/>
      </w:r>
      <w:r w:rsidRPr="4EF5E699" w:rsidR="6CF81DEA">
        <w:rPr>
          <w:rFonts w:ascii="Arial Nova" w:hAnsi="Arial Nova" w:eastAsia="Arial Nova" w:cs="Arial Nova"/>
          <w:b w:val="0"/>
          <w:bCs w:val="0"/>
          <w:i w:val="0"/>
          <w:iCs w:val="0"/>
          <w:noProof w:val="0"/>
          <w:sz w:val="22"/>
          <w:szCs w:val="22"/>
          <w:lang w:val="en-GB"/>
        </w:rPr>
        <w:t>_________________________________________________________________</w:t>
      </w:r>
      <w:r>
        <w:tab/>
      </w:r>
      <w:r>
        <w:br/>
      </w:r>
      <w:r>
        <w:br/>
      </w:r>
      <w:r w:rsidRPr="4EF5E699" w:rsidR="6CF81DEA">
        <w:rPr>
          <w:rFonts w:ascii="Arial Nova" w:hAnsi="Arial Nova" w:eastAsia="Arial Nova" w:cs="Arial Nova"/>
          <w:b w:val="0"/>
          <w:bCs w:val="0"/>
          <w:i w:val="1"/>
          <w:iCs w:val="1"/>
          <w:noProof w:val="0"/>
          <w:color w:val="767171" w:themeColor="background2" w:themeTint="FF" w:themeShade="80"/>
          <w:sz w:val="22"/>
          <w:szCs w:val="22"/>
          <w:u w:val="single"/>
          <w:lang w:val="en-GB"/>
        </w:rPr>
        <w:t>15-0km Earth</w:t>
      </w:r>
      <w:r w:rsidRPr="4EF5E699" w:rsidR="6CF81DEA">
        <w:rPr>
          <w:rFonts w:ascii="Arial Nova" w:hAnsi="Arial Nova" w:eastAsia="Arial Nova" w:cs="Arial Nova"/>
          <w:b w:val="0"/>
          <w:bCs w:val="0"/>
          <w:i w:val="1"/>
          <w:iCs w:val="1"/>
          <w:strike w:val="0"/>
          <w:dstrike w:val="0"/>
          <w:noProof w:val="0"/>
          <w:color w:val="3B3838" w:themeColor="background2" w:themeTint="FF" w:themeShade="40"/>
          <w:sz w:val="22"/>
          <w:szCs w:val="22"/>
          <w:u w:val="none"/>
          <w:lang w:val="en-GB"/>
        </w:rPr>
        <w:t xml:space="preserve"> </w:t>
      </w:r>
      <w:r>
        <w:br/>
      </w:r>
      <w:r w:rsidRPr="4EF5E699" w:rsidR="6CF81DEA">
        <w:rPr>
          <w:rFonts w:ascii="Arial Nova" w:hAnsi="Arial Nova" w:eastAsia="Arial Nova" w:cs="Arial Nova"/>
          <w:b w:val="0"/>
          <w:bCs w:val="0"/>
          <w:i w:val="0"/>
          <w:iCs w:val="0"/>
          <w:strike w:val="0"/>
          <w:dstrike w:val="0"/>
          <w:noProof w:val="0"/>
          <w:color w:val="auto"/>
          <w:sz w:val="22"/>
          <w:szCs w:val="22"/>
          <w:u w:val="none"/>
          <w:lang w:val="en-GB"/>
        </w:rPr>
        <w:t>Ingesting mushrooms</w:t>
      </w:r>
      <w:r>
        <w:br/>
      </w:r>
    </w:p>
    <w:p w:rsidR="5AE8E89D" w:rsidP="4EF5E699" w:rsidRDefault="5AE8E89D" w14:paraId="25D4485E" w14:textId="1384C794">
      <w:pPr>
        <w:spacing w:before="0" w:beforeAutospacing="off" w:after="160" w:afterAutospacing="off" w:line="259" w:lineRule="auto"/>
        <w:ind w:left="0" w:hanging="0"/>
        <w:jc w:val="left"/>
        <w:rPr>
          <w:rFonts w:ascii="Arial Nova" w:hAnsi="Arial Nova" w:eastAsia="Arial Nova" w:cs="Arial Nova"/>
          <w:b w:val="0"/>
          <w:bCs w:val="0"/>
          <w:i w:val="0"/>
          <w:iCs w:val="0"/>
          <w:noProof w:val="0"/>
          <w:sz w:val="22"/>
          <w:szCs w:val="22"/>
          <w:lang w:val="en-GB"/>
        </w:rPr>
      </w:pPr>
      <w:r w:rsidRPr="4EF5E699" w:rsidR="6CF81DEA">
        <w:rPr>
          <w:rFonts w:ascii="Arial Nova" w:hAnsi="Arial Nova" w:eastAsia="Arial Nova" w:cs="Arial Nova"/>
          <w:b w:val="1"/>
          <w:bCs w:val="1"/>
          <w:i w:val="0"/>
          <w:iCs w:val="0"/>
          <w:noProof w:val="0"/>
          <w:sz w:val="22"/>
          <w:szCs w:val="22"/>
          <w:lang w:val="en-GB"/>
        </w:rPr>
        <w:t xml:space="preserve">The first humans meeting magic </w:t>
      </w:r>
      <w:r w:rsidRPr="4EF5E699" w:rsidR="6CF81DEA">
        <w:rPr>
          <w:rFonts w:ascii="Arial Nova" w:hAnsi="Arial Nova" w:eastAsia="Arial Nova" w:cs="Arial Nova"/>
          <w:b w:val="1"/>
          <w:bCs w:val="1"/>
          <w:i w:val="0"/>
          <w:iCs w:val="0"/>
          <w:noProof w:val="0"/>
          <w:sz w:val="22"/>
          <w:szCs w:val="22"/>
          <w:lang w:val="en-GB"/>
        </w:rPr>
        <w:t>mushrooms</w:t>
      </w:r>
    </w:p>
    <w:p w:rsidR="5AE8E89D" w:rsidP="4EF5E699" w:rsidRDefault="5AE8E89D" w14:paraId="3CE372C1" w14:textId="0C3B62B6">
      <w:pPr>
        <w:spacing w:before="0" w:beforeAutospacing="off" w:after="160" w:afterAutospacing="off" w:line="259" w:lineRule="auto"/>
        <w:ind w:left="0" w:hanging="0"/>
        <w:jc w:val="left"/>
        <w:rPr>
          <w:rFonts w:ascii="Arial Nova" w:hAnsi="Arial Nova" w:eastAsia="Arial Nova" w:cs="Arial Nova"/>
          <w:b w:val="0"/>
          <w:bCs w:val="0"/>
          <w:i w:val="0"/>
          <w:iCs w:val="0"/>
          <w:noProof w:val="0"/>
          <w:sz w:val="22"/>
          <w:szCs w:val="22"/>
          <w:lang w:val="en-GB"/>
        </w:rPr>
      </w:pPr>
      <w:r w:rsidRPr="4EF5E699" w:rsidR="6CF81DEA">
        <w:rPr>
          <w:rFonts w:ascii="Arial Nova" w:hAnsi="Arial Nova" w:eastAsia="Arial Nova" w:cs="Arial Nova"/>
          <w:b w:val="1"/>
          <w:bCs w:val="1"/>
          <w:i w:val="0"/>
          <w:iCs w:val="0"/>
          <w:noProof w:val="0"/>
          <w:sz w:val="22"/>
          <w:szCs w:val="22"/>
          <w:lang w:val="en-GB"/>
        </w:rPr>
        <w:t>Psilocybin: the chemical compound in psychedelic mushrooms</w:t>
      </w:r>
      <w:r>
        <w:br/>
      </w:r>
      <w:r>
        <w:br/>
      </w:r>
      <w:r w:rsidRPr="4EF5E699" w:rsidR="6CF81DEA">
        <w:rPr>
          <w:rFonts w:ascii="Arial Nova" w:hAnsi="Arial Nova" w:eastAsia="Arial Nova" w:cs="Arial Nova"/>
          <w:b w:val="1"/>
          <w:bCs w:val="1"/>
          <w:i w:val="0"/>
          <w:iCs w:val="0"/>
          <w:noProof w:val="0"/>
          <w:sz w:val="22"/>
          <w:szCs w:val="22"/>
          <w:lang w:val="en-GB"/>
        </w:rPr>
        <w:t>The cauldron of storytelling: witches brew and mushroom mysticism</w:t>
      </w:r>
      <w:r>
        <w:br/>
      </w:r>
      <w:r>
        <w:tab/>
      </w:r>
      <w:r>
        <w:tab/>
      </w:r>
      <w:r>
        <w:br/>
      </w:r>
      <w:r w:rsidRPr="4EF5E699" w:rsidR="6CF81DEA">
        <w:rPr>
          <w:rFonts w:ascii="Arial Nova" w:hAnsi="Arial Nova" w:eastAsia="Arial Nova" w:cs="Arial Nova"/>
          <w:b w:val="1"/>
          <w:bCs w:val="1"/>
          <w:i w:val="0"/>
          <w:iCs w:val="0"/>
          <w:noProof w:val="0"/>
          <w:sz w:val="22"/>
          <w:szCs w:val="22"/>
          <w:lang w:val="en-GB"/>
        </w:rPr>
        <w:t>How did mushrooms influence human culture?</w:t>
      </w:r>
      <w:r>
        <w:br/>
      </w:r>
      <w:r>
        <w:br/>
      </w:r>
      <w:r w:rsidRPr="4EF5E699" w:rsidR="6CF81DEA">
        <w:rPr>
          <w:rFonts w:ascii="Arial Nova" w:hAnsi="Arial Nova" w:eastAsia="Arial Nova" w:cs="Arial Nova"/>
          <w:b w:val="1"/>
          <w:bCs w:val="1"/>
          <w:i w:val="0"/>
          <w:iCs w:val="0"/>
          <w:noProof w:val="0"/>
          <w:sz w:val="22"/>
          <w:szCs w:val="22"/>
          <w:lang w:val="en-GB"/>
        </w:rPr>
        <w:t>Poisoning and weaponization of psychoactive drugs</w:t>
      </w:r>
      <w:r>
        <w:br/>
      </w:r>
      <w:r>
        <w:br/>
      </w:r>
      <w:r w:rsidRPr="4EF5E699" w:rsidR="6CF81DEA">
        <w:rPr>
          <w:rFonts w:ascii="Arial Nova" w:hAnsi="Arial Nova" w:eastAsia="Arial Nova" w:cs="Arial Nova"/>
          <w:b w:val="1"/>
          <w:bCs w:val="1"/>
          <w:i w:val="0"/>
          <w:iCs w:val="0"/>
          <w:noProof w:val="0"/>
          <w:sz w:val="22"/>
          <w:szCs w:val="22"/>
          <w:lang w:val="en-GB"/>
        </w:rPr>
        <w:t>_________________________________________________________________</w:t>
      </w:r>
      <w:r>
        <w:tab/>
      </w:r>
    </w:p>
    <w:p w:rsidR="00AF18FA" w:rsidP="4EF5E699" w:rsidRDefault="00000000" w14:paraId="4EBDA54E" w14:textId="28226B37">
      <w:pPr>
        <w:spacing w:before="0" w:beforeAutospacing="off" w:after="160" w:afterAutospacing="off" w:line="259" w:lineRule="auto"/>
        <w:ind w:left="0" w:hanging="0"/>
        <w:jc w:val="left"/>
        <w:rPr>
          <w:rFonts w:ascii="Arial Nova" w:hAnsi="Arial Nova" w:eastAsia="Arial Nova" w:cs="Arial Nova"/>
          <w:b w:val="0"/>
          <w:bCs w:val="0"/>
          <w:i w:val="0"/>
          <w:iCs w:val="0"/>
          <w:noProof w:val="0"/>
          <w:color w:val="767171" w:themeColor="background2" w:themeTint="FF" w:themeShade="80"/>
          <w:sz w:val="22"/>
          <w:szCs w:val="22"/>
          <w:lang w:val="nl-NL"/>
        </w:rPr>
      </w:pPr>
      <w:r w:rsidRPr="4EF5E699" w:rsidR="6CF81DEA">
        <w:rPr>
          <w:rFonts w:ascii="Arial Nova" w:hAnsi="Arial Nova" w:eastAsia="Arial Nova" w:cs="Arial Nova"/>
          <w:b w:val="0"/>
          <w:bCs w:val="0"/>
          <w:i w:val="1"/>
          <w:iCs w:val="1"/>
          <w:noProof w:val="0"/>
          <w:color w:val="767171" w:themeColor="background2" w:themeTint="FF" w:themeShade="80"/>
          <w:sz w:val="22"/>
          <w:szCs w:val="22"/>
          <w:u w:val="single"/>
          <w:lang w:val="en-GB"/>
        </w:rPr>
        <w:t>30–1 \mu m (</w:t>
      </w:r>
      <w:r w:rsidRPr="4EF5E699" w:rsidR="6CF81DEA">
        <w:rPr>
          <w:rFonts w:ascii="Arial Nova" w:hAnsi="Arial Nova" w:eastAsia="Arial Nova" w:cs="Arial Nova"/>
          <w:b w:val="0"/>
          <w:bCs w:val="0"/>
          <w:i w:val="1"/>
          <w:iCs w:val="1"/>
          <w:noProof w:val="0"/>
          <w:color w:val="767171" w:themeColor="background2" w:themeTint="FF" w:themeShade="80"/>
          <w:sz w:val="22"/>
          <w:szCs w:val="22"/>
          <w:u w:val="single"/>
          <w:lang w:val="en-GB"/>
        </w:rPr>
        <w:t>micro meters</w:t>
      </w:r>
      <w:r w:rsidRPr="4EF5E699" w:rsidR="6CF81DEA">
        <w:rPr>
          <w:rFonts w:ascii="Arial Nova" w:hAnsi="Arial Nova" w:eastAsia="Arial Nova" w:cs="Arial Nova"/>
          <w:b w:val="0"/>
          <w:bCs w:val="0"/>
          <w:i w:val="1"/>
          <w:iCs w:val="1"/>
          <w:noProof w:val="0"/>
          <w:color w:val="767171" w:themeColor="background2" w:themeTint="FF" w:themeShade="80"/>
          <w:sz w:val="22"/>
          <w:szCs w:val="22"/>
          <w:u w:val="single"/>
          <w:lang w:val="en-GB"/>
        </w:rPr>
        <w:t>)</w:t>
      </w:r>
      <w:r w:rsidRPr="4EF5E699" w:rsidR="6CF81DEA">
        <w:rPr>
          <w:rFonts w:ascii="Arial Nova" w:hAnsi="Arial Nova" w:eastAsia="Arial Nova" w:cs="Arial Nova"/>
          <w:b w:val="1"/>
          <w:bCs w:val="1"/>
          <w:i w:val="1"/>
          <w:iCs w:val="1"/>
          <w:strike w:val="0"/>
          <w:dstrike w:val="0"/>
          <w:noProof w:val="0"/>
          <w:color w:val="767171" w:themeColor="background2" w:themeTint="FF" w:themeShade="80"/>
          <w:sz w:val="22"/>
          <w:szCs w:val="22"/>
          <w:u w:val="none"/>
          <w:lang w:val="en-GB"/>
        </w:rPr>
        <w:t xml:space="preserve"> </w:t>
      </w:r>
      <w:r>
        <w:br/>
      </w:r>
      <w:r w:rsidRPr="4EF5E699" w:rsidR="6CF81DEA">
        <w:rPr>
          <w:rFonts w:ascii="Arial Nova" w:hAnsi="Arial Nova" w:eastAsia="Arial Nova" w:cs="Arial Nova"/>
          <w:b w:val="1"/>
          <w:bCs w:val="1"/>
          <w:i w:val="0"/>
          <w:iCs w:val="0"/>
          <w:strike w:val="0"/>
          <w:dstrike w:val="0"/>
          <w:noProof w:val="0"/>
          <w:sz w:val="22"/>
          <w:szCs w:val="22"/>
          <w:u w:val="none"/>
          <w:lang w:val="en-GB"/>
        </w:rPr>
        <w:t>Our</w:t>
      </w:r>
      <w:r w:rsidRPr="4EF5E699" w:rsidR="6CF81DEA">
        <w:rPr>
          <w:rFonts w:ascii="Arial Nova" w:hAnsi="Arial Nova" w:eastAsia="Arial Nova" w:cs="Arial Nova"/>
          <w:b w:val="1"/>
          <w:bCs w:val="1"/>
          <w:i w:val="1"/>
          <w:iCs w:val="1"/>
          <w:noProof w:val="0"/>
          <w:sz w:val="22"/>
          <w:szCs w:val="22"/>
          <w:lang w:val="en-GB"/>
        </w:rPr>
        <w:t xml:space="preserve"> unexpected</w:t>
      </w:r>
      <w:r w:rsidRPr="4EF5E699" w:rsidR="6CF81DEA">
        <w:rPr>
          <w:rFonts w:ascii="Arial Nova" w:hAnsi="Arial Nova" w:eastAsia="Arial Nova" w:cs="Arial Nova"/>
          <w:b w:val="1"/>
          <w:bCs w:val="1"/>
          <w:i w:val="0"/>
          <w:iCs w:val="0"/>
          <w:noProof w:val="0"/>
          <w:sz w:val="22"/>
          <w:szCs w:val="22"/>
          <w:lang w:val="en-GB"/>
        </w:rPr>
        <w:t xml:space="preserve"> close relatives</w:t>
      </w:r>
      <w:r>
        <w:br/>
      </w:r>
      <w:r>
        <w:br/>
      </w:r>
      <w:r w:rsidRPr="4EF5E699" w:rsidR="6CF81DEA">
        <w:rPr>
          <w:rFonts w:ascii="Arial Nova" w:hAnsi="Arial Nova" w:eastAsia="Arial Nova" w:cs="Arial Nova"/>
          <w:b w:val="1"/>
          <w:bCs w:val="1"/>
          <w:i w:val="0"/>
          <w:iCs w:val="0"/>
          <w:noProof w:val="0"/>
          <w:sz w:val="22"/>
          <w:szCs w:val="22"/>
          <w:lang w:val="en-GB"/>
        </w:rPr>
        <w:t>Eukaryotic body, multispecies and symbiotic relations</w:t>
      </w:r>
      <w:r>
        <w:br/>
      </w:r>
      <w:r>
        <w:br/>
      </w:r>
      <w:r w:rsidRPr="4EF5E699" w:rsidR="6CF81DEA">
        <w:rPr>
          <w:rFonts w:ascii="Arial Nova" w:hAnsi="Arial Nova" w:eastAsia="Arial Nova" w:cs="Arial Nova"/>
          <w:b w:val="1"/>
          <w:bCs w:val="1"/>
          <w:i w:val="0"/>
          <w:iCs w:val="0"/>
          <w:noProof w:val="0"/>
          <w:sz w:val="22"/>
          <w:szCs w:val="22"/>
          <w:lang w:val="en-GB"/>
        </w:rPr>
        <w:t>The soils’ multi-universe: mother of ecosystems</w:t>
      </w:r>
      <w:r>
        <w:br/>
      </w:r>
      <w:r>
        <w:br/>
      </w:r>
      <w:r w:rsidRPr="4EF5E699" w:rsidR="6CF81DEA">
        <w:rPr>
          <w:rFonts w:ascii="Arial Nova" w:hAnsi="Arial Nova" w:eastAsia="Arial Nova" w:cs="Arial Nova"/>
          <w:b w:val="1"/>
          <w:bCs w:val="1"/>
          <w:i w:val="0"/>
          <w:iCs w:val="0"/>
          <w:noProof w:val="0"/>
          <w:sz w:val="22"/>
          <w:szCs w:val="22"/>
          <w:lang w:val="en-GB"/>
        </w:rPr>
        <w:t>_________________________________________________________________</w:t>
      </w:r>
      <w:r>
        <w:tab/>
      </w:r>
      <w:r>
        <w:br/>
      </w:r>
      <w:r>
        <w:br/>
      </w:r>
      <w:r w:rsidRPr="4EF5E699" w:rsidR="6CF81DEA">
        <w:rPr>
          <w:rFonts w:ascii="Arial Nova" w:hAnsi="Arial Nova" w:eastAsia="Arial Nova" w:cs="Arial Nova"/>
          <w:b w:val="1"/>
          <w:bCs w:val="1"/>
          <w:i w:val="0"/>
          <w:iCs w:val="0"/>
          <w:noProof w:val="0"/>
          <w:sz w:val="22"/>
          <w:szCs w:val="22"/>
          <w:lang w:val="en-GB"/>
        </w:rPr>
        <w:t>conclusion</w:t>
      </w:r>
    </w:p>
    <w:p w:rsidR="00AF18FA" w:rsidP="2FDF23B2" w:rsidRDefault="00000000" w14:paraId="70006CA5" w14:textId="6A8030A9">
      <w:pPr/>
      <w:r>
        <w:br w:type="page"/>
      </w:r>
    </w:p>
    <w:p w:rsidR="00AF18FA" w:rsidP="2FDF23B2" w:rsidRDefault="00000000" w14:paraId="1FCA0408" w14:textId="4894BA45">
      <w:pPr>
        <w:pStyle w:val="Standaard"/>
        <w:rPr>
          <w:rFonts w:ascii="Arial Nova" w:hAnsi="Arial Nova" w:eastAsia="Arial Nova" w:cs="Arial Nova"/>
          <w:b w:val="0"/>
          <w:bCs w:val="0"/>
          <w:i w:val="0"/>
          <w:iCs w:val="0"/>
          <w:noProof w:val="0"/>
          <w:color w:val="000000" w:themeColor="text1" w:themeTint="FF" w:themeShade="FF"/>
          <w:sz w:val="22"/>
          <w:szCs w:val="22"/>
          <w:lang w:val="en-GB"/>
        </w:rPr>
      </w:pPr>
      <w:r>
        <w:br/>
      </w:r>
      <w:r w:rsidRPr="2FDF23B2" w:rsidR="399E76DB">
        <w:rPr>
          <w:rFonts w:ascii="Arial Nova" w:hAnsi="Arial Nova" w:eastAsia="Arial Nova" w:cs="Arial Nova"/>
          <w:b w:val="0"/>
          <w:bCs w:val="0"/>
          <w:i w:val="1"/>
          <w:iCs w:val="1"/>
          <w:noProof w:val="0"/>
          <w:color w:val="3B3838" w:themeColor="background2" w:themeTint="FF" w:themeShade="40"/>
          <w:sz w:val="22"/>
          <w:szCs w:val="22"/>
          <w:u w:val="single"/>
          <w:lang w:val="en-GB"/>
        </w:rPr>
        <w:t>introduction</w:t>
      </w:r>
      <w:r>
        <w:br/>
      </w:r>
      <w:r>
        <w:br/>
      </w:r>
      <w:r w:rsidRPr="2FDF23B2" w:rsidR="2FDF23B2">
        <w:rPr>
          <w:rFonts w:ascii="Arial Nova" w:hAnsi="Arial Nova" w:eastAsia="Arial Nova" w:cs="Arial Nova"/>
          <w:b w:val="0"/>
          <w:bCs w:val="0"/>
          <w:i w:val="0"/>
          <w:iCs w:val="0"/>
          <w:noProof w:val="0"/>
          <w:color w:val="auto"/>
          <w:sz w:val="22"/>
          <w:szCs w:val="22"/>
          <w:u w:val="none"/>
          <w:lang w:val="en-GB"/>
        </w:rPr>
        <w:t xml:space="preserve">In this thesis I'd like to use the mushroom as a research method, finding small connections </w:t>
      </w:r>
      <w:r>
        <w:br/>
      </w:r>
      <w:r w:rsidRPr="2FDF23B2" w:rsidR="2FDF23B2">
        <w:rPr>
          <w:rFonts w:ascii="Arial Nova" w:hAnsi="Arial Nova" w:eastAsia="Arial Nova" w:cs="Arial Nova"/>
          <w:b w:val="0"/>
          <w:bCs w:val="0"/>
          <w:i w:val="0"/>
          <w:iCs w:val="0"/>
          <w:noProof w:val="0"/>
          <w:color w:val="auto"/>
          <w:sz w:val="22"/>
          <w:szCs w:val="22"/>
          <w:u w:val="none"/>
          <w:lang w:val="en-GB"/>
        </w:rPr>
        <w:t xml:space="preserve">in topics that are very different, but also not that distant from each other. By making small connections through jumping from these various topics, I hope to find and understand my personal fascination of mushrooms. Using my thesis </w:t>
      </w:r>
      <w:proofErr w:type="gramStart"/>
      <w:r w:rsidRPr="2FDF23B2" w:rsidR="2FDF23B2">
        <w:rPr>
          <w:rFonts w:ascii="Arial Nova" w:hAnsi="Arial Nova" w:eastAsia="Arial Nova" w:cs="Arial Nova"/>
          <w:b w:val="0"/>
          <w:bCs w:val="0"/>
          <w:i w:val="0"/>
          <w:iCs w:val="0"/>
          <w:noProof w:val="0"/>
          <w:color w:val="auto"/>
          <w:sz w:val="22"/>
          <w:szCs w:val="22"/>
          <w:u w:val="none"/>
          <w:lang w:val="en-GB"/>
        </w:rPr>
        <w:t>as a way to</w:t>
      </w:r>
      <w:proofErr w:type="gramEnd"/>
      <w:r w:rsidRPr="2FDF23B2" w:rsidR="2FDF23B2">
        <w:rPr>
          <w:rFonts w:ascii="Arial Nova" w:hAnsi="Arial Nova" w:eastAsia="Arial Nova" w:cs="Arial Nova"/>
          <w:b w:val="0"/>
          <w:bCs w:val="0"/>
          <w:i w:val="0"/>
          <w:iCs w:val="0"/>
          <w:noProof w:val="0"/>
          <w:color w:val="auto"/>
          <w:sz w:val="22"/>
          <w:szCs w:val="22"/>
          <w:u w:val="none"/>
          <w:lang w:val="en-GB"/>
        </w:rPr>
        <w:t xml:space="preserve"> collect research material, </w:t>
      </w:r>
      <w:r>
        <w:br/>
      </w:r>
      <w:r w:rsidRPr="2FDF23B2" w:rsidR="2FDF23B2">
        <w:rPr>
          <w:rFonts w:ascii="Arial Nova" w:hAnsi="Arial Nova" w:eastAsia="Arial Nova" w:cs="Arial Nova"/>
          <w:b w:val="0"/>
          <w:bCs w:val="0"/>
          <w:i w:val="0"/>
          <w:iCs w:val="0"/>
          <w:noProof w:val="0"/>
          <w:color w:val="auto"/>
          <w:sz w:val="22"/>
          <w:szCs w:val="22"/>
          <w:u w:val="none"/>
          <w:lang w:val="en-GB"/>
        </w:rPr>
        <w:t xml:space="preserve">I would like to be able to navigate within this overwhelming network of thoughts: by literally dissecting the space vertically, I'm trying to reconnect all layers that are related to “the mushroom.”  An attempt to create a digestible system, where you could map out and transport in between these micro-theses, a non-linear approach of reconnecting, where getting lost is part of this exact same process. </w:t>
      </w:r>
      <w:r>
        <w:br/>
      </w:r>
      <w:r>
        <w:br/>
      </w:r>
      <w:r w:rsidRPr="2FDF23B2" w:rsidR="0B510655">
        <w:rPr>
          <w:rFonts w:ascii="Arial Nova" w:hAnsi="Arial Nova" w:eastAsia="Arial Nova" w:cs="Arial Nova"/>
          <w:b w:val="0"/>
          <w:bCs w:val="0"/>
          <w:i w:val="0"/>
          <w:iCs w:val="0"/>
          <w:noProof w:val="0"/>
          <w:color w:val="000000" w:themeColor="text1" w:themeTint="FF" w:themeShade="FF"/>
          <w:sz w:val="22"/>
          <w:szCs w:val="22"/>
          <w:lang w:val="en-GB"/>
        </w:rPr>
        <w:t xml:space="preserve">To create a scope or frame around my research, </w:t>
      </w:r>
      <w:r w:rsidRPr="2FDF23B2" w:rsidR="563EE62C">
        <w:rPr>
          <w:rFonts w:ascii="Arial Nova" w:hAnsi="Arial Nova" w:eastAsia="Arial Nova" w:cs="Arial Nova"/>
          <w:b w:val="0"/>
          <w:bCs w:val="0"/>
          <w:i w:val="0"/>
          <w:iCs w:val="0"/>
          <w:noProof w:val="0"/>
          <w:color w:val="000000" w:themeColor="text1" w:themeTint="FF" w:themeShade="FF"/>
          <w:sz w:val="22"/>
          <w:szCs w:val="22"/>
          <w:lang w:val="en-GB"/>
        </w:rPr>
        <w:t xml:space="preserve">you'll start in outer space. Gradually we'll enter the Medium Earth Orbit, the Karman Line and </w:t>
      </w:r>
      <w:r w:rsidRPr="2FDF23B2" w:rsidR="02343A54">
        <w:rPr>
          <w:rFonts w:ascii="Arial Nova" w:hAnsi="Arial Nova" w:eastAsia="Arial Nova" w:cs="Arial Nova"/>
          <w:b w:val="0"/>
          <w:bCs w:val="0"/>
          <w:i w:val="0"/>
          <w:iCs w:val="0"/>
          <w:noProof w:val="0"/>
          <w:color w:val="000000" w:themeColor="text1" w:themeTint="FF" w:themeShade="FF"/>
          <w:sz w:val="22"/>
          <w:szCs w:val="22"/>
          <w:lang w:val="en-GB"/>
        </w:rPr>
        <w:t xml:space="preserve">earths’ Ozone Layer. Around 15-0 km above ground we find </w:t>
      </w:r>
      <w:r w:rsidRPr="2FDF23B2" w:rsidR="260DF660">
        <w:rPr>
          <w:rFonts w:ascii="Arial Nova" w:hAnsi="Arial Nova" w:eastAsia="Arial Nova" w:cs="Arial Nova"/>
          <w:b w:val="0"/>
          <w:bCs w:val="0"/>
          <w:i w:val="0"/>
          <w:iCs w:val="0"/>
          <w:noProof w:val="0"/>
          <w:color w:val="000000" w:themeColor="text1" w:themeTint="FF" w:themeShade="FF"/>
          <w:sz w:val="22"/>
          <w:szCs w:val="22"/>
          <w:lang w:val="en-GB"/>
        </w:rPr>
        <w:t xml:space="preserve">stories of the first potential encounters of </w:t>
      </w:r>
      <w:r w:rsidRPr="2FDF23B2" w:rsidR="32DB2328">
        <w:rPr>
          <w:rFonts w:ascii="Arial Nova" w:hAnsi="Arial Nova" w:eastAsia="Arial Nova" w:cs="Arial Nova"/>
          <w:b w:val="0"/>
          <w:bCs w:val="0"/>
          <w:i w:val="0"/>
          <w:iCs w:val="0"/>
          <w:noProof w:val="0"/>
          <w:color w:val="000000" w:themeColor="text1" w:themeTint="FF" w:themeShade="FF"/>
          <w:sz w:val="22"/>
          <w:szCs w:val="22"/>
          <w:lang w:val="en-GB"/>
        </w:rPr>
        <w:t xml:space="preserve">the </w:t>
      </w:r>
      <w:r w:rsidRPr="2FDF23B2" w:rsidR="260DF660">
        <w:rPr>
          <w:rFonts w:ascii="Arial Nova" w:hAnsi="Arial Nova" w:eastAsia="Arial Nova" w:cs="Arial Nova"/>
          <w:b w:val="0"/>
          <w:bCs w:val="0"/>
          <w:i w:val="0"/>
          <w:iCs w:val="0"/>
          <w:noProof w:val="0"/>
          <w:color w:val="000000" w:themeColor="text1" w:themeTint="FF" w:themeShade="FF"/>
          <w:sz w:val="22"/>
          <w:szCs w:val="22"/>
          <w:lang w:val="en-GB"/>
        </w:rPr>
        <w:t>mushroom and human</w:t>
      </w:r>
      <w:r w:rsidRPr="2FDF23B2" w:rsidR="44054E2A">
        <w:rPr>
          <w:rFonts w:ascii="Arial Nova" w:hAnsi="Arial Nova" w:eastAsia="Arial Nova" w:cs="Arial Nova"/>
          <w:b w:val="0"/>
          <w:bCs w:val="0"/>
          <w:i w:val="0"/>
          <w:iCs w:val="0"/>
          <w:noProof w:val="0"/>
          <w:color w:val="000000" w:themeColor="text1" w:themeTint="FF" w:themeShade="FF"/>
          <w:sz w:val="22"/>
          <w:szCs w:val="22"/>
          <w:lang w:val="en-GB"/>
        </w:rPr>
        <w:t>: where Indigenous practices and ancient histories meet. As you'd go further down,</w:t>
      </w:r>
      <w:r w:rsidRPr="2FDF23B2" w:rsidR="260DF660">
        <w:rPr>
          <w:rFonts w:ascii="Arial Nova" w:hAnsi="Arial Nova" w:eastAsia="Arial Nova" w:cs="Arial Nova"/>
          <w:b w:val="0"/>
          <w:bCs w:val="0"/>
          <w:i w:val="0"/>
          <w:iCs w:val="0"/>
          <w:noProof w:val="0"/>
          <w:color w:val="000000" w:themeColor="text1" w:themeTint="FF" w:themeShade="FF"/>
          <w:sz w:val="22"/>
          <w:szCs w:val="22"/>
          <w:lang w:val="en-GB"/>
        </w:rPr>
        <w:t xml:space="preserve"> </w:t>
      </w:r>
      <w:r w:rsidRPr="2FDF23B2" w:rsidR="56B4DF34">
        <w:rPr>
          <w:rFonts w:ascii="Arial Nova" w:hAnsi="Arial Nova" w:eastAsia="Arial Nova" w:cs="Arial Nova"/>
          <w:b w:val="0"/>
          <w:bCs w:val="0"/>
          <w:i w:val="0"/>
          <w:iCs w:val="0"/>
          <w:noProof w:val="0"/>
          <w:color w:val="000000" w:themeColor="text1" w:themeTint="FF" w:themeShade="FF"/>
          <w:sz w:val="22"/>
          <w:szCs w:val="22"/>
          <w:lang w:val="en-GB"/>
        </w:rPr>
        <w:t>you'll</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slightly touch upon various aspects</w:t>
      </w:r>
      <w:r w:rsidRPr="2FDF23B2" w:rsidR="59A952C4">
        <w:rPr>
          <w:rFonts w:ascii="Arial Nova" w:hAnsi="Arial Nova" w:eastAsia="Arial Nova" w:cs="Arial Nova"/>
          <w:b w:val="0"/>
          <w:bCs w:val="0"/>
          <w:i w:val="0"/>
          <w:iCs w:val="0"/>
          <w:noProof w:val="0"/>
          <w:color w:val="000000" w:themeColor="text1" w:themeTint="FF" w:themeShade="FF"/>
          <w:sz w:val="22"/>
          <w:szCs w:val="22"/>
          <w:lang w:val="en-GB"/>
        </w:rPr>
        <w:t xml:space="preserve"> of the trails that the mushroom has left behind</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such as the </w:t>
      </w:r>
      <w:r w:rsidRPr="2FDF23B2" w:rsidR="51537ECD">
        <w:rPr>
          <w:rFonts w:ascii="Arial Nova" w:hAnsi="Arial Nova" w:eastAsia="Arial Nova" w:cs="Arial Nova"/>
          <w:b w:val="0"/>
          <w:bCs w:val="0"/>
          <w:i w:val="0"/>
          <w:iCs w:val="0"/>
          <w:noProof w:val="0"/>
          <w:color w:val="000000" w:themeColor="text1" w:themeTint="FF" w:themeShade="FF"/>
          <w:sz w:val="22"/>
          <w:szCs w:val="22"/>
          <w:lang w:val="en-GB"/>
        </w:rPr>
        <w:t xml:space="preserve">connection to </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psychoactive medical studies in between the 30's and 50's</w:t>
      </w:r>
      <w:r w:rsidRPr="2FDF23B2" w:rsidR="3980CAF0">
        <w:rPr>
          <w:rFonts w:ascii="Arial Nova" w:hAnsi="Arial Nova" w:eastAsia="Arial Nova" w:cs="Arial Nova"/>
          <w:b w:val="0"/>
          <w:bCs w:val="0"/>
          <w:i w:val="0"/>
          <w:iCs w:val="0"/>
          <w:noProof w:val="0"/>
          <w:color w:val="000000" w:themeColor="text1" w:themeTint="FF" w:themeShade="FF"/>
          <w:sz w:val="22"/>
          <w:szCs w:val="22"/>
          <w:lang w:val="en-GB"/>
        </w:rPr>
        <w:t>,</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that were quite important for the development and understanding of the chemical compound that somehow works inside the human brain</w:t>
      </w:r>
      <w:r w:rsidRPr="2FDF23B2" w:rsidR="6992A500">
        <w:rPr>
          <w:rFonts w:ascii="Arial Nova" w:hAnsi="Arial Nova" w:eastAsia="Arial Nova" w:cs="Arial Nova"/>
          <w:b w:val="0"/>
          <w:bCs w:val="0"/>
          <w:i w:val="0"/>
          <w:iCs w:val="0"/>
          <w:noProof w:val="0"/>
          <w:color w:val="000000" w:themeColor="text1" w:themeTint="FF" w:themeShade="FF"/>
          <w:sz w:val="22"/>
          <w:szCs w:val="22"/>
          <w:lang w:val="en-GB"/>
        </w:rPr>
        <w:t>.</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w:t>
      </w:r>
      <w:r w:rsidRPr="2FDF23B2" w:rsidR="3053224D">
        <w:rPr>
          <w:rFonts w:ascii="Arial Nova" w:hAnsi="Arial Nova" w:eastAsia="Arial Nova" w:cs="Arial Nova"/>
          <w:b w:val="0"/>
          <w:bCs w:val="0"/>
          <w:i w:val="0"/>
          <w:iCs w:val="0"/>
          <w:noProof w:val="0"/>
          <w:color w:val="000000" w:themeColor="text1" w:themeTint="FF" w:themeShade="FF"/>
          <w:sz w:val="22"/>
          <w:szCs w:val="22"/>
          <w:lang w:val="en-GB"/>
        </w:rPr>
        <w:t>Zooming in t</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he human cultural relations there are to mushrooms and what we associate with them; how psilocybin can offer us new perspectives</w:t>
      </w:r>
      <w:r w:rsidRPr="2FDF23B2" w:rsidR="21D5A51C">
        <w:rPr>
          <w:rFonts w:ascii="Arial Nova" w:hAnsi="Arial Nova" w:eastAsia="Arial Nova" w:cs="Arial Nova"/>
          <w:b w:val="0"/>
          <w:bCs w:val="0"/>
          <w:i w:val="0"/>
          <w:iCs w:val="0"/>
          <w:noProof w:val="0"/>
          <w:color w:val="000000" w:themeColor="text1" w:themeTint="FF" w:themeShade="FF"/>
          <w:sz w:val="22"/>
          <w:szCs w:val="22"/>
          <w:lang w:val="en-GB"/>
        </w:rPr>
        <w:t xml:space="preserve"> and </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crack open our biggest fears</w:t>
      </w:r>
      <w:r w:rsidRPr="2FDF23B2" w:rsidR="15E1CE76">
        <w:rPr>
          <w:rFonts w:ascii="Arial Nova" w:hAnsi="Arial Nova" w:eastAsia="Arial Nova" w:cs="Arial Nova"/>
          <w:b w:val="0"/>
          <w:bCs w:val="0"/>
          <w:i w:val="0"/>
          <w:iCs w:val="0"/>
          <w:noProof w:val="0"/>
          <w:color w:val="000000" w:themeColor="text1" w:themeTint="FF" w:themeShade="FF"/>
          <w:sz w:val="22"/>
          <w:szCs w:val="22"/>
          <w:lang w:val="en-GB"/>
        </w:rPr>
        <w:t>,</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w:t>
      </w:r>
      <w:r w:rsidRPr="2FDF23B2" w:rsidR="1AB11D54">
        <w:rPr>
          <w:rFonts w:ascii="Arial Nova" w:hAnsi="Arial Nova" w:eastAsia="Arial Nova" w:cs="Arial Nova"/>
          <w:b w:val="0"/>
          <w:bCs w:val="0"/>
          <w:i w:val="0"/>
          <w:iCs w:val="0"/>
          <w:noProof w:val="0"/>
          <w:color w:val="000000" w:themeColor="text1" w:themeTint="FF" w:themeShade="FF"/>
          <w:sz w:val="22"/>
          <w:szCs w:val="22"/>
          <w:lang w:val="en-GB"/>
        </w:rPr>
        <w:t>t</w:t>
      </w:r>
      <w:r w:rsidRPr="2FDF23B2" w:rsidR="41A77E7D">
        <w:rPr>
          <w:rFonts w:ascii="Arial Nova" w:hAnsi="Arial Nova" w:eastAsia="Arial Nova" w:cs="Arial Nova"/>
          <w:b w:val="0"/>
          <w:bCs w:val="0"/>
          <w:i w:val="0"/>
          <w:iCs w:val="0"/>
          <w:noProof w:val="0"/>
          <w:color w:val="000000" w:themeColor="text1" w:themeTint="FF" w:themeShade="FF"/>
          <w:sz w:val="22"/>
          <w:szCs w:val="22"/>
          <w:lang w:val="en-GB"/>
        </w:rPr>
        <w:t>h</w:t>
      </w:r>
      <w:r w:rsidRPr="2FDF23B2" w:rsidR="2B55D40E">
        <w:rPr>
          <w:rFonts w:ascii="Arial Nova" w:hAnsi="Arial Nova" w:eastAsia="Arial Nova" w:cs="Arial Nova"/>
          <w:b w:val="0"/>
          <w:bCs w:val="0"/>
          <w:i w:val="0"/>
          <w:iCs w:val="0"/>
          <w:noProof w:val="0"/>
          <w:color w:val="000000" w:themeColor="text1" w:themeTint="FF" w:themeShade="FF"/>
          <w:sz w:val="22"/>
          <w:szCs w:val="22"/>
          <w:lang w:val="en-GB"/>
        </w:rPr>
        <w:t>ough</w:t>
      </w:r>
      <w:r w:rsidRPr="2FDF23B2" w:rsidR="41A77E7D">
        <w:rPr>
          <w:rFonts w:ascii="Arial Nova" w:hAnsi="Arial Nova" w:eastAsia="Arial Nova" w:cs="Arial Nova"/>
          <w:b w:val="0"/>
          <w:bCs w:val="0"/>
          <w:i w:val="0"/>
          <w:iCs w:val="0"/>
          <w:noProof w:val="0"/>
          <w:color w:val="000000" w:themeColor="text1" w:themeTint="FF" w:themeShade="FF"/>
          <w:sz w:val="22"/>
          <w:szCs w:val="22"/>
          <w:lang w:val="en-GB"/>
        </w:rPr>
        <w:t xml:space="preserve"> s</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till offer</w:t>
      </w:r>
      <w:r w:rsidRPr="2FDF23B2" w:rsidR="4C99102F">
        <w:rPr>
          <w:rFonts w:ascii="Arial Nova" w:hAnsi="Arial Nova" w:eastAsia="Arial Nova" w:cs="Arial Nova"/>
          <w:b w:val="0"/>
          <w:bCs w:val="0"/>
          <w:i w:val="0"/>
          <w:iCs w:val="0"/>
          <w:noProof w:val="0"/>
          <w:color w:val="000000" w:themeColor="text1" w:themeTint="FF" w:themeShade="FF"/>
          <w:sz w:val="22"/>
          <w:szCs w:val="22"/>
          <w:lang w:val="en-GB"/>
        </w:rPr>
        <w:t>ing</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us enlightenment and </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a greater sense of consciousness. </w:t>
      </w:r>
      <w:r w:rsidRPr="2FDF23B2" w:rsidR="20B3C657">
        <w:rPr>
          <w:rFonts w:ascii="Arial Nova" w:hAnsi="Arial Nova" w:eastAsia="Arial Nova" w:cs="Arial Nova"/>
          <w:b w:val="0"/>
          <w:bCs w:val="0"/>
          <w:i w:val="0"/>
          <w:iCs w:val="0"/>
          <w:noProof w:val="0"/>
          <w:color w:val="000000" w:themeColor="text1" w:themeTint="FF" w:themeShade="FF"/>
          <w:sz w:val="22"/>
          <w:szCs w:val="22"/>
          <w:lang w:val="en-GB"/>
        </w:rPr>
        <w:t>N</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ew doors </w:t>
      </w:r>
      <w:r w:rsidRPr="2FDF23B2" w:rsidR="769F4516">
        <w:rPr>
          <w:rFonts w:ascii="Arial Nova" w:hAnsi="Arial Nova" w:eastAsia="Arial Nova" w:cs="Arial Nova"/>
          <w:b w:val="0"/>
          <w:bCs w:val="0"/>
          <w:i w:val="0"/>
          <w:iCs w:val="0"/>
          <w:noProof w:val="0"/>
          <w:color w:val="000000" w:themeColor="text1" w:themeTint="FF" w:themeShade="FF"/>
          <w:sz w:val="22"/>
          <w:szCs w:val="22"/>
          <w:lang w:val="en-GB"/>
        </w:rPr>
        <w:t>open</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for the development of t</w:t>
      </w:r>
      <w:r w:rsidRPr="2FDF23B2" w:rsidR="0C4F3396">
        <w:rPr>
          <w:rFonts w:ascii="Arial Nova" w:hAnsi="Arial Nova" w:eastAsia="Arial Nova" w:cs="Arial Nova"/>
          <w:b w:val="0"/>
          <w:bCs w:val="0"/>
          <w:i w:val="0"/>
          <w:iCs w:val="0"/>
          <w:noProof w:val="0"/>
          <w:color w:val="000000" w:themeColor="text1" w:themeTint="FF" w:themeShade="FF"/>
          <w:sz w:val="22"/>
          <w:szCs w:val="22"/>
          <w:lang w:val="en-GB"/>
        </w:rPr>
        <w:t>reating</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mental health problems</w:t>
      </w:r>
      <w:r w:rsidRPr="2FDF23B2" w:rsidR="638C8E5D">
        <w:rPr>
          <w:rFonts w:ascii="Arial Nova" w:hAnsi="Arial Nova" w:eastAsia="Arial Nova" w:cs="Arial Nova"/>
          <w:b w:val="0"/>
          <w:bCs w:val="0"/>
          <w:i w:val="0"/>
          <w:iCs w:val="0"/>
          <w:noProof w:val="0"/>
          <w:color w:val="000000" w:themeColor="text1" w:themeTint="FF" w:themeShade="FF"/>
          <w:sz w:val="22"/>
          <w:szCs w:val="22"/>
          <w:lang w:val="en-GB"/>
        </w:rPr>
        <w:t>,</w:t>
      </w:r>
      <w:r w:rsidRPr="2FDF23B2" w:rsidR="7BA50705">
        <w:rPr>
          <w:rFonts w:ascii="Arial Nova" w:hAnsi="Arial Nova" w:eastAsia="Arial Nova" w:cs="Arial Nova"/>
          <w:b w:val="0"/>
          <w:bCs w:val="0"/>
          <w:i w:val="0"/>
          <w:iCs w:val="0"/>
          <w:noProof w:val="0"/>
          <w:color w:val="000000" w:themeColor="text1" w:themeTint="FF" w:themeShade="FF"/>
          <w:sz w:val="22"/>
          <w:szCs w:val="22"/>
          <w:lang w:val="en-GB"/>
        </w:rPr>
        <w:t xml:space="preserve"> and</w:t>
      </w:r>
      <w:r w:rsidRPr="2FDF23B2" w:rsidR="638C8E5D">
        <w:rPr>
          <w:rFonts w:ascii="Arial Nova" w:hAnsi="Arial Nova" w:eastAsia="Arial Nova" w:cs="Arial Nova"/>
          <w:b w:val="0"/>
          <w:bCs w:val="0"/>
          <w:i w:val="0"/>
          <w:iCs w:val="0"/>
          <w:noProof w:val="0"/>
          <w:color w:val="000000" w:themeColor="text1" w:themeTint="FF" w:themeShade="FF"/>
          <w:sz w:val="22"/>
          <w:szCs w:val="22"/>
          <w:lang w:val="en-GB"/>
        </w:rPr>
        <w:t xml:space="preserve"> this</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w:t>
      </w:r>
      <w:r w:rsidRPr="2FDF23B2" w:rsidR="0F384BB4">
        <w:rPr>
          <w:rFonts w:ascii="Arial Nova" w:hAnsi="Arial Nova" w:eastAsia="Arial Nova" w:cs="Arial Nova"/>
          <w:b w:val="0"/>
          <w:bCs w:val="0"/>
          <w:i w:val="0"/>
          <w:iCs w:val="0"/>
          <w:noProof w:val="0"/>
          <w:color w:val="000000" w:themeColor="text1" w:themeTint="FF" w:themeShade="FF"/>
          <w:sz w:val="22"/>
          <w:szCs w:val="22"/>
          <w:lang w:val="en-GB"/>
        </w:rPr>
        <w:t xml:space="preserve">even stretches </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as far as </w:t>
      </w:r>
      <w:r w:rsidRPr="2FDF23B2" w:rsidR="6BA1A62E">
        <w:rPr>
          <w:rFonts w:ascii="Arial Nova" w:hAnsi="Arial Nova" w:eastAsia="Arial Nova" w:cs="Arial Nova"/>
          <w:b w:val="0"/>
          <w:bCs w:val="0"/>
          <w:i w:val="0"/>
          <w:iCs w:val="0"/>
          <w:noProof w:val="0"/>
          <w:color w:val="000000" w:themeColor="text1" w:themeTint="FF" w:themeShade="FF"/>
          <w:sz w:val="22"/>
          <w:szCs w:val="22"/>
          <w:lang w:val="en-GB"/>
        </w:rPr>
        <w:t>being</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w:t>
      </w:r>
      <w:r w:rsidRPr="2FDF23B2" w:rsidR="3E27E7FD">
        <w:rPr>
          <w:rFonts w:ascii="Arial Nova" w:hAnsi="Arial Nova" w:eastAsia="Arial Nova" w:cs="Arial Nova"/>
          <w:b w:val="0"/>
          <w:bCs w:val="0"/>
          <w:i w:val="0"/>
          <w:iCs w:val="0"/>
          <w:noProof w:val="0"/>
          <w:color w:val="000000" w:themeColor="text1" w:themeTint="FF" w:themeShade="FF"/>
          <w:sz w:val="22"/>
          <w:szCs w:val="22"/>
          <w:lang w:val="en-GB"/>
        </w:rPr>
        <w:t>high in outer space.</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w:t>
      </w:r>
      <w:r>
        <w:br/>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Nowadays’ western</w:t>
      </w:r>
      <w:r w:rsidRPr="2FDF23B2" w:rsidR="5184E1D6">
        <w:rPr>
          <w:rFonts w:ascii="Arial Nova" w:hAnsi="Arial Nova" w:eastAsia="Arial Nova" w:cs="Arial Nova"/>
          <w:b w:val="0"/>
          <w:bCs w:val="0"/>
          <w:i w:val="0"/>
          <w:iCs w:val="0"/>
          <w:noProof w:val="0"/>
          <w:color w:val="000000" w:themeColor="text1" w:themeTint="FF" w:themeShade="FF"/>
          <w:sz w:val="22"/>
          <w:szCs w:val="22"/>
          <w:lang w:val="en-GB"/>
        </w:rPr>
        <w:t xml:space="preserve"> capitalized</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 societ</w:t>
      </w:r>
      <w:r w:rsidRPr="2FDF23B2" w:rsidR="53C10FC0">
        <w:rPr>
          <w:rFonts w:ascii="Arial Nova" w:hAnsi="Arial Nova" w:eastAsia="Arial Nova" w:cs="Arial Nova"/>
          <w:b w:val="0"/>
          <w:bCs w:val="0"/>
          <w:i w:val="0"/>
          <w:iCs w:val="0"/>
          <w:noProof w:val="0"/>
          <w:color w:val="000000" w:themeColor="text1" w:themeTint="FF" w:themeShade="FF"/>
          <w:sz w:val="22"/>
          <w:szCs w:val="22"/>
          <w:lang w:val="en-GB"/>
        </w:rPr>
        <w:t xml:space="preserve">y </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 xml:space="preserve">seem to be more exhausted, stressed and detached from </w:t>
      </w:r>
      <w:r w:rsidRPr="2FDF23B2" w:rsidR="105D5FB8">
        <w:rPr>
          <w:rFonts w:ascii="Arial Nova" w:hAnsi="Arial Nova" w:eastAsia="Arial Nova" w:cs="Arial Nova"/>
          <w:b w:val="0"/>
          <w:bCs w:val="0"/>
          <w:i w:val="0"/>
          <w:iCs w:val="0"/>
          <w:noProof w:val="0"/>
          <w:color w:val="000000" w:themeColor="text1" w:themeTint="FF" w:themeShade="FF"/>
          <w:sz w:val="22"/>
          <w:szCs w:val="22"/>
          <w:lang w:val="en-GB"/>
        </w:rPr>
        <w:t>their well-being and nurtured minds.</w:t>
      </w:r>
      <w:r w:rsidRPr="2FDF23B2" w:rsidR="72083C92">
        <w:rPr>
          <w:rFonts w:ascii="Arial Nova" w:hAnsi="Arial Nova" w:eastAsia="Arial Nova" w:cs="Arial Nova"/>
          <w:b w:val="0"/>
          <w:bCs w:val="0"/>
          <w:i w:val="0"/>
          <w:iCs w:val="0"/>
          <w:noProof w:val="0"/>
          <w:color w:val="000000" w:themeColor="text1" w:themeTint="FF" w:themeShade="FF"/>
          <w:sz w:val="22"/>
          <w:szCs w:val="22"/>
          <w:lang w:val="en-GB"/>
        </w:rPr>
        <w:t xml:space="preserve"> As we've been zooming in with arriving at each </w:t>
      </w:r>
      <w:r w:rsidRPr="2FDF23B2" w:rsidR="47E3E3B3">
        <w:rPr>
          <w:rFonts w:ascii="Arial Nova" w:hAnsi="Arial Nova" w:eastAsia="Arial Nova" w:cs="Arial Nova"/>
          <w:b w:val="0"/>
          <w:bCs w:val="0"/>
          <w:i w:val="0"/>
          <w:iCs w:val="0"/>
          <w:noProof w:val="0"/>
          <w:color w:val="000000" w:themeColor="text1" w:themeTint="FF" w:themeShade="FF"/>
          <w:sz w:val="22"/>
          <w:szCs w:val="22"/>
          <w:lang w:val="en-GB"/>
        </w:rPr>
        <w:t xml:space="preserve">stage or </w:t>
      </w:r>
      <w:r w:rsidRPr="2FDF23B2" w:rsidR="72083C92">
        <w:rPr>
          <w:rFonts w:ascii="Arial Nova" w:hAnsi="Arial Nova" w:eastAsia="Arial Nova" w:cs="Arial Nova"/>
          <w:b w:val="0"/>
          <w:bCs w:val="0"/>
          <w:i w:val="0"/>
          <w:iCs w:val="0"/>
          <w:noProof w:val="0"/>
          <w:color w:val="000000" w:themeColor="text1" w:themeTint="FF" w:themeShade="FF"/>
          <w:sz w:val="22"/>
          <w:szCs w:val="22"/>
          <w:lang w:val="en-GB"/>
        </w:rPr>
        <w:t xml:space="preserve">layer </w:t>
      </w:r>
      <w:r w:rsidRPr="2FDF23B2" w:rsidR="72083C92">
        <w:rPr>
          <w:rFonts w:ascii="Arial Nova" w:hAnsi="Arial Nova" w:eastAsia="Arial Nova" w:cs="Arial Nova"/>
          <w:b w:val="0"/>
          <w:bCs w:val="0"/>
          <w:i w:val="0"/>
          <w:iCs w:val="0"/>
          <w:noProof w:val="0"/>
          <w:color w:val="000000" w:themeColor="text1" w:themeTint="FF" w:themeShade="FF"/>
          <w:sz w:val="22"/>
          <w:szCs w:val="22"/>
          <w:lang w:val="en-GB"/>
        </w:rPr>
        <w:t xml:space="preserve">of the mushroom, the last part of the thesis will </w:t>
      </w:r>
      <w:r w:rsidRPr="2FDF23B2" w:rsidR="69C84726">
        <w:rPr>
          <w:rFonts w:ascii="Arial Nova" w:hAnsi="Arial Nova" w:eastAsia="Arial Nova" w:cs="Arial Nova"/>
          <w:b w:val="0"/>
          <w:bCs w:val="0"/>
          <w:i w:val="0"/>
          <w:iCs w:val="0"/>
          <w:noProof w:val="0"/>
          <w:color w:val="000000" w:themeColor="text1" w:themeTint="FF" w:themeShade="FF"/>
          <w:sz w:val="22"/>
          <w:szCs w:val="22"/>
          <w:lang w:val="en-GB"/>
        </w:rPr>
        <w:t>magnify</w:t>
      </w:r>
      <w:r w:rsidRPr="2FDF23B2" w:rsidR="72083C92">
        <w:rPr>
          <w:rFonts w:ascii="Arial Nova" w:hAnsi="Arial Nova" w:eastAsia="Arial Nova" w:cs="Arial Nova"/>
          <w:b w:val="0"/>
          <w:bCs w:val="0"/>
          <w:i w:val="0"/>
          <w:iCs w:val="0"/>
          <w:noProof w:val="0"/>
          <w:color w:val="000000" w:themeColor="text1" w:themeTint="FF" w:themeShade="FF"/>
          <w:sz w:val="22"/>
          <w:szCs w:val="22"/>
          <w:lang w:val="en-GB"/>
        </w:rPr>
        <w:t xml:space="preserve"> further than what we can see with our bare eyes</w:t>
      </w:r>
      <w:r w:rsidRPr="2FDF23B2" w:rsidR="72083C92">
        <w:rPr>
          <w:rFonts w:ascii="Arial Nova" w:hAnsi="Arial Nova" w:eastAsia="Arial Nova" w:cs="Arial Nova"/>
          <w:b w:val="0"/>
          <w:bCs w:val="0"/>
          <w:i w:val="0"/>
          <w:iCs w:val="0"/>
          <w:noProof w:val="0"/>
          <w:color w:val="000000" w:themeColor="text1" w:themeTint="FF" w:themeShade="FF"/>
          <w:sz w:val="22"/>
          <w:szCs w:val="22"/>
          <w:lang w:val="en-GB"/>
        </w:rPr>
        <w:t xml:space="preserve"> </w:t>
      </w:r>
      <w:r w:rsidRPr="2FDF23B2" w:rsidR="126418DF">
        <w:rPr>
          <w:rFonts w:ascii="Arial Nova" w:hAnsi="Arial Nova" w:eastAsia="Arial Nova" w:cs="Arial Nova"/>
          <w:b w:val="0"/>
          <w:bCs w:val="0"/>
          <w:i w:val="0"/>
          <w:iCs w:val="0"/>
          <w:noProof w:val="0"/>
          <w:color w:val="000000" w:themeColor="text1" w:themeTint="FF" w:themeShade="FF"/>
          <w:sz w:val="22"/>
          <w:szCs w:val="22"/>
          <w:lang w:val="en-GB"/>
        </w:rPr>
        <w:t>t</w:t>
      </w:r>
      <w:r w:rsidRPr="2FDF23B2" w:rsidR="72083C92">
        <w:rPr>
          <w:rFonts w:ascii="Arial Nova" w:hAnsi="Arial Nova" w:eastAsia="Arial Nova" w:cs="Arial Nova"/>
          <w:b w:val="0"/>
          <w:bCs w:val="0"/>
          <w:i w:val="0"/>
          <w:iCs w:val="0"/>
          <w:noProof w:val="0"/>
          <w:color w:val="000000" w:themeColor="text1" w:themeTint="FF" w:themeShade="FF"/>
          <w:sz w:val="22"/>
          <w:szCs w:val="22"/>
          <w:lang w:val="en-GB"/>
        </w:rPr>
        <w:t>o a micro</w:t>
      </w:r>
      <w:r w:rsidRPr="2FDF23B2" w:rsidR="1DFD90BA">
        <w:rPr>
          <w:rFonts w:ascii="Arial Nova" w:hAnsi="Arial Nova" w:eastAsia="Arial Nova" w:cs="Arial Nova"/>
          <w:b w:val="0"/>
          <w:bCs w:val="0"/>
          <w:i w:val="0"/>
          <w:iCs w:val="0"/>
          <w:noProof w:val="0"/>
          <w:color w:val="000000" w:themeColor="text1" w:themeTint="FF" w:themeShade="FF"/>
          <w:sz w:val="22"/>
          <w:szCs w:val="22"/>
          <w:lang w:val="en-GB"/>
        </w:rPr>
        <w:t>scopic scale</w:t>
      </w:r>
      <w:r w:rsidRPr="2FDF23B2" w:rsidR="66711A33">
        <w:rPr>
          <w:rFonts w:ascii="Arial Nova" w:hAnsi="Arial Nova" w:eastAsia="Arial Nova" w:cs="Arial Nova"/>
          <w:b w:val="0"/>
          <w:bCs w:val="0"/>
          <w:i w:val="0"/>
          <w:iCs w:val="0"/>
          <w:noProof w:val="0"/>
          <w:color w:val="000000" w:themeColor="text1" w:themeTint="FF" w:themeShade="FF"/>
          <w:sz w:val="22"/>
          <w:szCs w:val="22"/>
          <w:lang w:val="en-GB"/>
        </w:rPr>
        <w:t xml:space="preserve">. </w:t>
      </w:r>
      <w:r>
        <w:br/>
      </w:r>
    </w:p>
    <w:p w:rsidR="00AF18FA" w:rsidP="2C2AB389" w:rsidRDefault="00000000" w14:paraId="42765B21" w14:textId="40353045">
      <w:pPr>
        <w:pStyle w:val="Standaard"/>
        <w:rPr>
          <w:rFonts w:ascii="Arial Nova" w:hAnsi="Arial Nova" w:eastAsia="Arial Nova" w:cs="Arial Nova"/>
          <w:b w:val="1"/>
          <w:bCs w:val="1"/>
          <w:sz w:val="24"/>
          <w:szCs w:val="24"/>
        </w:rPr>
      </w:pPr>
      <w:r w:rsidRPr="2FDF23B2" w:rsidR="249F464C">
        <w:rPr>
          <w:rFonts w:ascii="Arial Nova" w:hAnsi="Arial Nova" w:eastAsia="Arial Nova" w:cs="Arial Nova"/>
          <w:b w:val="1"/>
          <w:bCs w:val="1"/>
          <w:sz w:val="24"/>
          <w:szCs w:val="24"/>
        </w:rPr>
        <w:t xml:space="preserve">we see </w:t>
      </w:r>
      <w:r w:rsidRPr="2FDF23B2" w:rsidR="249F464C">
        <w:rPr>
          <w:rFonts w:ascii="Arial Nova" w:hAnsi="Arial Nova" w:eastAsia="Arial Nova" w:cs="Arial Nova"/>
          <w:b w:val="1"/>
          <w:bCs w:val="1"/>
          <w:i w:val="1"/>
          <w:iCs w:val="1"/>
          <w:sz w:val="24"/>
          <w:szCs w:val="24"/>
        </w:rPr>
        <w:t>you</w:t>
      </w:r>
      <w:r w:rsidRPr="2FDF23B2" w:rsidR="6BCF88E0">
        <w:rPr>
          <w:rFonts w:ascii="Arial Nova" w:hAnsi="Arial Nova" w:eastAsia="Arial Nova" w:cs="Arial Nova"/>
          <w:b w:val="1"/>
          <w:bCs w:val="1"/>
          <w:i w:val="1"/>
          <w:iCs w:val="1"/>
          <w:sz w:val="24"/>
          <w:szCs w:val="24"/>
        </w:rPr>
        <w:t xml:space="preserve">! </w:t>
      </w:r>
      <w:r w:rsidRPr="2FDF23B2" w:rsidR="249F464C">
        <w:rPr>
          <w:rFonts w:ascii="Arial Nova" w:hAnsi="Arial Nova" w:eastAsia="Arial Nova" w:cs="Arial Nova"/>
          <w:b w:val="1"/>
          <w:bCs w:val="1"/>
          <w:sz w:val="24"/>
          <w:szCs w:val="24"/>
        </w:rPr>
        <w:t>do you see us?</w:t>
      </w:r>
      <w:r>
        <w:br/>
      </w:r>
    </w:p>
    <w:p w:rsidR="10D22387" w:rsidP="4EF5E699" w:rsidRDefault="10D22387" w14:paraId="3C12A1B5" w14:textId="414DEFB5">
      <w:pPr>
        <w:pStyle w:val="Standaard"/>
        <w:spacing w:line="276" w:lineRule="auto"/>
        <w:ind w:left="720" w:right="1440"/>
        <w:rPr>
          <w:rFonts w:ascii="Arial Nova" w:hAnsi="Arial Nova" w:eastAsia="Arial Nova" w:cs="Arial Nova"/>
          <w:i w:val="1"/>
          <w:iCs w:val="1"/>
        </w:rPr>
      </w:pPr>
      <w:r w:rsidRPr="4EF5E699" w:rsidR="2C7299E5">
        <w:rPr>
          <w:rFonts w:ascii="Arial Nova" w:hAnsi="Arial Nova" w:eastAsia="Arial Nova" w:cs="Arial Nova"/>
          <w:i w:val="1"/>
          <w:iCs w:val="1"/>
          <w:color w:val="767171" w:themeColor="background2" w:themeTint="FF" w:themeShade="80"/>
        </w:rPr>
        <w:t xml:space="preserve">Connected through microscopic electrodes, patterns between time and space are being created. Following and directing a rhythmic pulsation - like a heartbeat, our fluids are trespassed through intrinsic small and absurd enormous places. We can see everything that can be mapped out; underneath the soil, through the roots of each plant, </w:t>
      </w:r>
      <w:r>
        <w:br/>
      </w:r>
      <w:r w:rsidRPr="4EF5E699" w:rsidR="2C7299E5">
        <w:rPr>
          <w:rFonts w:ascii="Arial Nova" w:hAnsi="Arial Nova" w:eastAsia="Arial Nova" w:cs="Arial Nova"/>
          <w:i w:val="1"/>
          <w:iCs w:val="1"/>
          <w:color w:val="767171" w:themeColor="background2" w:themeTint="FF" w:themeShade="80"/>
        </w:rPr>
        <w:t xml:space="preserve">in any tree you can find in the forest. We are here, we are making noise - even though you might not be able to hear us. We are present in </w:t>
      </w:r>
      <w:r w:rsidRPr="4EF5E699" w:rsidR="2C7299E5">
        <w:rPr>
          <w:rFonts w:ascii="Arial Nova" w:hAnsi="Arial Nova" w:eastAsia="Arial Nova" w:cs="Arial Nova"/>
          <w:i w:val="1"/>
          <w:iCs w:val="1"/>
          <w:color w:val="767171" w:themeColor="background2" w:themeTint="FF" w:themeShade="80"/>
        </w:rPr>
        <w:t>almost every</w:t>
      </w:r>
      <w:r w:rsidRPr="4EF5E699" w:rsidR="2C7299E5">
        <w:rPr>
          <w:rFonts w:ascii="Arial Nova" w:hAnsi="Arial Nova" w:eastAsia="Arial Nova" w:cs="Arial Nova"/>
          <w:i w:val="1"/>
          <w:iCs w:val="1"/>
          <w:color w:val="767171" w:themeColor="background2" w:themeTint="FF" w:themeShade="80"/>
        </w:rPr>
        <w:t xml:space="preserve"> living organism, extending far from our own species. </w:t>
      </w:r>
      <w:r>
        <w:br/>
      </w:r>
      <w:r w:rsidRPr="4EF5E699" w:rsidR="2C7299E5">
        <w:rPr>
          <w:rFonts w:ascii="Arial Nova" w:hAnsi="Arial Nova" w:eastAsia="Arial Nova" w:cs="Arial Nova"/>
          <w:i w:val="1"/>
          <w:iCs w:val="1"/>
          <w:color w:val="767171" w:themeColor="background2" w:themeTint="FF" w:themeShade="80"/>
        </w:rPr>
        <w:t xml:space="preserve">And being one of the first organisms that have roamed and inhabited the earth for over billions of years. </w:t>
      </w:r>
      <w:r>
        <w:br/>
      </w:r>
      <w:r>
        <w:br/>
      </w:r>
      <w:r w:rsidRPr="4EF5E699" w:rsidR="0F7272E3">
        <w:rPr>
          <w:rFonts w:ascii="Arial Nova" w:hAnsi="Arial Nova" w:eastAsia="Arial Nova" w:cs="Arial Nova"/>
          <w:i w:val="1"/>
          <w:iCs w:val="1"/>
          <w:color w:val="767171" w:themeColor="background2" w:themeTint="FF" w:themeShade="80"/>
        </w:rPr>
        <w:t xml:space="preserve">As you take more steps, more breaths will follow. Going inside your nostrils, into your lungs. We know you are with many, but whilst you </w:t>
      </w:r>
      <w:r w:rsidRPr="4EF5E699" w:rsidR="0F7272E3">
        <w:rPr>
          <w:rFonts w:ascii="Arial Nova" w:hAnsi="Arial Nova" w:eastAsia="Arial Nova" w:cs="Arial Nova"/>
          <w:i w:val="1"/>
          <w:iCs w:val="1"/>
          <w:color w:val="767171" w:themeColor="background2" w:themeTint="FF" w:themeShade="80"/>
        </w:rPr>
        <w:t>can’t</w:t>
      </w:r>
      <w:r w:rsidRPr="4EF5E699" w:rsidR="0F7272E3">
        <w:rPr>
          <w:rFonts w:ascii="Arial Nova" w:hAnsi="Arial Nova" w:eastAsia="Arial Nova" w:cs="Arial Nova"/>
          <w:i w:val="1"/>
          <w:iCs w:val="1"/>
          <w:color w:val="767171" w:themeColor="background2" w:themeTint="FF" w:themeShade="80"/>
        </w:rPr>
        <w:t xml:space="preserve"> see us - that </w:t>
      </w:r>
      <w:r w:rsidRPr="4EF5E699" w:rsidR="0F7272E3">
        <w:rPr>
          <w:rFonts w:ascii="Arial Nova" w:hAnsi="Arial Nova" w:eastAsia="Arial Nova" w:cs="Arial Nova"/>
          <w:i w:val="1"/>
          <w:iCs w:val="1"/>
          <w:color w:val="767171" w:themeColor="background2" w:themeTint="FF" w:themeShade="80"/>
        </w:rPr>
        <w:t>doesn’t</w:t>
      </w:r>
      <w:r w:rsidRPr="4EF5E699" w:rsidR="0F7272E3">
        <w:rPr>
          <w:rFonts w:ascii="Arial Nova" w:hAnsi="Arial Nova" w:eastAsia="Arial Nova" w:cs="Arial Nova"/>
          <w:i w:val="1"/>
          <w:iCs w:val="1"/>
          <w:color w:val="767171" w:themeColor="background2" w:themeTint="FF" w:themeShade="80"/>
        </w:rPr>
        <w:t xml:space="preserve"> mean </w:t>
      </w:r>
      <w:r w:rsidRPr="4EF5E699" w:rsidR="0F7272E3">
        <w:rPr>
          <w:rFonts w:ascii="Arial Nova" w:hAnsi="Arial Nova" w:eastAsia="Arial Nova" w:cs="Arial Nova"/>
          <w:i w:val="1"/>
          <w:iCs w:val="1"/>
          <w:color w:val="767171" w:themeColor="background2" w:themeTint="FF" w:themeShade="80"/>
        </w:rPr>
        <w:t>we’re</w:t>
      </w:r>
      <w:r w:rsidRPr="4EF5E699" w:rsidR="0F7272E3">
        <w:rPr>
          <w:rFonts w:ascii="Arial Nova" w:hAnsi="Arial Nova" w:eastAsia="Arial Nova" w:cs="Arial Nova"/>
          <w:i w:val="1"/>
          <w:iCs w:val="1"/>
          <w:color w:val="767171" w:themeColor="background2" w:themeTint="FF" w:themeShade="80"/>
        </w:rPr>
        <w:t xml:space="preserve"> not present here, close at your side. We watch you as you move from place to place, trying to make things even more “convenient” than they already are. Losing your connections that go </w:t>
      </w:r>
      <w:r w:rsidRPr="4EF5E699" w:rsidR="0F7272E3">
        <w:rPr>
          <w:rFonts w:ascii="Arial Nova" w:hAnsi="Arial Nova" w:eastAsia="Arial Nova" w:cs="Arial Nova"/>
          <w:i w:val="1"/>
          <w:iCs w:val="1"/>
          <w:color w:val="767171" w:themeColor="background2" w:themeTint="FF" w:themeShade="80"/>
          <w:u w:val="single"/>
        </w:rPr>
        <w:t>beyond the physical</w:t>
      </w:r>
      <w:r w:rsidRPr="4EF5E699" w:rsidR="0F7272E3">
        <w:rPr>
          <w:rFonts w:ascii="Arial Nova" w:hAnsi="Arial Nova" w:eastAsia="Arial Nova" w:cs="Arial Nova"/>
          <w:i w:val="1"/>
          <w:iCs w:val="1"/>
          <w:color w:val="767171" w:themeColor="background2" w:themeTint="FF" w:themeShade="80"/>
        </w:rPr>
        <w:t xml:space="preserve">, you become strangers of your own kind. We see you struggle, trying to find this convenience while at the same time losing the feeling of </w:t>
      </w:r>
      <w:r w:rsidRPr="4EF5E699" w:rsidR="0F7272E3">
        <w:rPr>
          <w:rFonts w:ascii="Arial Nova" w:hAnsi="Arial Nova" w:eastAsia="Arial Nova" w:cs="Arial Nova"/>
          <w:i w:val="1"/>
          <w:iCs w:val="1"/>
          <w:color w:val="767171" w:themeColor="background2" w:themeTint="FF" w:themeShade="80"/>
          <w:u w:val="single"/>
        </w:rPr>
        <w:t>connectivity</w:t>
      </w:r>
      <w:r w:rsidRPr="4EF5E699" w:rsidR="0F7272E3">
        <w:rPr>
          <w:rFonts w:ascii="Arial Nova" w:hAnsi="Arial Nova" w:eastAsia="Arial Nova" w:cs="Arial Nova"/>
          <w:i w:val="1"/>
          <w:iCs w:val="1"/>
          <w:color w:val="767171" w:themeColor="background2" w:themeTint="FF" w:themeShade="80"/>
        </w:rPr>
        <w:t xml:space="preserve">. </w:t>
      </w:r>
      <w:r>
        <w:br/>
      </w:r>
      <w:r>
        <w:br/>
      </w:r>
      <w:r w:rsidRPr="4EF5E699" w:rsidR="4E0F2064">
        <w:rPr>
          <w:rFonts w:ascii="Arial Nova" w:hAnsi="Arial Nova" w:eastAsia="Arial Nova" w:cs="Arial Nova"/>
          <w:i w:val="1"/>
          <w:iCs w:val="1"/>
          <w:color w:val="767171" w:themeColor="background2" w:themeTint="FF" w:themeShade="80"/>
        </w:rPr>
        <w:t xml:space="preserve">You’re most present in the light, </w:t>
      </w:r>
      <w:r>
        <w:br/>
      </w:r>
      <w:r w:rsidRPr="4EF5E699" w:rsidR="4E0F2064">
        <w:rPr>
          <w:rFonts w:ascii="Arial Nova" w:hAnsi="Arial Nova" w:eastAsia="Arial Nova" w:cs="Arial Nova"/>
          <w:i w:val="1"/>
          <w:iCs w:val="1"/>
          <w:color w:val="767171" w:themeColor="background2" w:themeTint="FF" w:themeShade="80"/>
        </w:rPr>
        <w:t>at the same time, we roam in the dark.</w:t>
      </w:r>
      <w:r>
        <w:br/>
      </w:r>
      <w:r>
        <w:br/>
      </w:r>
      <w:r w:rsidRPr="4EF5E699" w:rsidR="20E57E8D">
        <w:rPr>
          <w:rFonts w:ascii="Arial Nova" w:hAnsi="Arial Nova" w:eastAsia="Arial Nova" w:cs="Arial Nova"/>
          <w:i w:val="1"/>
          <w:iCs w:val="1"/>
          <w:color w:val="767171" w:themeColor="background2" w:themeTint="FF" w:themeShade="80"/>
        </w:rPr>
        <w:t xml:space="preserve">Even when </w:t>
      </w:r>
      <w:r w:rsidRPr="4EF5E699" w:rsidR="20E57E8D">
        <w:rPr>
          <w:rFonts w:ascii="Arial Nova" w:hAnsi="Arial Nova" w:eastAsia="Arial Nova" w:cs="Arial Nova"/>
          <w:i w:val="1"/>
          <w:iCs w:val="1"/>
          <w:color w:val="767171" w:themeColor="background2" w:themeTint="FF" w:themeShade="80"/>
        </w:rPr>
        <w:t>you’d</w:t>
      </w:r>
      <w:r w:rsidRPr="4EF5E699" w:rsidR="20E57E8D">
        <w:rPr>
          <w:rFonts w:ascii="Arial Nova" w:hAnsi="Arial Nova" w:eastAsia="Arial Nova" w:cs="Arial Nova"/>
          <w:i w:val="1"/>
          <w:iCs w:val="1"/>
          <w:color w:val="767171" w:themeColor="background2" w:themeTint="FF" w:themeShade="80"/>
        </w:rPr>
        <w:t xml:space="preserve"> place your hand on the earths’ crust, </w:t>
      </w:r>
      <w:r w:rsidRPr="4EF5E699" w:rsidR="20E57E8D">
        <w:rPr>
          <w:rFonts w:ascii="Arial Nova" w:hAnsi="Arial Nova" w:eastAsia="Arial Nova" w:cs="Arial Nova"/>
          <w:i w:val="1"/>
          <w:iCs w:val="1"/>
          <w:color w:val="767171" w:themeColor="background2" w:themeTint="FF" w:themeShade="80"/>
        </w:rPr>
        <w:t>you’d</w:t>
      </w:r>
      <w:r w:rsidRPr="4EF5E699" w:rsidR="20E57E8D">
        <w:rPr>
          <w:rFonts w:ascii="Arial Nova" w:hAnsi="Arial Nova" w:eastAsia="Arial Nova" w:cs="Arial Nova"/>
          <w:i w:val="1"/>
          <w:iCs w:val="1"/>
          <w:color w:val="767171" w:themeColor="background2" w:themeTint="FF" w:themeShade="80"/>
        </w:rPr>
        <w:t xml:space="preserve"> still have </w:t>
      </w:r>
      <w:r w:rsidRPr="4EF5E699" w:rsidR="20E57E8D">
        <w:rPr>
          <w:rFonts w:ascii="Arial Nova" w:hAnsi="Arial Nova" w:eastAsia="Arial Nova" w:cs="Arial Nova"/>
          <w:i w:val="1"/>
          <w:iCs w:val="1"/>
          <w:color w:val="767171" w:themeColor="background2" w:themeTint="FF" w:themeShade="80"/>
        </w:rPr>
        <w:t>a hard time</w:t>
      </w:r>
      <w:r w:rsidRPr="4EF5E699" w:rsidR="20E57E8D">
        <w:rPr>
          <w:rFonts w:ascii="Arial Nova" w:hAnsi="Arial Nova" w:eastAsia="Arial Nova" w:cs="Arial Nova"/>
          <w:i w:val="1"/>
          <w:iCs w:val="1"/>
          <w:color w:val="767171" w:themeColor="background2" w:themeTint="FF" w:themeShade="80"/>
        </w:rPr>
        <w:t xml:space="preserve"> understanding our </w:t>
      </w:r>
      <w:r w:rsidRPr="4EF5E699" w:rsidR="20E57E8D">
        <w:rPr>
          <w:rFonts w:ascii="Arial Nova" w:hAnsi="Arial Nova" w:eastAsia="Arial Nova" w:cs="Arial Nova"/>
          <w:i w:val="1"/>
          <w:iCs w:val="1"/>
          <w:color w:val="767171" w:themeColor="background2" w:themeTint="FF" w:themeShade="80"/>
          <w:u w:val="single"/>
        </w:rPr>
        <w:t>expressions.</w:t>
      </w:r>
      <w:r w:rsidRPr="4EF5E699" w:rsidR="20E57E8D">
        <w:rPr>
          <w:rFonts w:ascii="Arial Nova" w:hAnsi="Arial Nova" w:eastAsia="Arial Nova" w:cs="Arial Nova"/>
          <w:i w:val="1"/>
          <w:iCs w:val="1"/>
          <w:color w:val="767171" w:themeColor="background2" w:themeTint="FF" w:themeShade="80"/>
        </w:rPr>
        <w:t xml:space="preserve"> Your sciences are trying to document and scale up our </w:t>
      </w:r>
      <w:r w:rsidRPr="4EF5E699" w:rsidR="20E57E8D">
        <w:rPr>
          <w:rFonts w:ascii="Arial Nova" w:hAnsi="Arial Nova" w:eastAsia="Arial Nova" w:cs="Arial Nova"/>
          <w:i w:val="1"/>
          <w:iCs w:val="1"/>
          <w:color w:val="767171" w:themeColor="background2" w:themeTint="FF" w:themeShade="80"/>
          <w:u w:val="single"/>
        </w:rPr>
        <w:t>hidden behaviours</w:t>
      </w:r>
      <w:r w:rsidRPr="4EF5E699" w:rsidR="20E57E8D">
        <w:rPr>
          <w:rFonts w:ascii="Arial Nova" w:hAnsi="Arial Nova" w:eastAsia="Arial Nova" w:cs="Arial Nova"/>
          <w:i w:val="1"/>
          <w:iCs w:val="1"/>
          <w:color w:val="767171" w:themeColor="background2" w:themeTint="FF" w:themeShade="80"/>
        </w:rPr>
        <w:t xml:space="preserve">, but is there more than meets the eye - </w:t>
      </w:r>
      <w:r w:rsidRPr="4EF5E699" w:rsidR="20E57E8D">
        <w:rPr>
          <w:rFonts w:ascii="Arial Nova" w:hAnsi="Arial Nova" w:eastAsia="Arial Nova" w:cs="Arial Nova"/>
          <w:i w:val="1"/>
          <w:iCs w:val="1"/>
          <w:color w:val="767171" w:themeColor="background2" w:themeTint="FF" w:themeShade="80"/>
        </w:rPr>
        <w:t>for both of us…</w:t>
      </w:r>
      <w:r w:rsidRPr="4EF5E699" w:rsidR="20E57E8D">
        <w:rPr>
          <w:rFonts w:ascii="Arial Nova" w:hAnsi="Arial Nova" w:eastAsia="Arial Nova" w:cs="Arial Nova"/>
          <w:i w:val="1"/>
          <w:iCs w:val="1"/>
          <w:color w:val="767171" w:themeColor="background2" w:themeTint="FF" w:themeShade="80"/>
        </w:rPr>
        <w:t xml:space="preserve">?  </w:t>
      </w:r>
      <w:r w:rsidRPr="4EF5E699" w:rsidR="20E57E8D">
        <w:rPr>
          <w:rFonts w:ascii="Arial Nova" w:hAnsi="Arial Nova" w:eastAsia="Arial Nova" w:cs="Arial Nova"/>
          <w:i w:val="1"/>
          <w:iCs w:val="1"/>
          <w:color w:val="767171" w:themeColor="background2" w:themeTint="FF" w:themeShade="80"/>
        </w:rPr>
        <w:t xml:space="preserve"> </w:t>
      </w:r>
      <w:r w:rsidRPr="4EF5E699" w:rsidR="20E57E8D">
        <w:rPr>
          <w:rFonts w:ascii="Arial Nova" w:hAnsi="Arial Nova" w:eastAsia="Arial Nova" w:cs="Arial Nova"/>
          <w:i w:val="1"/>
          <w:iCs w:val="1"/>
          <w:color w:val="767171" w:themeColor="background2" w:themeTint="FF" w:themeShade="80"/>
        </w:rPr>
        <w:t xml:space="preserve">We could work together and learn from each other. Why do all things that have been told, all things you know - why do all things need to </w:t>
      </w:r>
      <w:r w:rsidRPr="4EF5E699" w:rsidR="20E57E8D">
        <w:rPr>
          <w:rFonts w:ascii="Arial Nova" w:hAnsi="Arial Nova" w:eastAsia="Arial Nova" w:cs="Arial Nova"/>
          <w:i w:val="1"/>
          <w:iCs w:val="1"/>
          <w:color w:val="767171" w:themeColor="background2" w:themeTint="FF" w:themeShade="80"/>
        </w:rPr>
        <w:t>determine</w:t>
      </w:r>
      <w:r w:rsidRPr="4EF5E699" w:rsidR="20E57E8D">
        <w:rPr>
          <w:rFonts w:ascii="Arial Nova" w:hAnsi="Arial Nova" w:eastAsia="Arial Nova" w:cs="Arial Nova"/>
          <w:i w:val="1"/>
          <w:iCs w:val="1"/>
          <w:color w:val="767171" w:themeColor="background2" w:themeTint="FF" w:themeShade="80"/>
        </w:rPr>
        <w:t xml:space="preserve"> one specific outcome, only one great answer or possibility?</w:t>
      </w:r>
      <w:r>
        <w:br/>
      </w:r>
      <w:r w:rsidRPr="4EF5E699" w:rsidR="38774F60">
        <w:rPr>
          <w:rFonts w:ascii="Arial Nova" w:hAnsi="Arial Nova" w:eastAsia="Arial Nova" w:cs="Arial Nova"/>
          <w:i w:val="1"/>
          <w:iCs w:val="1"/>
          <w:color w:val="767171" w:themeColor="background2" w:themeTint="FF" w:themeShade="80"/>
        </w:rPr>
        <w:t xml:space="preserve">You stack and build on top of each other, we grow and thrive through all gravitating boundaries. We map out every inch we can find, not just for ourselves but for all species among us. We lend out our “fluid filled veins” </w:t>
      </w:r>
      <w:r>
        <w:br/>
      </w:r>
      <w:r w:rsidRPr="4EF5E699" w:rsidR="38774F60">
        <w:rPr>
          <w:rFonts w:ascii="Arial Nova" w:hAnsi="Arial Nova" w:eastAsia="Arial Nova" w:cs="Arial Nova"/>
          <w:i w:val="1"/>
          <w:iCs w:val="1"/>
          <w:color w:val="767171" w:themeColor="background2" w:themeTint="FF" w:themeShade="80"/>
        </w:rPr>
        <w:t xml:space="preserve">to secure a fruitful soil that is healthy and has completed countless essential life cycles. You can find us at the beginning of life, where whole ecosystems are blossoming and show extraordinary </w:t>
      </w:r>
      <w:r w:rsidRPr="4EF5E699" w:rsidR="38774F60">
        <w:rPr>
          <w:rFonts w:ascii="Arial Nova" w:hAnsi="Arial Nova" w:eastAsia="Arial Nova" w:cs="Arial Nova"/>
          <w:i w:val="1"/>
          <w:iCs w:val="1"/>
          <w:color w:val="767171" w:themeColor="background2" w:themeTint="FF" w:themeShade="80"/>
          <w:u w:val="single"/>
        </w:rPr>
        <w:t>phenomena of biodiversity</w:t>
      </w:r>
      <w:r w:rsidRPr="4EF5E699" w:rsidR="38774F60">
        <w:rPr>
          <w:rFonts w:ascii="Arial Nova" w:hAnsi="Arial Nova" w:eastAsia="Arial Nova" w:cs="Arial Nova"/>
          <w:i w:val="1"/>
          <w:iCs w:val="1"/>
          <w:color w:val="767171" w:themeColor="background2" w:themeTint="FF" w:themeShade="80"/>
        </w:rPr>
        <w:t>.</w:t>
      </w:r>
    </w:p>
    <w:p w:rsidR="10D22387" w:rsidP="4EF5E699" w:rsidRDefault="10D22387" w14:paraId="20E49B37" w14:textId="74CF34BC">
      <w:pPr>
        <w:pStyle w:val="Standaard"/>
        <w:spacing w:line="276" w:lineRule="auto"/>
        <w:ind w:left="0" w:right="1518"/>
        <w:rPr>
          <w:rFonts w:ascii="Georgia Pro" w:hAnsi="Georgia Pro" w:eastAsia="Georgia Pro" w:cs="Georgia Pro"/>
          <w:color w:val="767171" w:themeColor="background2" w:themeShade="80"/>
        </w:rPr>
      </w:pPr>
    </w:p>
    <w:p w:rsidR="00AF18FA" w:rsidP="4CB1A384" w:rsidRDefault="00000000" w14:paraId="4A8B26D0" w14:textId="205DB826">
      <w:pPr>
        <w:spacing w:line="276" w:lineRule="auto"/>
      </w:pPr>
      <w:r>
        <w:br w:type="page"/>
      </w:r>
    </w:p>
    <w:p w:rsidR="00AF18FA" w:rsidP="10D22387" w:rsidRDefault="00770D31" w14:paraId="5D24BFC0" w14:textId="1748B948">
      <w:pPr>
        <w:spacing w:line="276" w:lineRule="auto"/>
        <w:rPr>
          <w:rFonts w:ascii="Arial Nova" w:hAnsi="Arial Nova" w:eastAsia="Arial Nova" w:cs="Arial Nova"/>
          <w:b w:val="1"/>
          <w:bCs w:val="1"/>
          <w:color w:val="7030A0"/>
        </w:rPr>
      </w:pPr>
      <w:r w:rsidRPr="2C2AB389" w:rsidR="280A7E1D">
        <w:rPr>
          <w:rFonts w:ascii="Arial Nova" w:hAnsi="Arial Nova" w:eastAsia="Arial Nova" w:cs="Arial Nova"/>
          <w:i w:val="1"/>
          <w:iCs w:val="1"/>
          <w:color w:val="767171" w:themeColor="background2" w:themeTint="FF" w:themeShade="80"/>
          <w:u w:val="single"/>
        </w:rPr>
        <w:t xml:space="preserve">+/- </w:t>
      </w:r>
      <w:r w:rsidRPr="2C2AB389" w:rsidR="2E9BA10C">
        <w:rPr>
          <w:rFonts w:ascii="Arial Nova" w:hAnsi="Arial Nova" w:eastAsia="Arial Nova" w:cs="Arial Nova"/>
          <w:i w:val="1"/>
          <w:iCs w:val="1"/>
          <w:color w:val="767171" w:themeColor="background2" w:themeTint="FF" w:themeShade="80"/>
          <w:u w:val="single"/>
        </w:rPr>
        <w:t>36</w:t>
      </w:r>
      <w:r w:rsidRPr="2C2AB389" w:rsidR="2E9BA10C">
        <w:rPr>
          <w:rFonts w:ascii="Arial Nova" w:hAnsi="Arial Nova" w:eastAsia="Arial Nova" w:cs="Arial Nova"/>
          <w:i w:val="1"/>
          <w:iCs w:val="1"/>
          <w:color w:val="767171" w:themeColor="background2" w:themeTint="FF" w:themeShade="80"/>
          <w:u w:val="single"/>
        </w:rPr>
        <w:t>.</w:t>
      </w:r>
      <w:r w:rsidRPr="2C2AB389" w:rsidR="2E9BA10C">
        <w:rPr>
          <w:rFonts w:ascii="Arial Nova" w:hAnsi="Arial Nova" w:eastAsia="Arial Nova" w:cs="Arial Nova"/>
          <w:i w:val="1"/>
          <w:iCs w:val="1"/>
          <w:color w:val="767171" w:themeColor="background2" w:themeTint="FF" w:themeShade="80"/>
          <w:u w:val="single"/>
        </w:rPr>
        <w:t>000k</w:t>
      </w:r>
      <w:r w:rsidRPr="2C2AB389" w:rsidR="22667C8D">
        <w:rPr>
          <w:rFonts w:ascii="Arial Nova" w:hAnsi="Arial Nova" w:eastAsia="Arial Nova" w:cs="Arial Nova"/>
          <w:i w:val="1"/>
          <w:iCs w:val="1"/>
          <w:color w:val="767171" w:themeColor="background2" w:themeTint="FF" w:themeShade="80"/>
          <w:u w:val="single"/>
        </w:rPr>
        <w:t>m</w:t>
      </w:r>
      <w:ins w:author="mrsybot@gmail.com" w:date="2023-02-19T15:24:00Z" w:id="379342232">
        <w:r w:rsidRPr="2C2AB389" w:rsidR="2A781EC8">
          <w:rPr>
            <w:rFonts w:ascii="Arial Nova" w:hAnsi="Arial Nova" w:eastAsia="Arial Nova" w:cs="Arial Nova"/>
            <w:i w:val="1"/>
            <w:iCs w:val="1"/>
            <w:color w:val="767171" w:themeColor="background2" w:themeTint="FF" w:themeShade="80"/>
            <w:u w:val="single"/>
          </w:rPr>
          <w:t xml:space="preserve"> </w:t>
        </w:r>
      </w:ins>
      <w:r w:rsidRPr="2C2AB389" w:rsidR="2E9BA10C">
        <w:rPr>
          <w:rFonts w:ascii="Arial Nova" w:hAnsi="Arial Nova" w:eastAsia="Arial Nova" w:cs="Arial Nova"/>
          <w:i w:val="1"/>
          <w:iCs w:val="1"/>
          <w:color w:val="767171" w:themeColor="background2" w:themeTint="FF" w:themeShade="80"/>
          <w:u w:val="single"/>
        </w:rPr>
        <w:t>(GEO) Geostationary Orbit</w:t>
      </w:r>
      <w:r>
        <w:br/>
      </w:r>
      <w:r w:rsidRPr="2C2AB389" w:rsidR="68AF348F">
        <w:rPr>
          <w:rFonts w:ascii="Arial Nova" w:hAnsi="Arial Nova" w:eastAsia="Arial Nova" w:cs="Arial Nova"/>
          <w:b w:val="1"/>
          <w:bCs w:val="1"/>
        </w:rPr>
        <w:t>High in outer space</w:t>
      </w:r>
    </w:p>
    <w:p w:rsidR="00AF18FA" w:rsidP="2FDF23B2" w:rsidRDefault="6905B432" w14:paraId="03A40966" w14:textId="17138DDA">
      <w:pPr>
        <w:pStyle w:val="Standaard"/>
        <w:rPr>
          <w:rFonts w:ascii="Arial Nova" w:hAnsi="Arial Nova" w:eastAsia="Arial Nova" w:cs="Arial Nova"/>
          <w:color w:val="767171" w:themeColor="background2" w:themeTint="FF" w:themeShade="80"/>
        </w:rPr>
      </w:pPr>
      <w:r w:rsidRPr="4CB1A384" w:rsidR="77BD707C">
        <w:rPr>
          <w:rFonts w:ascii="Arial Nova" w:hAnsi="Arial Nova" w:eastAsia="Arial Nova" w:cs="Arial Nova"/>
        </w:rPr>
        <w:t>Imagine the following</w:t>
      </w:r>
      <w:r w:rsidRPr="4CB1A384" w:rsidR="080B7AB2">
        <w:rPr>
          <w:rFonts w:ascii="Arial Nova" w:hAnsi="Arial Nova" w:eastAsia="Arial Nova" w:cs="Arial Nova"/>
        </w:rPr>
        <w:t>:</w:t>
      </w:r>
      <w:r w:rsidRPr="4CB1A384" w:rsidR="77BD707C">
        <w:rPr>
          <w:rFonts w:ascii="Arial Nova" w:hAnsi="Arial Nova" w:eastAsia="Arial Nova" w:cs="Arial Nova"/>
        </w:rPr>
        <w:t xml:space="preserve"> that mushrooms are not only relevant on earth but that psilocybin mushrooms could also play a greater role in outer space</w:t>
      </w:r>
      <w:r w:rsidRPr="4CB1A384" w:rsidR="5AD55087">
        <w:rPr>
          <w:rFonts w:ascii="Arial Nova" w:hAnsi="Arial Nova" w:eastAsia="Arial Nova" w:cs="Arial Nova"/>
        </w:rPr>
        <w:t xml:space="preserve">. How </w:t>
      </w:r>
      <w:r w:rsidRPr="4CB1A384" w:rsidR="77BD707C">
        <w:rPr>
          <w:rFonts w:ascii="Arial Nova" w:hAnsi="Arial Nova" w:eastAsia="Arial Nova" w:cs="Arial Nova"/>
        </w:rPr>
        <w:t>could we visualize this?</w:t>
      </w:r>
      <w:r>
        <w:br/>
      </w:r>
      <w:ins w:author="mrsybot@gmail.com" w:date="2023-02-16T21:26:00Z" w:id="5">
        <w:r>
          <w:br/>
        </w:r>
      </w:ins>
      <w:r w:rsidRPr="4D568C8F" w:rsidR="77BD707C">
        <w:rPr>
          <w:rFonts w:ascii="Arial Nova" w:hAnsi="Arial Nova" w:eastAsia="Arial Nova" w:cs="Arial Nova"/>
          <w:color w:val="767171" w:themeColor="background2" w:themeShade="80"/>
          <w:u w:val="single"/>
        </w:rPr>
        <w:t>Before astronauts are sent into space they must fulfil long periods of heavy studies, these include mental and physical tests, specified training and overall being prepared for their first time temporarily leaving the earth's surface.</w:t>
      </w:r>
      <w:r w:rsidRPr="1A38F639">
        <w:rPr>
          <w:rStyle w:val="Voetnootmarkering"/>
          <w:rFonts w:ascii="Arial Nova" w:hAnsi="Arial Nova" w:eastAsia="Arial Nova" w:cs="Arial Nova"/>
          <w:color w:val="767171" w:themeColor="background2" w:themeShade="80"/>
        </w:rPr>
        <w:footnoteReference w:id="2"/>
      </w:r>
      <w:r w:rsidRPr="65541130" w:rsidR="77BD707C">
        <w:rPr>
          <w:rFonts w:ascii="Arial Nova" w:hAnsi="Arial Nova" w:eastAsia="Arial Nova" w:cs="Arial Nova"/>
        </w:rPr>
        <w:t xml:space="preserve"> They are</w:t>
      </w:r>
      <w:r w:rsidRPr="65541130" w:rsidR="42787FFC">
        <w:rPr>
          <w:rFonts w:ascii="Arial Nova" w:hAnsi="Arial Nova" w:eastAsia="Arial Nova" w:cs="Arial Nova"/>
        </w:rPr>
        <w:t xml:space="preserve"> then</w:t>
      </w:r>
      <w:r w:rsidRPr="65541130" w:rsidR="77BD707C">
        <w:rPr>
          <w:rFonts w:ascii="Arial Nova" w:hAnsi="Arial Nova" w:eastAsia="Arial Nova" w:cs="Arial Nova"/>
        </w:rPr>
        <w:t xml:space="preserve"> sent up with a top crew selected for their mission, each with their own skill set and specialty within the astronomic field. </w:t>
      </w:r>
      <w:ins w:author="mrsybot@gmail.com" w:date="2023-02-16T21:27:00Z" w:id="6">
        <w:r>
          <w:br/>
        </w:r>
      </w:ins>
      <w:r w:rsidRPr="65541130" w:rsidR="77BD707C">
        <w:rPr>
          <w:rFonts w:ascii="Arial Nova" w:hAnsi="Arial Nova" w:eastAsia="Arial Nova" w:cs="Arial Nova"/>
        </w:rPr>
        <w:t>But astronauts are human, most of them will have a family</w:t>
      </w:r>
      <w:r w:rsidRPr="65541130" w:rsidR="77BD707C">
        <w:rPr>
          <w:rFonts w:ascii="Arial Nova" w:hAnsi="Arial Nova" w:eastAsia="Arial Nova" w:cs="Arial Nova"/>
        </w:rPr>
        <w:t xml:space="preserve"> to say goodbye</w:t>
      </w:r>
      <w:r w:rsidRPr="65541130" w:rsidR="2B231656">
        <w:rPr>
          <w:rFonts w:ascii="Arial Nova" w:hAnsi="Arial Nova" w:eastAsia="Arial Nova" w:cs="Arial Nova"/>
        </w:rPr>
        <w:t xml:space="preserve"> f</w:t>
      </w:r>
      <w:r w:rsidRPr="65541130" w:rsidR="77BD707C">
        <w:rPr>
          <w:rFonts w:ascii="Arial Nova" w:hAnsi="Arial Nova" w:eastAsia="Arial Nova" w:cs="Arial Nova"/>
        </w:rPr>
        <w:t xml:space="preserve">or a lon</w:t>
      </w:r>
      <w:r w:rsidRPr="65541130" w:rsidR="4420AA27">
        <w:rPr>
          <w:rFonts w:ascii="Arial Nova" w:hAnsi="Arial Nova" w:eastAsia="Arial Nova" w:cs="Arial Nova"/>
        </w:rPr>
        <w:t xml:space="preserve">g</w:t>
      </w:r>
      <w:r w:rsidRPr="65541130" w:rsidR="77BD707C">
        <w:rPr>
          <w:rFonts w:ascii="Arial Nova" w:hAnsi="Arial Nova" w:eastAsia="Arial Nova" w:cs="Arial Nova"/>
        </w:rPr>
        <w:t xml:space="preserve"> </w:t>
      </w:r>
      <w:r w:rsidRPr="65541130" w:rsidR="7D2D83B0">
        <w:rPr>
          <w:rFonts w:ascii="Arial Nova" w:hAnsi="Arial Nova" w:eastAsia="Arial Nova" w:cs="Arial Nova"/>
        </w:rPr>
        <w:t>period</w:t>
      </w:r>
      <w:r w:rsidRPr="65541130" w:rsidR="4FB2BD59">
        <w:rPr>
          <w:rFonts w:ascii="Arial Nova" w:hAnsi="Arial Nova" w:eastAsia="Arial Nova" w:cs="Arial Nova"/>
        </w:rPr>
        <w:t xml:space="preserve">. </w:t>
      </w:r>
      <w:r w:rsidRPr="4CB1A384" w:rsidR="77BD707C">
        <w:rPr>
          <w:rFonts w:ascii="Arial Nova" w:hAnsi="Arial Nova" w:eastAsia="Arial Nova" w:cs="Arial Nova"/>
        </w:rPr>
        <w:t>While having much to do for their mission, feelings do still get involved wh</w:t>
      </w:r>
      <w:r w:rsidRPr="4CB1A384" w:rsidR="1C1EB631">
        <w:rPr>
          <w:rFonts w:ascii="Arial Nova" w:hAnsi="Arial Nova" w:eastAsia="Arial Nova" w:cs="Arial Nova"/>
        </w:rPr>
        <w:t>en</w:t>
      </w:r>
      <w:r w:rsidRPr="4CB1A384" w:rsidR="77BD707C">
        <w:rPr>
          <w:rFonts w:ascii="Arial Nova" w:hAnsi="Arial Nova" w:eastAsia="Arial Nova" w:cs="Arial Nova"/>
        </w:rPr>
        <w:t xml:space="preserve"> being shot with a rocket into outer space and while having arrived at the assigned destination or</w:t>
      </w:r>
      <w:r w:rsidRPr="4CB1A384" w:rsidR="6CCFFE8C">
        <w:rPr>
          <w:rFonts w:ascii="Arial Nova" w:hAnsi="Arial Nova" w:eastAsia="Arial Nova" w:cs="Arial Nova"/>
        </w:rPr>
        <w:t xml:space="preserve"> </w:t>
      </w:r>
      <w:r w:rsidRPr="4CB1A384" w:rsidR="77BD707C">
        <w:rPr>
          <w:rFonts w:ascii="Arial Nova" w:hAnsi="Arial Nova" w:eastAsia="Arial Nova" w:cs="Arial Nova"/>
        </w:rPr>
        <w:t xml:space="preserve">space station, thoughts could still wonder off to life on earth. </w:t>
      </w:r>
      <w:r>
        <w:br/>
      </w:r>
      <w:r>
        <w:br/>
      </w:r>
      <w:r>
        <w:tab/>
      </w:r>
      <w:r w:rsidRPr="65541130" w:rsidR="65DEC6CB">
        <w:rPr>
          <w:rFonts w:ascii="Arial Nova" w:hAnsi="Arial Nova" w:eastAsia="Arial Nova" w:cs="Arial Nova"/>
        </w:rPr>
        <w:t xml:space="preserve">    </w:t>
      </w:r>
      <w:r>
        <w:tab/>
      </w:r>
      <w:r w:rsidRPr="65541130" w:rsidR="65DEC6CB">
        <w:rPr>
          <w:rFonts w:ascii="Arial Nova" w:hAnsi="Arial Nova" w:eastAsia="Arial Nova" w:cs="Arial Nova"/>
        </w:rPr>
        <w:t xml:space="preserve">   </w:t>
      </w:r>
      <w:r>
        <w:tab/>
      </w:r>
      <w:r>
        <w:tab/>
      </w:r>
      <w:r w:rsidR="0992F7DD">
        <w:rPr>
          <w:noProof/>
        </w:rPr>
        <w:drawing>
          <wp:inline distT="0" distB="0" distL="0" distR="0" wp14:anchorId="48E5364E" wp14:editId="08CF4ECF">
            <wp:extent cx="3733798" cy="3733798"/>
            <wp:effectExtent l="0" t="0" r="0" b="0"/>
            <wp:docPr id="1458609232" name="Afbeelding 1458609232" descr="https://www.nasa.gov/sites/default/files/images/135918main_bm1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3798" cy="3733798"/>
                    </a:xfrm>
                    <a:prstGeom prst="rect">
                      <a:avLst/>
                    </a:prstGeom>
                  </pic:spPr>
                </pic:pic>
              </a:graphicData>
            </a:graphic>
          </wp:inline>
        </w:drawing>
      </w:r>
      <w:r w:rsidRPr="1A38F639">
        <w:rPr>
          <w:rStyle w:val="Voetnootmarkering"/>
          <w:rFonts w:ascii="Arial Nova" w:hAnsi="Arial Nova" w:eastAsia="Arial Nova" w:cs="Arial Nova"/>
          <w:color w:val="767171" w:themeColor="background2" w:themeShade="80"/>
        </w:rPr>
        <w:footnoteReference w:id="3"/>
      </w:r>
      <w:r>
        <w:br/>
      </w:r>
      <w:r>
        <w:lastRenderedPageBreak/>
        <w:br/>
      </w:r>
      <w:r w:rsidRPr="2FDF23B2" w:rsidR="07340DFC">
        <w:rPr>
          <w:rFonts w:ascii="Arial Nova" w:hAnsi="Arial Nova" w:eastAsia="Arial Nova" w:cs="Arial Nova"/>
        </w:rPr>
        <w:t xml:space="preserve">The research studies of </w:t>
      </w:r>
      <w:r w:rsidRPr="2FDF23B2" w:rsidR="07340DFC">
        <w:rPr>
          <w:rFonts w:ascii="Arial Nova" w:hAnsi="Arial Nova" w:eastAsia="Arial Nova" w:cs="Arial Nova"/>
          <w:color w:val="767171" w:themeColor="background2" w:themeTint="FF" w:themeShade="80"/>
        </w:rPr>
        <w:t>Stamets</w:t>
      </w:r>
      <w:r w:rsidRPr="2FDF23B2">
        <w:rPr>
          <w:rStyle w:val="Voetnootmarkering"/>
          <w:rFonts w:ascii="Arial Nova" w:hAnsi="Arial Nova" w:eastAsia="Arial Nova" w:cs="Arial Nova"/>
          <w:color w:val="767171" w:themeColor="background2" w:themeTint="FF" w:themeShade="80"/>
        </w:rPr>
        <w:footnoteReference w:id="15315"/>
      </w:r>
      <w:r w:rsidRPr="2FDF23B2" w:rsidR="07340DFC">
        <w:rPr>
          <w:rFonts w:ascii="Arial Nova" w:hAnsi="Arial Nova" w:eastAsia="Arial Nova" w:cs="Arial Nova"/>
        </w:rPr>
        <w:t xml:space="preserve"> show there is benefit of psilocybin mushrooms for human mental health; a new gateway or passage could be opened for the astronauts in space. As Paul Stamets told Scientific American</w:t>
      </w:r>
      <w:r w:rsidRPr="2FDF23B2">
        <w:rPr>
          <w:rStyle w:val="Voetnootmarkering"/>
          <w:rFonts w:ascii="Arial Nova" w:hAnsi="Arial Nova" w:eastAsia="Arial Nova" w:cs="Arial Nova"/>
          <w:color w:val="767171" w:themeColor="background2" w:themeTint="FF" w:themeShade="80"/>
        </w:rPr>
        <w:footnoteReference w:id="10471"/>
      </w:r>
      <w:r w:rsidRPr="2FDF23B2" w:rsidR="07340DFC">
        <w:rPr>
          <w:rFonts w:ascii="Arial Nova" w:hAnsi="Arial Nova" w:eastAsia="Arial Nova" w:cs="Arial Nova"/>
        </w:rPr>
        <w:t xml:space="preserve"> magazine: </w:t>
      </w:r>
      <w:r>
        <w:br/>
      </w:r>
      <w:r>
        <w:br/>
      </w:r>
      <w:proofErr w:type="gramStart"/>
      <w:r w:rsidRPr="2FDF23B2" w:rsidR="07340DFC">
        <w:rPr>
          <w:rFonts w:ascii="Arial Nova" w:hAnsi="Arial Nova" w:eastAsia="Arial Nova" w:cs="Arial Nova"/>
          <w:color w:val="767171" w:themeColor="background2" w:themeTint="FF" w:themeShade="80"/>
        </w:rPr>
        <w:t>...“</w:t>
      </w:r>
      <w:proofErr w:type="gramEnd"/>
      <w:r w:rsidRPr="2FDF23B2" w:rsidR="07340DFC">
        <w:rPr>
          <w:rFonts w:ascii="Arial Nova" w:hAnsi="Arial Nova" w:eastAsia="Arial Nova" w:cs="Arial Nova"/>
          <w:color w:val="767171" w:themeColor="background2" w:themeTint="FF" w:themeShade="80"/>
        </w:rPr>
        <w:t xml:space="preserve">Under carefully controlled conditions, our astronauts [being] able to take psilocybin in space and look at the universe and not feel distant and alone but feel like they're part of this giant consciousness will give them a better frame of mind — psychologically, emotionally — to work with other astronauts and stay on mission," Stamets told the magazine. "I feel that isolation, loneliness, and depression are going to be major issues that astronauts </w:t>
      </w:r>
      <w:proofErr w:type="gramStart"/>
      <w:r w:rsidRPr="2FDF23B2" w:rsidR="07340DFC">
        <w:rPr>
          <w:rFonts w:ascii="Arial Nova" w:hAnsi="Arial Nova" w:eastAsia="Arial Nova" w:cs="Arial Nova"/>
          <w:color w:val="767171" w:themeColor="background2" w:themeTint="FF" w:themeShade="80"/>
        </w:rPr>
        <w:t>face”...</w:t>
      </w:r>
      <w:proofErr w:type="gramEnd"/>
    </w:p>
    <w:p w:rsidR="00AF18FA" w:rsidP="2FDF23B2" w:rsidRDefault="6905B432" w14:paraId="2AF24CC7" w14:textId="64B63771">
      <w:pPr>
        <w:pStyle w:val="Standaard"/>
      </w:pPr>
      <w:r w:rsidRPr="4CB1A384" w:rsidR="5A352A57">
        <w:rPr>
          <w:rFonts w:ascii="Arial Nova" w:hAnsi="Arial Nova" w:eastAsia="Arial Nova" w:cs="Arial Nova"/>
        </w:rPr>
        <w:t>So h</w:t>
      </w:r>
      <w:r w:rsidRPr="4CB1A384" w:rsidR="0C63FC8F">
        <w:rPr>
          <w:rFonts w:ascii="Arial Nova" w:hAnsi="Arial Nova" w:eastAsia="Arial Nova" w:cs="Arial Nova"/>
        </w:rPr>
        <w:t>ow can astronauts continue their mission and stay on that mission</w:t>
      </w:r>
      <w:r w:rsidRPr="4CB1A384" w:rsidR="185D726E">
        <w:rPr>
          <w:rFonts w:ascii="Arial Nova" w:hAnsi="Arial Nova" w:eastAsia="Arial Nova" w:cs="Arial Nova"/>
        </w:rPr>
        <w:t xml:space="preserve">, </w:t>
      </w:r>
      <w:r w:rsidRPr="4CB1A384" w:rsidR="0C63FC8F">
        <w:rPr>
          <w:rFonts w:ascii="Arial Nova" w:hAnsi="Arial Nova" w:eastAsia="Arial Nova" w:cs="Arial Nova"/>
        </w:rPr>
        <w:t xml:space="preserve">while having feelings </w:t>
      </w:r>
      <w:r w:rsidRPr="4CB1A384" w:rsidR="0C63FC8F">
        <w:rPr>
          <w:rFonts w:ascii="Arial Nova" w:hAnsi="Arial Nova" w:eastAsia="Arial Nova" w:cs="Arial Nova"/>
        </w:rPr>
        <w:t xml:space="preserve">of loneliness, </w:t>
      </w:r>
      <w:r w:rsidRPr="4CB1A384" w:rsidR="020A3BAA">
        <w:rPr>
          <w:rFonts w:ascii="Arial Nova" w:hAnsi="Arial Nova" w:eastAsia="Arial Nova" w:cs="Arial Nova"/>
        </w:rPr>
        <w:t xml:space="preserve">developed </w:t>
      </w:r>
      <w:r w:rsidRPr="4CB1A384" w:rsidR="0C63FC8F">
        <w:rPr>
          <w:rFonts w:ascii="Arial Nova" w:hAnsi="Arial Nova" w:eastAsia="Arial Nova" w:cs="Arial Nova"/>
        </w:rPr>
        <w:t>trauma</w:t>
      </w:r>
      <w:r w:rsidRPr="4CB1A384" w:rsidR="11B8ECCB">
        <w:rPr>
          <w:rFonts w:ascii="Arial Nova" w:hAnsi="Arial Nova" w:eastAsia="Arial Nova" w:cs="Arial Nova"/>
        </w:rPr>
        <w:t xml:space="preserve"> or </w:t>
      </w:r>
      <w:r w:rsidRPr="4CB1A384" w:rsidR="0C63FC8F">
        <w:rPr>
          <w:rFonts w:ascii="Arial Nova" w:hAnsi="Arial Nova" w:eastAsia="Arial Nova" w:cs="Arial Nova"/>
        </w:rPr>
        <w:t>sometimes fear</w:t>
      </w:r>
      <w:r w:rsidRPr="4CB1A384" w:rsidR="4ADCAE9F">
        <w:rPr>
          <w:rFonts w:ascii="Arial Nova" w:hAnsi="Arial Nova" w:eastAsia="Arial Nova" w:cs="Arial Nova"/>
        </w:rPr>
        <w:t xml:space="preserve"> and</w:t>
      </w:r>
      <w:r w:rsidRPr="4CB1A384" w:rsidR="0C63FC8F">
        <w:rPr>
          <w:rFonts w:ascii="Arial Nova" w:hAnsi="Arial Nova" w:eastAsia="Arial Nova" w:cs="Arial Nova"/>
        </w:rPr>
        <w:t xml:space="preserve"> homesickness? </w:t>
      </w:r>
      <w:r w:rsidRPr="65541130" w:rsidR="0C63FC8F">
        <w:rPr>
          <w:rFonts w:ascii="Arial Nova" w:hAnsi="Arial Nova" w:eastAsia="Arial Nova" w:cs="Arial Nova"/>
        </w:rPr>
        <w:t>As the extra value</w:t>
      </w:r>
      <w:r w:rsidRPr="65541130" w:rsidR="060F73B3">
        <w:rPr>
          <w:rFonts w:ascii="Arial Nova" w:hAnsi="Arial Nova" w:eastAsia="Arial Nova" w:cs="Arial Nova"/>
        </w:rPr>
        <w:t xml:space="preserve"> comes upon astronauts while</w:t>
      </w:r>
      <w:r w:rsidRPr="65541130" w:rsidR="5543F636">
        <w:rPr>
          <w:rFonts w:ascii="Arial Nova" w:hAnsi="Arial Nova" w:eastAsia="Arial Nova" w:cs="Arial Nova"/>
        </w:rPr>
        <w:t xml:space="preserve"> </w:t>
      </w:r>
      <w:r w:rsidRPr="702B57C1" w:rsidR="5543F636">
        <w:rPr>
          <w:rFonts w:ascii="Arial Nova" w:hAnsi="Arial Nova" w:eastAsia="Arial Nova" w:cs="Arial Nova"/>
        </w:rPr>
        <w:t xml:space="preserve">looking at </w:t>
      </w:r>
      <w:r w:rsidRPr="4D568C8F" w:rsidR="5543F636">
        <w:rPr>
          <w:rFonts w:ascii="Arial Nova" w:hAnsi="Arial Nova" w:eastAsia="Arial Nova" w:cs="Arial Nova"/>
          <w:color w:val="767171" w:themeColor="background2" w:themeShade="80"/>
          <w:u w:val="single"/>
        </w:rPr>
        <w:t>the blue marble</w:t>
      </w:r>
      <w:r w:rsidRPr="4D568C8F">
        <w:rPr>
          <w:rStyle w:val="Voetnootmarkering"/>
          <w:rFonts w:ascii="Arial Nova" w:hAnsi="Arial Nova" w:eastAsia="Arial Nova" w:cs="Arial Nova"/>
          <w:color w:val="767171" w:themeColor="background2" w:themeShade="80"/>
        </w:rPr>
        <w:footnoteReference w:id="4"/>
      </w:r>
      <w:r w:rsidRPr="65541130" w:rsidR="0C63FC8F">
        <w:rPr>
          <w:rFonts w:ascii="Arial Nova" w:hAnsi="Arial Nova" w:eastAsia="Arial Nova" w:cs="Arial Nova"/>
          <w:color w:val="7030A0"/>
        </w:rPr>
        <w:t xml:space="preserve">, </w:t>
      </w:r>
      <w:r w:rsidRPr="2FDF23B2" w:rsidR="1DE26088">
        <w:rPr>
          <w:rFonts w:ascii="Arial Nova" w:hAnsi="Arial Nova" w:eastAsia="Arial Nova" w:cs="Arial Nova"/>
          <w:color w:val="auto"/>
        </w:rPr>
        <w:t xml:space="preserve">from a great distance</w:t>
      </w:r>
      <w:r w:rsidRPr="65541130" w:rsidR="1DE26088">
        <w:rPr>
          <w:rFonts w:ascii="Arial Nova" w:hAnsi="Arial Nova" w:eastAsia="Arial Nova" w:cs="Arial Nova"/>
          <w:color w:val="7030A0"/>
        </w:rPr>
        <w:t xml:space="preserve"> </w:t>
      </w:r>
      <w:r w:rsidRPr="65541130" w:rsidR="0C63FC8F">
        <w:rPr>
          <w:rFonts w:ascii="Arial Nova" w:hAnsi="Arial Nova" w:eastAsia="Arial Nova" w:cs="Arial Nova"/>
        </w:rPr>
        <w:t xml:space="preserve">the mental well-being of these brave space agents is certainly at </w:t>
      </w:r>
      <w:r w:rsidRPr="65541130" w:rsidR="7D181126">
        <w:rPr>
          <w:rFonts w:ascii="Arial Nova" w:hAnsi="Arial Nova" w:eastAsia="Arial Nova" w:cs="Arial Nova"/>
        </w:rPr>
        <w:t xml:space="preserve">a </w:t>
      </w:r>
      <w:r w:rsidRPr="65541130" w:rsidR="0C63FC8F">
        <w:rPr>
          <w:rFonts w:ascii="Arial Nova" w:hAnsi="Arial Nova" w:eastAsia="Arial Nova" w:cs="Arial Nova"/>
        </w:rPr>
        <w:t xml:space="preserve">risk. </w:t>
      </w:r>
      <w:r>
        <w:br/>
      </w:r>
      <w:r>
        <w:br/>
      </w:r>
      <w:r w:rsidRPr="65541130" w:rsidR="4067D1BC">
        <w:rPr>
          <w:rFonts w:ascii="Arial Nova" w:hAnsi="Arial Nova" w:eastAsia="Arial Nova" w:cs="Arial Nova"/>
        </w:rPr>
        <w:t>Stamets will receive a funding to invest</w:t>
      </w:r>
      <w:r w:rsidRPr="65541130" w:rsidR="6AA04484">
        <w:rPr>
          <w:rFonts w:ascii="Arial Nova" w:hAnsi="Arial Nova" w:eastAsia="Arial Nova" w:cs="Arial Nova"/>
        </w:rPr>
        <w:t xml:space="preserve"> </w:t>
      </w:r>
      <w:r w:rsidRPr="2FDF23B2" w:rsidR="6AA04484">
        <w:rPr>
          <w:rFonts w:ascii="Arial Nova" w:hAnsi="Arial Nova" w:eastAsia="Arial Nova" w:cs="Arial Nova"/>
        </w:rPr>
        <w:t>in his ideas on global mental health.</w:t>
      </w:r>
      <w:r w:rsidRPr="4EF5E699">
        <w:rPr>
          <w:rStyle w:val="Voetnootmarkering"/>
          <w:rFonts w:ascii="Arial Nova" w:hAnsi="Arial Nova" w:eastAsia="Arial Nova" w:cs="Arial Nova"/>
          <w:color w:val="3B3838" w:themeColor="background2" w:themeTint="FF" w:themeShade="40"/>
        </w:rPr>
        <w:footnoteReference w:id="31936"/>
      </w:r>
      <w:r w:rsidRPr="2FDF23B2" w:rsidR="6AA04484">
        <w:rPr>
          <w:rFonts w:ascii="Arial Nova" w:hAnsi="Arial Nova" w:eastAsia="Arial Nova" w:cs="Arial Nova"/>
        </w:rPr>
        <w:t xml:space="preserve"> But how would this be managed? Are we ready for making psilocybin into a pharmaceutical drug?</w:t>
      </w:r>
      <w:r w:rsidRPr="2FDF23B2">
        <w:rPr>
          <w:rStyle w:val="Voetnootmarkering"/>
          <w:rFonts w:ascii="Arial Nova" w:hAnsi="Arial Nova" w:eastAsia="Arial Nova" w:cs="Arial Nova"/>
          <w:color w:val="767171" w:themeColor="background2" w:themeTint="FF" w:themeShade="80"/>
        </w:rPr>
        <w:footnoteReference w:id="22912"/>
      </w:r>
      <w:r w:rsidRPr="2FDF23B2" w:rsidR="6AA04484">
        <w:rPr>
          <w:rFonts w:ascii="Arial Nova" w:hAnsi="Arial Nova" w:eastAsia="Arial Nova" w:cs="Arial Nova"/>
        </w:rPr>
        <w:t xml:space="preserve"> If this will be a pharmaceutical for health benefits: </w:t>
      </w:r>
      <w:proofErr w:type="gramStart"/>
      <w:r w:rsidRPr="2FDF23B2" w:rsidR="772BD7D4">
        <w:rPr>
          <w:rFonts w:ascii="Arial Nova" w:hAnsi="Arial Nova" w:eastAsia="Arial Nova" w:cs="Arial Nova"/>
        </w:rPr>
        <w:t>In</w:t>
      </w:r>
      <w:proofErr w:type="gramEnd"/>
      <w:r w:rsidRPr="2FDF23B2" w:rsidR="772BD7D4">
        <w:rPr>
          <w:rFonts w:ascii="Arial Nova" w:hAnsi="Arial Nova" w:eastAsia="Arial Nova" w:cs="Arial Nova"/>
        </w:rPr>
        <w:t xml:space="preserve"> </w:t>
      </w:r>
      <w:r w:rsidRPr="2FDF23B2" w:rsidR="6AA04484">
        <w:rPr>
          <w:rFonts w:ascii="Arial Nova" w:hAnsi="Arial Nova" w:eastAsia="Arial Nova" w:cs="Arial Nova"/>
        </w:rPr>
        <w:t>what kind of proposal are we supposed to imagine this? Will it be micro dosed alike pharmaceuticals that you can buy legally online for recreational use?</w:t>
      </w:r>
      <w:r w:rsidRPr="2FDF23B2" w:rsidR="4FF1BFD2">
        <w:rPr>
          <w:rFonts w:ascii="Arial Nova" w:hAnsi="Arial Nova" w:eastAsia="Arial Nova" w:cs="Arial Nova"/>
        </w:rPr>
        <w:t xml:space="preserve"> </w:t>
      </w:r>
      <w:r>
        <w:br/>
      </w:r>
      <w:r>
        <w:br/>
      </w:r>
      <w:r w:rsidRPr="1A38F639" w:rsidR="681B1FB7">
        <w:rPr>
          <w:rFonts w:ascii="Arial Nova" w:hAnsi="Arial Nova" w:eastAsia="Arial Nova" w:cs="Arial Nova"/>
          <w:color w:val="7030A0"/>
        </w:rPr>
        <w:t xml:space="preserve"> </w:t>
      </w:r>
      <w:r>
        <w:br w:type="page"/>
      </w:r>
    </w:p>
    <w:p w:rsidR="10D22387" w:rsidP="4EF5E699" w:rsidRDefault="7C9F6506" w14:paraId="46EC846A" w14:textId="07A83F5C">
      <w:pPr>
        <w:pStyle w:val="Standaard"/>
        <w:spacing w:line="276" w:lineRule="auto"/>
        <w:ind w:right="1518"/>
        <w:rPr>
          <w:rFonts w:ascii="Arial Nova" w:hAnsi="Arial Nova" w:eastAsia="Arial Nova" w:cs="Arial Nova"/>
          <w:color w:val="auto"/>
        </w:rPr>
      </w:pPr>
      <w:r w:rsidRPr="1A38F639" w:rsidR="6E80D828">
        <w:rPr>
          <w:rFonts w:ascii="Arial Nova" w:hAnsi="Arial Nova" w:eastAsia="Arial Nova" w:cs="Arial Nova"/>
          <w:b w:val="1"/>
          <w:bCs w:val="1"/>
        </w:rPr>
        <w:lastRenderedPageBreak/>
        <w:t>On eco-anxiety</w:t>
      </w:r>
      <w:r w:rsidR="10D22387">
        <w:br/>
      </w:r>
      <w:r w:rsidR="10D22387">
        <w:br/>
      </w:r>
      <w:r w:rsidRPr="4EF5E699" w:rsidR="0DBF276E">
        <w:rPr>
          <w:rFonts w:ascii="Arial Nova" w:hAnsi="Arial Nova" w:eastAsia="Arial Nova" w:cs="Arial Nova"/>
          <w:b w:val="0"/>
          <w:bCs w:val="0"/>
        </w:rPr>
        <w:t>Instead of trying to era</w:t>
      </w:r>
      <w:r w:rsidRPr="4EF5E699" w:rsidR="37C0EC0F">
        <w:rPr>
          <w:rFonts w:ascii="Arial Nova" w:hAnsi="Arial Nova" w:eastAsia="Arial Nova" w:cs="Arial Nova"/>
          <w:b w:val="0"/>
          <w:bCs w:val="0"/>
        </w:rPr>
        <w:t>dicate mental health</w:t>
      </w:r>
      <w:r w:rsidRPr="4EF5E699" w:rsidR="0DBF276E">
        <w:rPr>
          <w:rFonts w:ascii="Arial Nova" w:hAnsi="Arial Nova" w:eastAsia="Arial Nova" w:cs="Arial Nova"/>
          <w:b w:val="0"/>
          <w:bCs w:val="0"/>
        </w:rPr>
        <w:t xml:space="preserve"> </w:t>
      </w:r>
      <w:r w:rsidRPr="4EF5E699" w:rsidR="0DBF276E">
        <w:rPr>
          <w:rFonts w:ascii="Arial Nova" w:hAnsi="Arial Nova" w:eastAsia="Arial Nova" w:cs="Arial Nova"/>
          <w:b w:val="0"/>
          <w:bCs w:val="0"/>
        </w:rPr>
        <w:t>problems, could psilocybin offer us new altitudes besides the medicinal</w:t>
      </w:r>
      <w:r w:rsidRPr="4EF5E699" w:rsidR="11B776AE">
        <w:rPr>
          <w:rFonts w:ascii="Arial Nova" w:hAnsi="Arial Nova" w:eastAsia="Arial Nova" w:cs="Arial Nova"/>
          <w:b w:val="0"/>
          <w:bCs w:val="0"/>
        </w:rPr>
        <w:t xml:space="preserve"> realm? </w:t>
      </w:r>
      <w:r w:rsidRPr="4EF5E699" w:rsidR="3F27BD66">
        <w:rPr>
          <w:rFonts w:ascii="Arial Nova" w:hAnsi="Arial Nova" w:eastAsia="Arial Nova" w:cs="Arial Nova"/>
        </w:rPr>
        <w:t xml:space="preserve">Next to existing jobs, studies, and occasional social activities, also </w:t>
      </w:r>
      <w:r w:rsidRPr="4EF5E699" w:rsidR="3F27BD66">
        <w:rPr>
          <w:rFonts w:ascii="Arial Nova" w:hAnsi="Arial Nova" w:eastAsia="Arial Nova" w:cs="Arial Nova"/>
          <w:u w:val="single"/>
        </w:rPr>
        <w:t>eco-anxiety</w:t>
      </w:r>
      <w:r w:rsidRPr="4EF5E699">
        <w:rPr>
          <w:rStyle w:val="Voetnootmarkering"/>
          <w:rFonts w:ascii="Arial Nova" w:hAnsi="Arial Nova" w:eastAsia="Arial Nova" w:cs="Arial Nova"/>
          <w:color w:val="767171" w:themeColor="background2" w:themeTint="FF" w:themeShade="80"/>
        </w:rPr>
        <w:footnoteReference w:id="13719"/>
      </w:r>
      <w:r w:rsidRPr="4EF5E699" w:rsidR="3F27BD66">
        <w:rPr>
          <w:rFonts w:ascii="Arial Nova" w:hAnsi="Arial Nova" w:eastAsia="Arial Nova" w:cs="Arial Nova"/>
        </w:rPr>
        <w:t xml:space="preserve"> </w:t>
      </w:r>
      <w:r w:rsidRPr="4EF5E699" w:rsidR="3F27BD66">
        <w:rPr>
          <w:rFonts w:ascii="Arial Nova" w:hAnsi="Arial Nova" w:eastAsia="Arial Nova" w:cs="Arial Nova"/>
        </w:rPr>
        <w:t>seems to b</w:t>
      </w:r>
      <w:r w:rsidRPr="4EF5E699" w:rsidR="3F27BD66">
        <w:rPr>
          <w:rFonts w:ascii="Arial Nova" w:hAnsi="Arial Nova" w:eastAsia="Arial Nova" w:cs="Arial Nova"/>
        </w:rPr>
        <w:t>e</w:t>
      </w:r>
      <w:r w:rsidRPr="4EF5E699" w:rsidR="3F27BD66">
        <w:rPr>
          <w:rFonts w:ascii="Arial Nova" w:hAnsi="Arial Nova" w:eastAsia="Arial Nova" w:cs="Arial Nova"/>
        </w:rPr>
        <w:t xml:space="preserve"> a connecting factor of fear when</w:t>
      </w:r>
      <w:r w:rsidRPr="4EF5E699" w:rsidR="3F27BD66">
        <w:rPr>
          <w:rFonts w:ascii="Arial Nova" w:hAnsi="Arial Nova" w:eastAsia="Arial Nova" w:cs="Arial Nova"/>
        </w:rPr>
        <w:t xml:space="preserve"> </w:t>
      </w:r>
      <w:r w:rsidRPr="4EF5E699" w:rsidR="3F27BD66">
        <w:rPr>
          <w:rFonts w:ascii="Arial Nova" w:hAnsi="Arial Nova" w:eastAsia="Arial Nova" w:cs="Arial Nova"/>
        </w:rPr>
        <w:t>we'r</w:t>
      </w:r>
      <w:r w:rsidRPr="4EF5E699" w:rsidR="3F27BD66">
        <w:rPr>
          <w:rFonts w:ascii="Arial Nova" w:hAnsi="Arial Nova" w:eastAsia="Arial Nova" w:cs="Arial Nova"/>
        </w:rPr>
        <w:t>e</w:t>
      </w:r>
      <w:r w:rsidRPr="4EF5E699" w:rsidR="3F27BD66">
        <w:rPr>
          <w:rFonts w:ascii="Arial Nova" w:hAnsi="Arial Nova" w:eastAsia="Arial Nova" w:cs="Arial Nova"/>
        </w:rPr>
        <w:t xml:space="preserve"> trying to shape and imagine </w:t>
      </w:r>
      <w:r w:rsidRPr="4EF5E699" w:rsidR="2DD8CE90">
        <w:rPr>
          <w:rFonts w:ascii="Arial Nova" w:hAnsi="Arial Nova" w:eastAsia="Arial Nova" w:cs="Arial Nova"/>
        </w:rPr>
        <w:t>the human</w:t>
      </w:r>
      <w:r w:rsidRPr="4EF5E699" w:rsidR="3F27BD66">
        <w:rPr>
          <w:rFonts w:ascii="Arial Nova" w:hAnsi="Arial Nova" w:eastAsia="Arial Nova" w:cs="Arial Nova"/>
        </w:rPr>
        <w:t xml:space="preserve"> future.</w:t>
      </w:r>
      <w:r>
        <w:br/>
      </w:r>
      <w:r w:rsidRPr="1A38F639" w:rsidR="793E2A45">
        <w:rPr>
          <w:rFonts w:ascii="Arial Nova" w:hAnsi="Arial Nova" w:eastAsia="Arial Nova" w:cs="Arial Nova"/>
        </w:rPr>
        <w:t xml:space="preserve">As mental health issues are becoming more frequent in </w:t>
      </w:r>
      <w:r w:rsidRPr="1A38F639" w:rsidR="2A794075">
        <w:rPr>
          <w:rFonts w:ascii="Arial Nova" w:hAnsi="Arial Nova" w:eastAsia="Arial Nova" w:cs="Arial Nova"/>
        </w:rPr>
        <w:t xml:space="preserve">capitalist </w:t>
      </w:r>
      <w:r w:rsidRPr="1A38F639" w:rsidR="45A9262B">
        <w:rPr>
          <w:rFonts w:ascii="Arial Nova" w:hAnsi="Arial Nova" w:eastAsia="Arial Nova" w:cs="Arial Nova"/>
        </w:rPr>
        <w:t xml:space="preserve">w</w:t>
      </w:r>
      <w:r w:rsidRPr="1A38F639" w:rsidR="793E2A45">
        <w:rPr>
          <w:rFonts w:ascii="Arial Nova" w:hAnsi="Arial Nova" w:eastAsia="Arial Nova" w:cs="Arial Nova"/>
        </w:rPr>
        <w:t xml:space="preserve">estern society under people my age and younger generations</w:t>
      </w:r>
      <w:r w:rsidRPr="1A38F639" w:rsidR="7622871F">
        <w:rPr>
          <w:rFonts w:ascii="Arial Nova" w:hAnsi="Arial Nova" w:eastAsia="Arial Nova" w:cs="Arial Nova"/>
        </w:rPr>
        <w:t xml:space="preserve">;</w:t>
      </w:r>
      <w:r w:rsidRPr="1A38F639" w:rsidR="793E2A45">
        <w:rPr>
          <w:rFonts w:ascii="Arial Nova" w:hAnsi="Arial Nova" w:eastAsia="Arial Nova" w:cs="Arial Nova"/>
        </w:rPr>
        <w:t xml:space="preserve"> because of working on high demand</w:t>
      </w:r>
      <w:r w:rsidRPr="1A38F639" w:rsidR="5154A8C1">
        <w:rPr>
          <w:rFonts w:ascii="Arial Nova" w:hAnsi="Arial Nova" w:eastAsia="Arial Nova" w:cs="Arial Nova"/>
        </w:rPr>
        <w:t xml:space="preserve"> </w:t>
      </w:r>
      <w:r w:rsidRPr="1A38F639" w:rsidR="793E2A45">
        <w:rPr>
          <w:rFonts w:ascii="Arial Nova" w:hAnsi="Arial Nova" w:eastAsia="Arial Nova" w:cs="Arial Nova"/>
        </w:rPr>
        <w:t xml:space="preserve">always being on –and online available through social media, the</w:t>
      </w:r>
      <w:r w:rsidRPr="1A38F639" w:rsidR="793E2A45">
        <w:rPr>
          <w:rFonts w:ascii="Arial Nova" w:hAnsi="Arial Nova" w:eastAsia="Arial Nova" w:cs="Arial Nova"/>
        </w:rPr>
        <w:t xml:space="preserve"> </w:t>
      </w:r>
      <w:r w:rsidRPr="1A38F639" w:rsidR="793E2A45">
        <w:rPr>
          <w:rFonts w:ascii="Arial Nova" w:hAnsi="Arial Nova" w:eastAsia="Arial Nova" w:cs="Arial Nova"/>
        </w:rPr>
        <w:t xml:space="preserve">interne</w:t>
      </w:r>
      <w:r w:rsidRPr="1A38F639" w:rsidR="793E2A45">
        <w:rPr>
          <w:rFonts w:ascii="Arial Nova" w:hAnsi="Arial Nova" w:eastAsia="Arial Nova" w:cs="Arial Nova"/>
        </w:rPr>
        <w:t xml:space="preserve">t</w:t>
      </w:r>
      <w:r w:rsidRPr="1A38F639" w:rsidR="793E2A45">
        <w:rPr>
          <w:rFonts w:ascii="Arial Nova" w:hAnsi="Arial Nova" w:eastAsia="Arial Nova" w:cs="Arial Nova"/>
        </w:rPr>
        <w:t xml:space="preserve"> and the pressure of "succeeding” and not being a failure</w:t>
      </w:r>
      <w:r w:rsidRPr="1A38F639" w:rsidR="29A3A3AC">
        <w:rPr>
          <w:rFonts w:ascii="Arial Nova" w:hAnsi="Arial Nova" w:eastAsia="Arial Nova" w:cs="Arial Nova"/>
        </w:rPr>
        <w:t xml:space="preserve">,</w:t>
      </w:r>
      <w:r w:rsidRPr="1A38F639" w:rsidR="793E2A45">
        <w:rPr>
          <w:rFonts w:ascii="Arial Nova" w:hAnsi="Arial Nova" w:eastAsia="Arial Nova" w:cs="Arial Nova"/>
        </w:rPr>
        <w:t xml:space="preserve"> has opened a new development for su</w:t>
      </w:r>
      <w:r w:rsidRPr="1A38F639" w:rsidR="497F4420">
        <w:rPr>
          <w:rFonts w:ascii="Arial Nova" w:hAnsi="Arial Nova" w:eastAsia="Arial Nova" w:cs="Arial Nova"/>
        </w:rPr>
        <w:t xml:space="preserve">p</w:t>
      </w:r>
      <w:r w:rsidRPr="1A38F639" w:rsidR="793E2A45">
        <w:rPr>
          <w:rFonts w:ascii="Arial Nova" w:hAnsi="Arial Nova" w:eastAsia="Arial Nova" w:cs="Arial Nova"/>
        </w:rPr>
        <w:t xml:space="preserve">pressed anxiety and stress, just waiting around the corner. I hear</w:t>
      </w:r>
      <w:r w:rsidRPr="1A38F639" w:rsidR="793E2A45">
        <w:rPr>
          <w:rFonts w:ascii="Arial Nova" w:hAnsi="Arial Nova" w:eastAsia="Arial Nova" w:cs="Arial Nova"/>
        </w:rPr>
        <w:t xml:space="preserve"> </w:t>
      </w:r>
      <w:r w:rsidRPr="1A38F639" w:rsidR="793E2A45">
        <w:rPr>
          <w:rFonts w:ascii="Arial Nova" w:hAnsi="Arial Nova" w:eastAsia="Arial Nova" w:cs="Arial Nova"/>
        </w:rPr>
        <w:t xml:space="preserve">more and mor</w:t>
      </w:r>
      <w:r w:rsidRPr="1A38F639" w:rsidR="793E2A45">
        <w:rPr>
          <w:rFonts w:ascii="Arial Nova" w:hAnsi="Arial Nova" w:eastAsia="Arial Nova" w:cs="Arial Nova"/>
        </w:rPr>
        <w:t xml:space="preserve">e</w:t>
      </w:r>
      <w:r w:rsidRPr="1A38F639" w:rsidR="793E2A45">
        <w:rPr>
          <w:rFonts w:ascii="Arial Nova" w:hAnsi="Arial Nova" w:eastAsia="Arial Nova" w:cs="Arial Nova"/>
        </w:rPr>
        <w:t xml:space="preserve"> young people dealing with burnouts and the overall exhaustion that has made </w:t>
      </w:r>
      <w:r w:rsidRPr="1A38F639" w:rsidR="5C02A86D">
        <w:rPr>
          <w:rFonts w:ascii="Arial Nova" w:hAnsi="Arial Nova" w:eastAsia="Arial Nova" w:cs="Arial Nova"/>
        </w:rPr>
        <w:t>them</w:t>
      </w:r>
      <w:r w:rsidRPr="1A38F639" w:rsidR="793E2A45">
        <w:rPr>
          <w:rFonts w:ascii="Arial Nova" w:hAnsi="Arial Nova" w:eastAsia="Arial Nova" w:cs="Arial Nova"/>
        </w:rPr>
        <w:t xml:space="preserve"> look for coping mechanisms to</w:t>
      </w:r>
      <w:r w:rsidRPr="1A38F639" w:rsidR="39B28948">
        <w:rPr>
          <w:rFonts w:ascii="Arial Nova" w:hAnsi="Arial Nova" w:eastAsia="Arial Nova" w:cs="Arial Nova"/>
        </w:rPr>
        <w:t xml:space="preserve"> </w:t>
      </w:r>
      <w:r w:rsidRPr="1A38F639" w:rsidR="58186437">
        <w:rPr>
          <w:rFonts w:ascii="Arial Nova" w:hAnsi="Arial Nova" w:eastAsia="Arial Nova" w:cs="Arial Nova"/>
        </w:rPr>
        <w:t>often</w:t>
      </w:r>
      <w:r w:rsidRPr="1A38F639" w:rsidR="793E2A45">
        <w:rPr>
          <w:rFonts w:ascii="Arial Nova" w:hAnsi="Arial Nova" w:eastAsia="Arial Nova" w:cs="Arial Nova"/>
        </w:rPr>
        <w:t xml:space="preserve"> escape </w:t>
      </w:r>
      <w:bookmarkStart w:name="_Int_JYfTPqfU" w:id="10489801"/>
      <w:r w:rsidRPr="1A38F639" w:rsidR="793E2A45">
        <w:rPr>
          <w:rFonts w:ascii="Arial Nova" w:hAnsi="Arial Nova" w:eastAsia="Arial Nova" w:cs="Arial Nova"/>
        </w:rPr>
        <w:t xml:space="preserve">reality.</w:t>
      </w:r>
      <w:r w:rsidRPr="4EF5E699">
        <w:rPr>
          <w:rStyle w:val="Voetnootmarkering"/>
          <w:rFonts w:ascii="Arial Nova" w:hAnsi="Arial Nova" w:eastAsia="Arial Nova" w:cs="Arial Nova"/>
          <w:color w:val="7B7B7B" w:themeColor="accent3" w:themeTint="FF" w:themeShade="BF"/>
        </w:rPr>
        <w:footnoteReference w:id="31685"/>
      </w:r>
      <w:bookmarkEnd w:id="10489801"/>
      <w:r w:rsidRPr="1A38F639" w:rsidR="793E2A45">
        <w:rPr>
          <w:rFonts w:ascii="Arial Nova" w:hAnsi="Arial Nova" w:eastAsia="Arial Nova" w:cs="Arial Nova"/>
        </w:rPr>
        <w:t xml:space="preserve"> </w:t>
      </w:r>
      <w:r w:rsidRPr="1A38F639" w:rsidR="793E2A45">
        <w:rPr>
          <w:rFonts w:ascii="Arial Nova" w:hAnsi="Arial Nova" w:eastAsia="Arial Nova" w:cs="Arial Nova"/>
        </w:rPr>
        <w:t xml:space="preserve">The term eco-anxiety</w:t>
      </w:r>
      <w:r w:rsidRPr="1A38F639" w:rsidR="793E2A45">
        <w:rPr>
          <w:rFonts w:ascii="Arial Nova" w:hAnsi="Arial Nova" w:eastAsia="Arial Nova" w:cs="Arial Nova"/>
        </w:rPr>
        <w:t xml:space="preserve"> was used and described as</w:t>
      </w:r>
      <w:r w:rsidRPr="1A38F639" w:rsidR="793E2A45">
        <w:rPr>
          <w:rFonts w:ascii="Arial Nova" w:hAnsi="Arial Nova" w:eastAsia="Arial Nova" w:cs="Arial Nova"/>
          <w:color w:val="767171" w:themeColor="background2" w:themeShade="80"/>
        </w:rPr>
        <w:t xml:space="preserve"> </w:t>
      </w:r>
      <w:r>
        <w:br/>
      </w:r>
      <w:r w:rsidRPr="1A38F639" w:rsidR="793E2A45">
        <w:rPr>
          <w:rFonts w:ascii="Arial Nova" w:hAnsi="Arial Nova" w:eastAsia="Arial Nova" w:cs="Arial Nova"/>
          <w:color w:val="767171" w:themeColor="background2" w:themeShade="80"/>
        </w:rPr>
        <w:t xml:space="preserve">“a chronic fear of environmental doom.”</w:t>
      </w:r>
      <w:r w:rsidRPr="1A38F639" w:rsidR="793E2A45">
        <w:rPr>
          <w:rFonts w:ascii="Arial Nova" w:hAnsi="Arial Nova" w:eastAsia="Arial Nova" w:cs="Arial Nova"/>
        </w:rPr>
        <w:t xml:space="preserve"> by the APA</w:t>
      </w:r>
      <w:r w:rsidRPr="1A38F639" w:rsidR="10D22387">
        <w:rPr>
          <w:rStyle w:val="Voetnootmarkering"/>
          <w:rFonts w:ascii="Arial Nova" w:hAnsi="Arial Nova" w:eastAsia="Arial Nova" w:cs="Arial Nova"/>
          <w:color w:val="767171" w:themeColor="background2" w:themeShade="80"/>
        </w:rPr>
        <w:footnoteReference w:id="11"/>
      </w:r>
      <w:r w:rsidRPr="1A38F639" w:rsidR="793E2A45">
        <w:rPr>
          <w:rFonts w:ascii="Arial Nova" w:hAnsi="Arial Nova" w:eastAsia="Arial Nova" w:cs="Arial Nova"/>
        </w:rPr>
        <w:t xml:space="preserve"> in 2017. </w:t>
      </w:r>
      <w:r>
        <w:br/>
      </w:r>
      <w:r>
        <w:tab/>
      </w:r>
      <w:r>
        <w:tab/>
      </w:r>
      <w:r w:rsidRPr="4EF5E699" w:rsidR="49900A07">
        <w:rPr>
          <w:rFonts w:ascii="Arial Nova" w:hAnsi="Arial Nova" w:eastAsia="Arial Nova" w:cs="Arial Nova"/>
        </w:rPr>
        <w:t>But climate a</w:t>
      </w:r>
      <w:r w:rsidRPr="4EF5E699" w:rsidR="60C015C7">
        <w:rPr>
          <w:rFonts w:ascii="Arial Nova" w:hAnsi="Arial Nova" w:eastAsia="Arial Nova" w:cs="Arial Nova"/>
        </w:rPr>
        <w:t>nxiety has close roots and strong ties with the global history of racism and</w:t>
      </w:r>
      <w:r w:rsidRPr="4EF5E699" w:rsidR="2363CABA">
        <w:rPr>
          <w:rFonts w:ascii="Arial Nova" w:hAnsi="Arial Nova" w:eastAsia="Arial Nova" w:cs="Arial Nova"/>
        </w:rPr>
        <w:t xml:space="preserve"> capitalist</w:t>
      </w:r>
      <w:r w:rsidRPr="4EF5E699" w:rsidR="60C015C7">
        <w:rPr>
          <w:rFonts w:ascii="Arial Nova" w:hAnsi="Arial Nova" w:eastAsia="Arial Nova" w:cs="Arial Nova"/>
        </w:rPr>
        <w:t xml:space="preserve"> colonialism</w:t>
      </w:r>
      <w:r w:rsidRPr="4EF5E699">
        <w:rPr>
          <w:rStyle w:val="Voetnootmarkering"/>
          <w:rFonts w:ascii="Arial Nova" w:hAnsi="Arial Nova" w:eastAsia="Arial Nova" w:cs="Arial Nova"/>
          <w:color w:val="767171" w:themeColor="background2" w:themeTint="FF" w:themeShade="80"/>
        </w:rPr>
        <w:footnoteReference w:id="28464"/>
      </w:r>
      <w:r w:rsidRPr="4EF5E699" w:rsidR="60C015C7">
        <w:rPr>
          <w:rFonts w:ascii="Arial Nova" w:hAnsi="Arial Nova" w:eastAsia="Arial Nova" w:cs="Arial Nova"/>
        </w:rPr>
        <w:t>.</w:t>
      </w:r>
      <w:r w:rsidRPr="4EF5E699" w:rsidR="5594E978">
        <w:rPr>
          <w:rFonts w:ascii="Arial Nova" w:hAnsi="Arial Nova" w:eastAsia="Arial Nova" w:cs="Arial Nova"/>
        </w:rPr>
        <w:t xml:space="preserve"> </w:t>
      </w:r>
      <w:r w:rsidRPr="4EF5E699" w:rsidR="2FF78B76">
        <w:rPr>
          <w:rFonts w:ascii="Arial Nova" w:hAnsi="Arial Nova" w:eastAsia="Arial Nova" w:cs="Arial Nova"/>
        </w:rPr>
        <w:t>Tori Tsui</w:t>
      </w:r>
      <w:r w:rsidRPr="4EF5E699" w:rsidR="2FF78B76">
        <w:rPr>
          <w:rFonts w:ascii="Arial Nova" w:hAnsi="Arial Nova" w:eastAsia="Arial Nova" w:cs="Arial Nova"/>
        </w:rPr>
        <w:t>,</w:t>
      </w:r>
      <w:r w:rsidRPr="4EF5E699" w:rsidR="2FF78B76">
        <w:rPr>
          <w:rFonts w:ascii="Arial Nova" w:hAnsi="Arial Nova" w:eastAsia="Arial Nova" w:cs="Arial Nova"/>
        </w:rPr>
        <w:t xml:space="preserve"> </w:t>
      </w:r>
      <w:r w:rsidRPr="4EF5E699" w:rsidR="77046278">
        <w:rPr>
          <w:rFonts w:ascii="Arial Nova" w:hAnsi="Arial Nova" w:eastAsia="Arial Nova" w:cs="Arial Nova"/>
        </w:rPr>
        <w:t>is a climate justice activist</w:t>
      </w:r>
      <w:r w:rsidRPr="4EF5E699" w:rsidR="6AEC18E5">
        <w:rPr>
          <w:rFonts w:ascii="Arial Nova" w:hAnsi="Arial Nova" w:eastAsia="Arial Nova" w:cs="Arial Nova"/>
        </w:rPr>
        <w:t xml:space="preserve"> </w:t>
      </w:r>
      <w:r w:rsidRPr="4EF5E699" w:rsidR="6ECE01DA">
        <w:rPr>
          <w:rFonts w:ascii="Arial Nova" w:hAnsi="Arial Nova" w:eastAsia="Arial Nova" w:cs="Arial Nova"/>
        </w:rPr>
        <w:t xml:space="preserve">who advocates for fair climate policy by making an intersectional environment where climate action </w:t>
      </w:r>
      <w:r w:rsidRPr="4EF5E699" w:rsidR="25317DC1">
        <w:rPr>
          <w:rFonts w:ascii="Arial Nova" w:hAnsi="Arial Nova" w:eastAsia="Arial Nova" w:cs="Arial Nova"/>
        </w:rPr>
        <w:t>is organised “transformative and inclusiv</w:t>
      </w:r>
      <w:r w:rsidRPr="4EF5E699" w:rsidR="25317DC1">
        <w:rPr>
          <w:rFonts w:ascii="Arial Nova" w:hAnsi="Arial Nova" w:eastAsia="Arial Nova" w:cs="Arial Nova"/>
        </w:rPr>
        <w:t>e</w:t>
      </w:r>
      <w:r w:rsidRPr="4EF5E699" w:rsidR="25317DC1">
        <w:rPr>
          <w:rFonts w:ascii="Arial Nova" w:hAnsi="Arial Nova" w:eastAsia="Arial Nova" w:cs="Arial Nova"/>
        </w:rPr>
        <w:t>”</w:t>
      </w:r>
      <w:r w:rsidRPr="4EF5E699" w:rsidR="17AA65C5">
        <w:rPr>
          <w:rFonts w:ascii="Arial Nova" w:hAnsi="Arial Nova" w:eastAsia="Arial Nova" w:cs="Arial Nova"/>
        </w:rPr>
        <w:t>.</w:t>
      </w:r>
      <w:r w:rsidRPr="4EF5E699" w:rsidR="17AA65C5">
        <w:rPr>
          <w:rFonts w:ascii="Arial Nova" w:hAnsi="Arial Nova" w:eastAsia="Arial Nova" w:cs="Arial Nova"/>
        </w:rPr>
        <w:t xml:space="preserve"> In </w:t>
      </w:r>
      <w:r w:rsidRPr="4EF5E699" w:rsidR="60D7FD75">
        <w:rPr>
          <w:rFonts w:ascii="Arial Nova" w:hAnsi="Arial Nova" w:eastAsia="Arial Nova" w:cs="Arial Nova"/>
        </w:rPr>
        <w:t>an</w:t>
      </w:r>
      <w:r w:rsidRPr="4EF5E699" w:rsidR="60D7FD75">
        <w:rPr>
          <w:rFonts w:ascii="Arial Nova" w:hAnsi="Arial Nova" w:eastAsia="Arial Nova" w:cs="Arial Nova"/>
        </w:rPr>
        <w:t xml:space="preserve"> interview with </w:t>
      </w:r>
      <w:r w:rsidRPr="4EF5E699" w:rsidR="5EF66D33">
        <w:rPr>
          <w:rFonts w:ascii="Arial Nova" w:hAnsi="Arial Nova" w:eastAsia="Arial Nova" w:cs="Arial Nova"/>
        </w:rPr>
        <w:t>Daphne</w:t>
      </w:r>
      <w:r w:rsidRPr="4EF5E699" w:rsidR="5EF66D33">
        <w:rPr>
          <w:rFonts w:ascii="Arial Nova" w:hAnsi="Arial Nova" w:eastAsia="Arial Nova" w:cs="Arial Nova"/>
        </w:rPr>
        <w:t xml:space="preserve"> </w:t>
      </w:r>
      <w:r w:rsidRPr="4EF5E699" w:rsidR="5EF66D33">
        <w:rPr>
          <w:rFonts w:ascii="Arial Nova" w:hAnsi="Arial Nova" w:eastAsia="Arial Nova" w:cs="Arial Nova"/>
        </w:rPr>
        <w:t>Chouliarak</w:t>
      </w:r>
      <w:r w:rsidRPr="4EF5E699" w:rsidR="5EF66D33">
        <w:rPr>
          <w:rFonts w:ascii="Arial Nova" w:hAnsi="Arial Nova" w:eastAsia="Arial Nova" w:cs="Arial Nova"/>
        </w:rPr>
        <w:t>i</w:t>
      </w:r>
      <w:r w:rsidRPr="4EF5E699" w:rsidR="5EF66D33">
        <w:rPr>
          <w:rFonts w:ascii="Arial Nova" w:hAnsi="Arial Nova" w:eastAsia="Arial Nova" w:cs="Arial Nova"/>
        </w:rPr>
        <w:t xml:space="preserve"> Milner, Tsui explores and</w:t>
      </w:r>
      <w:r w:rsidRPr="4EF5E699" w:rsidR="5EF66D33">
        <w:rPr>
          <w:rFonts w:ascii="Arial Nova" w:hAnsi="Arial Nova" w:eastAsia="Arial Nova" w:cs="Arial Nova"/>
        </w:rPr>
        <w:t xml:space="preserve"> </w:t>
      </w:r>
      <w:r w:rsidRPr="4EF5E699" w:rsidR="5EF66D33">
        <w:rPr>
          <w:rFonts w:ascii="Arial Nova" w:hAnsi="Arial Nova" w:eastAsia="Arial Nova" w:cs="Arial Nova"/>
        </w:rPr>
        <w:t>opens u</w:t>
      </w:r>
      <w:r w:rsidRPr="4EF5E699" w:rsidR="5EF66D33">
        <w:rPr>
          <w:rFonts w:ascii="Arial Nova" w:hAnsi="Arial Nova" w:eastAsia="Arial Nova" w:cs="Arial Nova"/>
        </w:rPr>
        <w:t>p</w:t>
      </w:r>
      <w:r w:rsidRPr="4EF5E699" w:rsidR="5EF66D33">
        <w:rPr>
          <w:rFonts w:ascii="Arial Nova" w:hAnsi="Arial Nova" w:eastAsia="Arial Nova" w:cs="Arial Nova"/>
        </w:rPr>
        <w:t xml:space="preserve"> about the misconceptions there are</w:t>
      </w:r>
      <w:r w:rsidRPr="4EF5E699" w:rsidR="362D47B1">
        <w:rPr>
          <w:rFonts w:ascii="Arial Nova" w:hAnsi="Arial Nova" w:eastAsia="Arial Nova" w:cs="Arial Nova"/>
        </w:rPr>
        <w:t xml:space="preserve"> about eco-</w:t>
      </w:r>
      <w:r w:rsidRPr="4EF5E699" w:rsidR="362D47B1">
        <w:rPr>
          <w:rFonts w:ascii="Arial Nova" w:hAnsi="Arial Nova" w:eastAsia="Arial Nova" w:cs="Arial Nova"/>
        </w:rPr>
        <w:t>anxiet</w:t>
      </w:r>
      <w:r w:rsidRPr="4EF5E699" w:rsidR="362D47B1">
        <w:rPr>
          <w:rFonts w:ascii="Arial Nova" w:hAnsi="Arial Nova" w:eastAsia="Arial Nova" w:cs="Arial Nova"/>
        </w:rPr>
        <w:t>y</w:t>
      </w:r>
      <w:r w:rsidRPr="4EF5E699" w:rsidR="362D47B1">
        <w:rPr>
          <w:rFonts w:ascii="Arial Nova" w:hAnsi="Arial Nova" w:eastAsia="Arial Nova" w:cs="Arial Nova"/>
        </w:rPr>
        <w:t xml:space="preserve"> and that mental health is a “planetary healt</w:t>
      </w:r>
      <w:r w:rsidRPr="4EF5E699" w:rsidR="362D47B1">
        <w:rPr>
          <w:rFonts w:ascii="Arial Nova" w:hAnsi="Arial Nova" w:eastAsia="Arial Nova" w:cs="Arial Nova"/>
        </w:rPr>
        <w:t>h</w:t>
      </w:r>
      <w:r w:rsidRPr="4EF5E699" w:rsidR="362D47B1">
        <w:rPr>
          <w:rFonts w:ascii="Arial Nova" w:hAnsi="Arial Nova" w:eastAsia="Arial Nova" w:cs="Arial Nova"/>
          <w:color w:val="auto"/>
        </w:rPr>
        <w:t>”</w:t>
      </w:r>
      <w:r w:rsidRPr="4EF5E699" w:rsidR="362D47B1">
        <w:rPr>
          <w:rFonts w:ascii="Arial Nova" w:hAnsi="Arial Nova" w:eastAsia="Arial Nova" w:cs="Arial Nova"/>
          <w:color w:val="auto"/>
        </w:rPr>
        <w:t>,</w:t>
      </w:r>
      <w:r w:rsidRPr="4EF5E699" w:rsidR="362D47B1">
        <w:rPr>
          <w:rFonts w:ascii="Arial Nova" w:hAnsi="Arial Nova" w:eastAsia="Arial Nova" w:cs="Arial Nova"/>
          <w:color w:val="auto"/>
        </w:rPr>
        <w:t xml:space="preserve"> as peop</w:t>
      </w:r>
      <w:r w:rsidRPr="4EF5E699" w:rsidR="5C403796">
        <w:rPr>
          <w:rFonts w:ascii="Arial Nova" w:hAnsi="Arial Nova" w:eastAsia="Arial Nova" w:cs="Arial Nova"/>
          <w:color w:val="auto"/>
        </w:rPr>
        <w:t xml:space="preserve">le that are </w:t>
      </w:r>
      <w:r w:rsidRPr="4EF5E699" w:rsidR="7C6A4C31">
        <w:rPr>
          <w:rFonts w:ascii="Arial Nova" w:hAnsi="Arial Nova" w:eastAsia="Arial Nova" w:cs="Arial Nova"/>
          <w:color w:val="auto"/>
        </w:rPr>
        <w:t xml:space="preserve">most </w:t>
      </w:r>
      <w:r w:rsidRPr="4EF5E699" w:rsidR="5C403796">
        <w:rPr>
          <w:rFonts w:ascii="Arial Nova" w:hAnsi="Arial Nova" w:eastAsia="Arial Nova" w:cs="Arial Nova"/>
          <w:color w:val="auto"/>
        </w:rPr>
        <w:t xml:space="preserve">affected by the climate crisis are not included in the </w:t>
      </w:r>
      <w:r w:rsidRPr="4EF5E699" w:rsidR="5C403796">
        <w:rPr>
          <w:rFonts w:ascii="Arial Nova" w:hAnsi="Arial Nova" w:eastAsia="Arial Nova" w:cs="Arial Nova"/>
          <w:color w:val="auto"/>
        </w:rPr>
        <w:t xml:space="preserve">discussion </w:t>
      </w:r>
      <w:r w:rsidRPr="4EF5E699" w:rsidR="647D0C76">
        <w:rPr>
          <w:rFonts w:ascii="Arial Nova" w:hAnsi="Arial Nova" w:eastAsia="Arial Nova" w:cs="Arial Nova"/>
          <w:color w:val="auto"/>
        </w:rPr>
        <w:t xml:space="preserve">of mental health and eco-anxiety. Tsui: </w:t>
      </w:r>
      <w:r w:rsidRPr="4EF5E699" w:rsidR="647D0C76">
        <w:rPr>
          <w:rFonts w:ascii="Arial Nova" w:hAnsi="Arial Nova" w:eastAsia="Arial Nova" w:cs="Arial Nova"/>
          <w:color w:val="767171" w:themeColor="background2" w:themeTint="FF" w:themeShade="80"/>
        </w:rPr>
        <w:t>“I</w:t>
      </w:r>
      <w:r w:rsidRPr="4EF5E699" w:rsidR="647D0C76">
        <w:rPr>
          <w:rFonts w:ascii="Arial Nova" w:hAnsi="Arial Nova" w:eastAsia="Arial Nova" w:cs="Arial Nova"/>
          <w:color w:val="767171" w:themeColor="background2" w:themeTint="FF" w:themeShade="80"/>
        </w:rPr>
        <w:t xml:space="preserve"> </w:t>
      </w:r>
      <w:r w:rsidRPr="4EF5E699" w:rsidR="647D0C76">
        <w:rPr>
          <w:rFonts w:ascii="Arial Nova" w:hAnsi="Arial Nova" w:eastAsia="Arial Nova" w:cs="Arial Nova"/>
          <w:color w:val="767171" w:themeColor="background2" w:themeTint="FF" w:themeShade="80"/>
        </w:rPr>
        <w:t>don’</w:t>
      </w:r>
      <w:r w:rsidRPr="4EF5E699" w:rsidR="647D0C76">
        <w:rPr>
          <w:rFonts w:ascii="Arial Nova" w:hAnsi="Arial Nova" w:eastAsia="Arial Nova" w:cs="Arial Nova"/>
          <w:color w:val="767171" w:themeColor="background2" w:themeTint="FF" w:themeShade="80"/>
        </w:rPr>
        <w:t>t</w:t>
      </w:r>
      <w:r w:rsidRPr="4EF5E699" w:rsidR="647D0C76">
        <w:rPr>
          <w:rFonts w:ascii="Arial Nova" w:hAnsi="Arial Nova" w:eastAsia="Arial Nova" w:cs="Arial Nova"/>
          <w:color w:val="767171" w:themeColor="background2" w:themeTint="FF" w:themeShade="80"/>
        </w:rPr>
        <w:t xml:space="preserve"> dream of</w:t>
      </w:r>
      <w:r w:rsidRPr="4EF5E699" w:rsidR="647D0C76">
        <w:rPr>
          <w:rFonts w:ascii="Arial Nova" w:hAnsi="Arial Nova" w:eastAsia="Arial Nova" w:cs="Arial Nova"/>
          <w:color w:val="767171" w:themeColor="background2" w:themeTint="FF" w:themeShade="80"/>
        </w:rPr>
        <w:t xml:space="preserve"> </w:t>
      </w:r>
      <w:r w:rsidRPr="4EF5E699" w:rsidR="647D0C76">
        <w:rPr>
          <w:rFonts w:ascii="Arial Nova" w:hAnsi="Arial Nova" w:eastAsia="Arial Nova" w:cs="Arial Nova"/>
          <w:color w:val="767171" w:themeColor="background2" w:themeTint="FF" w:themeShade="80"/>
        </w:rPr>
        <w:t>labo</w:t>
      </w:r>
      <w:r w:rsidRPr="4EF5E699" w:rsidR="647D0C76">
        <w:rPr>
          <w:rFonts w:ascii="Arial Nova" w:hAnsi="Arial Nova" w:eastAsia="Arial Nova" w:cs="Arial Nova"/>
          <w:color w:val="767171" w:themeColor="background2" w:themeTint="FF" w:themeShade="80"/>
        </w:rPr>
        <w:t>r</w:t>
      </w:r>
      <w:r w:rsidRPr="4EF5E699" w:rsidR="647D0C76">
        <w:rPr>
          <w:rFonts w:ascii="Arial Nova" w:hAnsi="Arial Nova" w:eastAsia="Arial Nova" w:cs="Arial Nova"/>
          <w:color w:val="767171" w:themeColor="background2" w:themeTint="FF" w:themeShade="80"/>
        </w:rPr>
        <w:t>. Capitalism is a huge aspect of my poor mental</w:t>
      </w:r>
      <w:r w:rsidRPr="4EF5E699" w:rsidR="647D0C76">
        <w:rPr>
          <w:rFonts w:ascii="Arial Nova" w:hAnsi="Arial Nova" w:eastAsia="Arial Nova" w:cs="Arial Nova"/>
          <w:color w:val="767171" w:themeColor="background2" w:themeTint="FF" w:themeShade="80"/>
        </w:rPr>
        <w:t xml:space="preserve"> </w:t>
      </w:r>
      <w:r w:rsidRPr="4EF5E699" w:rsidR="647D0C76">
        <w:rPr>
          <w:rFonts w:ascii="Arial Nova" w:hAnsi="Arial Nova" w:eastAsia="Arial Nova" w:cs="Arial Nova"/>
          <w:color w:val="767171" w:themeColor="background2" w:themeTint="FF" w:themeShade="80"/>
        </w:rPr>
        <w:t>healt</w:t>
      </w:r>
      <w:r w:rsidRPr="4EF5E699" w:rsidR="647D0C76">
        <w:rPr>
          <w:rFonts w:ascii="Arial Nova" w:hAnsi="Arial Nova" w:eastAsia="Arial Nova" w:cs="Arial Nova"/>
          <w:color w:val="767171" w:themeColor="background2" w:themeTint="FF" w:themeShade="80"/>
        </w:rPr>
        <w:t>h</w:t>
      </w:r>
      <w:r w:rsidRPr="4EF5E699" w:rsidR="647D0C76">
        <w:rPr>
          <w:rFonts w:ascii="Arial Nova" w:hAnsi="Arial Nova" w:eastAsia="Arial Nova" w:cs="Arial Nova"/>
          <w:color w:val="767171" w:themeColor="background2" w:themeTint="FF" w:themeShade="80"/>
        </w:rPr>
        <w:t xml:space="preserve"> and the climate crisis is a product of that. Our overuse of commodified care and our distance from community care is intentional and </w:t>
      </w:r>
      <w:r>
        <w:br/>
      </w:r>
      <w:r w:rsidRPr="4EF5E699" w:rsidR="647D0C76">
        <w:rPr>
          <w:rFonts w:ascii="Arial Nova" w:hAnsi="Arial Nova" w:eastAsia="Arial Nova" w:cs="Arial Nova"/>
          <w:color w:val="767171" w:themeColor="background2" w:themeTint="FF" w:themeShade="80"/>
        </w:rPr>
        <w:t>it is making us sick.”</w:t>
      </w:r>
      <w:r w:rsidRPr="4EF5E699">
        <w:rPr>
          <w:rStyle w:val="Voetnootmarkering"/>
          <w:rFonts w:ascii="Arial Nova" w:hAnsi="Arial Nova" w:eastAsia="Arial Nova" w:cs="Arial Nova"/>
          <w:color w:val="767171" w:themeColor="background2" w:themeTint="FF" w:themeShade="80"/>
        </w:rPr>
        <w:footnoteReference w:id="17459"/>
      </w:r>
    </w:p>
    <w:p w:rsidR="10D22387" w:rsidP="4EF5E699" w:rsidRDefault="7C9F6506" w14:paraId="425FFD41" w14:textId="15824EA0">
      <w:pPr>
        <w:pStyle w:val="Standaard"/>
        <w:spacing w:line="276" w:lineRule="auto"/>
        <w:ind w:right="1518"/>
        <w:rPr>
          <w:rFonts w:ascii="Georgia Pro" w:hAnsi="Georgia Pro" w:eastAsia="Georgia Pro" w:cs="Georgia Pro"/>
          <w:color w:val="767171" w:themeColor="background2" w:themeShade="80"/>
        </w:rPr>
      </w:pPr>
      <w:r w:rsidRPr="4EF5E699" w:rsidR="04C74A9C">
        <w:rPr>
          <w:rFonts w:ascii="Arial Nova" w:hAnsi="Arial Nova" w:eastAsia="Arial Nova" w:cs="Arial Nova"/>
          <w:color w:val="auto"/>
        </w:rPr>
        <w:t xml:space="preserve">As</w:t>
      </w:r>
      <w:r w:rsidRPr="4EF5E699" w:rsidR="793E2A45">
        <w:rPr>
          <w:rFonts w:ascii="Arial Nova" w:hAnsi="Arial Nova" w:eastAsia="Arial Nova" w:cs="Arial Nova"/>
          <w:color w:val="auto"/>
        </w:rPr>
        <w:t xml:space="preserve"> heatwaves and natural disasters</w:t>
      </w:r>
      <w:r w:rsidRPr="4EF5E699" w:rsidR="793E2A45">
        <w:rPr>
          <w:rFonts w:ascii="Arial Nova" w:hAnsi="Arial Nova" w:eastAsia="Arial Nova" w:cs="Arial Nova"/>
          <w:color w:val="auto"/>
        </w:rPr>
        <w:t xml:space="preserve"> </w:t>
      </w:r>
      <w:r w:rsidRPr="4EF5E699" w:rsidR="793E2A45">
        <w:rPr>
          <w:rFonts w:ascii="Arial Nova" w:hAnsi="Arial Nova" w:eastAsia="Arial Nova" w:cs="Arial Nova"/>
          <w:color w:val="auto"/>
        </w:rPr>
        <w:t xml:space="preserve">peaked</w:t>
      </w:r>
      <w:r w:rsidRPr="1A38F639" w:rsidR="3CA14435">
        <w:rPr>
          <w:rFonts w:ascii="Arial Nova" w:hAnsi="Arial Nova" w:eastAsia="Arial Nova" w:cs="Arial Nova"/>
        </w:rPr>
        <w:t xml:space="preserve"> i</w:t>
      </w:r>
      <w:r w:rsidRPr="1A38F639" w:rsidR="793E2A45">
        <w:rPr>
          <w:rFonts w:ascii="Arial Nova" w:hAnsi="Arial Nova" w:eastAsia="Arial Nova" w:cs="Arial Nova"/>
        </w:rPr>
        <w:t xml:space="preserve">n 2019</w:t>
      </w:r>
      <w:r w:rsidRPr="1A38F639" w:rsidR="10D22387">
        <w:rPr>
          <w:rStyle w:val="Voetnootmarkering"/>
          <w:rFonts w:ascii="Arial Nova" w:hAnsi="Arial Nova" w:eastAsia="Arial Nova" w:cs="Arial Nova"/>
          <w:color w:val="767171" w:themeColor="background2" w:themeShade="80"/>
        </w:rPr>
        <w:footnoteReference w:id="12"/>
      </w:r>
      <w:r w:rsidRPr="1A38F639" w:rsidR="793E2A45">
        <w:rPr>
          <w:rFonts w:ascii="Arial Nova" w:hAnsi="Arial Nova" w:eastAsia="Arial Nova" w:cs="Arial Nova"/>
        </w:rPr>
        <w:t xml:space="preserve">, the rise </w:t>
      </w:r>
      <w:r>
        <w:br/>
      </w:r>
      <w:r w:rsidRPr="1A38F639" w:rsidR="793E2A45">
        <w:rPr>
          <w:rFonts w:ascii="Arial Nova" w:hAnsi="Arial Nova" w:eastAsia="Arial Nova" w:cs="Arial Nova"/>
        </w:rPr>
        <w:t xml:space="preserve">of climate protest and the reoccurring theme </w:t>
      </w:r>
      <w:r w:rsidRPr="1A38F639" w:rsidR="5BD92B26">
        <w:rPr>
          <w:rFonts w:ascii="Arial Nova" w:hAnsi="Arial Nova" w:eastAsia="Arial Nova" w:cs="Arial Nova"/>
        </w:rPr>
        <w:t>within</w:t>
      </w:r>
      <w:r w:rsidRPr="1A38F639" w:rsidR="793E2A45">
        <w:rPr>
          <w:rFonts w:ascii="Arial Nova" w:hAnsi="Arial Nova" w:eastAsia="Arial Nova" w:cs="Arial Nova"/>
        </w:rPr>
        <w:t xml:space="preserve"> </w:t>
      </w:r>
      <w:r w:rsidRPr="1A38F639" w:rsidR="793E2A45">
        <w:rPr>
          <w:rFonts w:ascii="Arial Nova" w:hAnsi="Arial Nova" w:eastAsia="Arial Nova" w:cs="Arial Nova"/>
        </w:rPr>
        <w:t xml:space="preserve">news items in Western media were filled around the worries of climate change. Eco-anxiety has </w:t>
      </w:r>
      <w:r w:rsidRPr="1A38F639" w:rsidR="793E2A45">
        <w:rPr>
          <w:rFonts w:ascii="Arial Nova" w:hAnsi="Arial Nova" w:eastAsia="Arial Nova" w:cs="Arial Nova"/>
        </w:rPr>
        <w:t>a great impact</w:t>
      </w:r>
      <w:r w:rsidRPr="1A38F639" w:rsidR="793E2A45">
        <w:rPr>
          <w:rFonts w:ascii="Arial Nova" w:hAnsi="Arial Nova" w:eastAsia="Arial Nova" w:cs="Arial Nova"/>
        </w:rPr>
        <w:t xml:space="preserve"> on the mental well-being of people around the world, but this is also experienced differently for each person, depending on where each person lives</w:t>
      </w:r>
      <w:r w:rsidRPr="1A38F639" w:rsidR="10D22387">
        <w:rPr>
          <w:rStyle w:val="Voetnootmarkering"/>
          <w:rFonts w:ascii="Arial Nova" w:hAnsi="Arial Nova" w:eastAsia="Arial Nova" w:cs="Arial Nova"/>
          <w:color w:val="767171" w:themeColor="background2" w:themeShade="80"/>
        </w:rPr>
        <w:footnoteReference w:id="13"/>
      </w:r>
      <w:r w:rsidRPr="1A38F639" w:rsidR="793E2A45">
        <w:rPr>
          <w:rFonts w:ascii="Arial Nova" w:hAnsi="Arial Nova" w:eastAsia="Arial Nova" w:cs="Arial Nova"/>
        </w:rPr>
        <w:t xml:space="preserve">.</w:t>
      </w:r>
      <w:r>
        <w:br/>
      </w:r>
      <w:r>
        <w:br/>
      </w:r>
      <w:r w:rsidRPr="1A38F639" w:rsidR="325D16E0">
        <w:rPr>
          <w:rFonts w:ascii="Arial Nova" w:hAnsi="Arial Nova" w:eastAsia="Arial Nova" w:cs="Arial Nova"/>
        </w:rPr>
        <w:t xml:space="preserve">As daily news items still </w:t>
      </w:r>
      <w:r w:rsidRPr="1A38F639" w:rsidR="325D16E0">
        <w:rPr>
          <w:rFonts w:ascii="Arial Nova" w:hAnsi="Arial Nova" w:eastAsia="Arial Nova" w:cs="Arial Nova"/>
        </w:rPr>
        <w:t xml:space="preserve">show:</w:t>
      </w:r>
      <w:r w:rsidRPr="1A38F639" w:rsidR="325D16E0">
        <w:rPr>
          <w:rFonts w:ascii="Arial Nova" w:hAnsi="Arial Nova" w:eastAsia="Arial Nova" w:cs="Arial Nova"/>
        </w:rPr>
        <w:t xml:space="preserve"> people that are suffering the most are </w:t>
      </w:r>
      <w:r w:rsidR="2C7031EE">
        <w:rPr>
          <w:rFonts w:ascii="Arial Nova" w:hAnsi="Arial Nova" w:eastAsia="Arial Nova" w:cs="Arial Nova"/>
        </w:rPr>
        <w:t xml:space="preserve">the </w:t>
      </w:r>
      <w:r w:rsidRPr="1A38F639" w:rsidR="325D16E0">
        <w:rPr>
          <w:rFonts w:ascii="Arial Nova" w:hAnsi="Arial Nova" w:eastAsia="Arial Nova" w:cs="Arial Nova"/>
        </w:rPr>
        <w:lastRenderedPageBreak/>
        <w:t xml:space="preserve">people that are in close relation to nature and their environment – </w:t>
      </w:r>
      <w:r w:rsidR="2C7031EE">
        <w:rPr>
          <w:rFonts w:ascii="Arial Nova" w:hAnsi="Arial Nova" w:eastAsia="Arial Nova" w:cs="Arial Nova"/>
        </w:rPr>
        <w:t>the</w:t>
      </w:r>
      <w:r w:rsidRPr="1A38F639" w:rsidR="325D16E0">
        <w:rPr>
          <w:rFonts w:ascii="Arial Nova" w:hAnsi="Arial Nova" w:eastAsia="Arial Nova" w:cs="Arial Nova"/>
        </w:rPr>
        <w:t xml:space="preserve"> people that are economically drained and come from extracted countries are battling severe droughts, floodings (most recent Pakistan,</w:t>
      </w:r>
      <w:r w:rsidRPr="1A38F639" w:rsidR="325D16E0">
        <w:rPr>
          <w:rFonts w:ascii="Arial Nova" w:hAnsi="Arial Nova" w:eastAsia="Arial Nova" w:cs="Arial Nova"/>
          <w:color w:val="767171" w:themeColor="background2" w:themeShade="80"/>
        </w:rPr>
        <w:t xml:space="preserve"> </w:t>
      </w:r>
      <w:r w:rsidRPr="1A38F639" w:rsidR="325D16E0">
        <w:rPr>
          <w:rFonts w:ascii="Arial Nova" w:hAnsi="Arial Nova" w:eastAsia="Arial Nova" w:cs="Arial Nova"/>
          <w:lang w:val="en"/>
        </w:rPr>
        <w:t>14 June to October 2022</w:t>
      </w:r>
      <w:r w:rsidRPr="1A38F639" w:rsidR="325D16E0">
        <w:rPr>
          <w:rFonts w:ascii="Arial Nova" w:hAnsi="Arial Nova" w:eastAsia="Arial Nova" w:cs="Arial Nova"/>
        </w:rPr>
        <w:t>)</w:t>
      </w:r>
      <w:r w:rsidRPr="1A38F639">
        <w:rPr>
          <w:rStyle w:val="Voetnootmarkering"/>
          <w:rFonts w:ascii="Arial Nova" w:hAnsi="Arial Nova" w:eastAsia="Arial Nova" w:cs="Arial Nova"/>
          <w:color w:val="767171" w:themeColor="background2" w:themeShade="80"/>
        </w:rPr>
        <w:footnoteReference w:id="14"/>
      </w:r>
      <w:r w:rsidRPr="1A38F639" w:rsidR="325D16E0">
        <w:rPr>
          <w:rFonts w:ascii="Arial Nova" w:hAnsi="Arial Nova" w:eastAsia="Arial Nova" w:cs="Arial Nova"/>
        </w:rPr>
        <w:t>, water and soil pollution in the Brazilian Amazon and Congolese</w:t>
      </w:r>
      <w:r w:rsidRPr="1A38F639">
        <w:rPr>
          <w:rStyle w:val="Voetnootmarkering"/>
          <w:rFonts w:ascii="Arial Nova" w:hAnsi="Arial Nova" w:eastAsia="Arial Nova" w:cs="Arial Nova"/>
          <w:color w:val="767171" w:themeColor="background2" w:themeShade="80"/>
        </w:rPr>
        <w:footnoteReference w:id="15"/>
      </w:r>
      <w:r w:rsidRPr="1A38F639" w:rsidR="325D16E0">
        <w:rPr>
          <w:rFonts w:ascii="Arial Nova" w:hAnsi="Arial Nova" w:eastAsia="Arial Nova" w:cs="Arial Nova"/>
        </w:rPr>
        <w:t xml:space="preserve"> rainforests, and the suffering doesn't stop at people alone: Australian wildfires burn mammals alive and catches everything in these natural environments, </w:t>
      </w:r>
      <w:r>
        <w:br/>
      </w:r>
      <w:r w:rsidRPr="1A38F639" w:rsidR="2399491F">
        <w:rPr>
          <w:rFonts w:ascii="Arial Nova" w:hAnsi="Arial Nova" w:eastAsia="Arial Nova" w:cs="Arial Nova"/>
        </w:rPr>
        <w:t xml:space="preserve">also houses are being devoured by </w:t>
      </w:r>
      <w:r w:rsidRPr="1A38F639" w:rsidR="325D16E0">
        <w:rPr>
          <w:rFonts w:ascii="Arial Nova" w:hAnsi="Arial Nova" w:eastAsia="Arial Nova" w:cs="Arial Nova"/>
        </w:rPr>
        <w:t>sinkholes</w:t>
      </w:r>
      <w:r w:rsidRPr="1A38F639">
        <w:rPr>
          <w:rStyle w:val="Voetnootmarkering"/>
          <w:rFonts w:ascii="Arial Nova" w:hAnsi="Arial Nova" w:eastAsia="Arial Nova" w:cs="Arial Nova"/>
          <w:color w:val="767171" w:themeColor="background2" w:themeShade="80"/>
        </w:rPr>
        <w:footnoteReference w:id="16"/>
      </w:r>
      <w:r w:rsidRPr="1A38F639" w:rsidR="325D16E0">
        <w:rPr>
          <w:rFonts w:ascii="Arial Nova" w:hAnsi="Arial Nova" w:eastAsia="Arial Nova" w:cs="Arial Nova"/>
        </w:rPr>
        <w:t xml:space="preserve"> </w:t>
      </w:r>
      <w:r w:rsidRPr="1A38F639" w:rsidR="7E7745C1">
        <w:rPr>
          <w:rFonts w:ascii="Arial Nova" w:hAnsi="Arial Nova" w:eastAsia="Arial Nova" w:cs="Arial Nova"/>
        </w:rPr>
        <w:t xml:space="preserve">which </w:t>
      </w:r>
      <w:r w:rsidR="63EAF4AB">
        <w:rPr>
          <w:rFonts w:ascii="Arial Nova" w:hAnsi="Arial Nova" w:eastAsia="Arial Nova" w:cs="Arial Nova"/>
        </w:rPr>
        <w:t xml:space="preserve">are </w:t>
      </w:r>
      <w:r w:rsidRPr="1A38F639" w:rsidR="325D16E0">
        <w:rPr>
          <w:rFonts w:ascii="Arial Nova" w:hAnsi="Arial Nova" w:eastAsia="Arial Nova" w:cs="Arial Nova"/>
        </w:rPr>
        <w:t>spread over the US</w:t>
      </w:r>
      <w:r w:rsidRPr="1A38F639" w:rsidR="762AB9F5">
        <w:rPr>
          <w:rFonts w:ascii="Arial Nova" w:hAnsi="Arial Nova" w:eastAsia="Arial Nova" w:cs="Arial Nova"/>
        </w:rPr>
        <w:t>;</w:t>
      </w:r>
      <w:r w:rsidRPr="1A38F639" w:rsidR="325D16E0">
        <w:rPr>
          <w:rFonts w:ascii="Arial Nova" w:hAnsi="Arial Nova" w:eastAsia="Arial Nova" w:cs="Arial Nova"/>
        </w:rPr>
        <w:t xml:space="preserve"> food supply shortage</w:t>
      </w:r>
      <w:r w:rsidR="2C7031EE">
        <w:rPr>
          <w:rFonts w:ascii="Arial Nova" w:hAnsi="Arial Nova" w:eastAsia="Arial Nova" w:cs="Arial Nova"/>
        </w:rPr>
        <w:t>s are rising</w:t>
      </w:r>
      <w:r w:rsidRPr="1A38F639" w:rsidR="325D16E0">
        <w:rPr>
          <w:rFonts w:ascii="Arial Nova" w:hAnsi="Arial Nova" w:eastAsia="Arial Nova" w:cs="Arial Nova"/>
        </w:rPr>
        <w:t xml:space="preserve"> due </w:t>
      </w:r>
      <w:r w:rsidRPr="1A38F639" w:rsidR="325D16E0">
        <w:rPr>
          <w:rFonts w:ascii="Arial Nova" w:hAnsi="Arial Nova" w:eastAsia="Arial Nova" w:cs="Arial Nova"/>
        </w:rPr>
        <w:t>to dried out land and harvest failure</w:t>
      </w:r>
      <w:r w:rsidRPr="1A38F639" w:rsidR="57B186D3">
        <w:rPr>
          <w:rFonts w:ascii="Arial Nova" w:hAnsi="Arial Nova" w:eastAsia="Arial Nova" w:cs="Arial Nova"/>
        </w:rPr>
        <w:t>;</w:t>
      </w:r>
      <w:r w:rsidRPr="1A38F639" w:rsidR="325D16E0">
        <w:rPr>
          <w:rFonts w:ascii="Arial Nova" w:hAnsi="Arial Nova" w:eastAsia="Arial Nova" w:cs="Arial Nova"/>
        </w:rPr>
        <w:t xml:space="preserve"> and so on.</w:t>
      </w:r>
      <w:r w:rsidRPr="1A38F639" w:rsidR="14858F20">
        <w:rPr>
          <w:rFonts w:ascii="Arial Nova" w:hAnsi="Arial Nova" w:eastAsia="Arial Nova" w:cs="Arial Nova"/>
        </w:rPr>
        <w:t xml:space="preserve"> </w:t>
      </w:r>
      <w:r w:rsidRPr="4EF5E699" w:rsidR="5B7BFCAD">
        <w:rPr>
          <w:rFonts w:ascii="Arial Nova" w:hAnsi="Arial Nova" w:eastAsia="Arial Nova" w:cs="Arial Nova"/>
          <w:color w:val="767171" w:themeColor="background2" w:themeTint="FF" w:themeShade="80"/>
        </w:rPr>
        <w:t xml:space="preserve">APA: “Changes in climate effect agriculture, infrastructure and liveability, which in turn affect occupations and </w:t>
      </w:r>
      <w:r w:rsidRPr="4EF5E699" w:rsidR="5B7BFCAD">
        <w:rPr>
          <w:rFonts w:ascii="Arial Nova" w:hAnsi="Arial Nova" w:eastAsia="Arial Nova" w:cs="Arial Nova"/>
          <w:color w:val="767171" w:themeColor="background2" w:themeTint="FF" w:themeShade="80"/>
          <w:u w:val="single"/>
        </w:rPr>
        <w:t>quality of life</w:t>
      </w:r>
      <w:r w:rsidRPr="4EF5E699" w:rsidR="5B7BFCAD">
        <w:rPr>
          <w:rFonts w:ascii="Arial Nova" w:hAnsi="Arial Nova" w:eastAsia="Arial Nova" w:cs="Arial Nova"/>
          <w:color w:val="767171" w:themeColor="background2" w:themeTint="FF" w:themeShade="80"/>
        </w:rPr>
        <w:t xml:space="preserve"> and can force people to migrate.</w:t>
      </w:r>
      <w:r w:rsidRPr="4EF5E699" w:rsidR="5B7BFCAD">
        <w:rPr>
          <w:rFonts w:ascii="Arial Nova" w:hAnsi="Arial Nova" w:eastAsia="Arial Nova" w:cs="Arial Nova"/>
        </w:rPr>
        <w:t>”</w:t>
      </w:r>
      <w:r>
        <w:br/>
      </w:r>
      <w:r>
        <w:br/>
      </w:r>
      <w:r w:rsidRPr="4EF5E699" w:rsidR="02189B74">
        <w:rPr>
          <w:rFonts w:ascii="Arial Nova" w:hAnsi="Arial Nova" w:eastAsia="Arial Nova" w:cs="Arial Nova"/>
        </w:rPr>
        <w:t>So, what could psilocybin mushrooms offer us in this current situation?</w:t>
      </w:r>
      <w:r>
        <w:br/>
      </w:r>
      <w:r w:rsidRPr="4EF5E699" w:rsidR="087F31D8">
        <w:rPr>
          <w:rFonts w:ascii="Arial Nova" w:hAnsi="Arial Nova" w:eastAsia="Arial Nova" w:cs="Arial Nova"/>
        </w:rPr>
        <w:t xml:space="preserve">How could we use these earthly </w:t>
      </w:r>
      <w:r w:rsidRPr="4EF5E699" w:rsidR="087F31D8">
        <w:rPr>
          <w:rFonts w:ascii="Arial Nova" w:hAnsi="Arial Nova" w:eastAsia="Arial Nova" w:cs="Arial Nova"/>
        </w:rPr>
        <w:t>medicines</w:t>
      </w:r>
      <w:r w:rsidRPr="4EF5E699">
        <w:rPr>
          <w:rStyle w:val="Voetnootmarkering"/>
          <w:rFonts w:ascii="Arial Nova" w:hAnsi="Arial Nova" w:eastAsia="Arial Nova" w:cs="Arial Nova"/>
        </w:rPr>
        <w:footnoteReference w:id="12469"/>
      </w:r>
      <w:r w:rsidRPr="4EF5E699" w:rsidR="087F31D8">
        <w:rPr>
          <w:rFonts w:ascii="Arial Nova" w:hAnsi="Arial Nova" w:eastAsia="Arial Nova" w:cs="Arial Nova"/>
        </w:rPr>
        <w:t xml:space="preserve">, not </w:t>
      </w:r>
      <w:r w:rsidRPr="4EF5E699" w:rsidR="087F31D8">
        <w:rPr>
          <w:rFonts w:ascii="Arial Nova" w:hAnsi="Arial Nova" w:eastAsia="Arial Nova" w:cs="Arial Nova"/>
        </w:rPr>
        <w:t xml:space="preserve">for an escape, a quick fix and safe it from the commercialisation of </w:t>
      </w:r>
      <w:r w:rsidRPr="4EF5E699" w:rsidR="53625CF3">
        <w:rPr>
          <w:rFonts w:ascii="Arial Nova" w:hAnsi="Arial Nova" w:eastAsia="Arial Nova" w:cs="Arial Nova"/>
        </w:rPr>
        <w:t>capitalist indulgence?</w:t>
      </w:r>
      <w:r>
        <w:br/>
      </w:r>
    </w:p>
    <w:p w:rsidR="00AF18FA" w:rsidP="1F58D1DF" w:rsidRDefault="00000000" w14:paraId="78CDD624" w14:textId="1699297B">
      <w:pPr>
        <w:spacing w:line="276" w:lineRule="auto"/>
      </w:pPr>
      <w:r>
        <w:br w:type="page"/>
      </w:r>
    </w:p>
    <w:p w:rsidR="58754F06" w:rsidP="2FDF23B2" w:rsidRDefault="58754F06" w14:paraId="32B79929" w14:textId="1913F09D">
      <w:pPr>
        <w:spacing w:line="276" w:lineRule="auto"/>
        <w:ind w:right="1440"/>
      </w:pPr>
      <w:r w:rsidRPr="2FDF23B2" w:rsidR="58754F06">
        <w:rPr>
          <w:rFonts w:ascii="Arial Nova" w:hAnsi="Arial Nova" w:eastAsia="Arial Nova" w:cs="Arial Nova"/>
          <w:i w:val="1"/>
          <w:iCs w:val="1"/>
          <w:color w:val="767171" w:themeColor="background2" w:themeTint="FF" w:themeShade="80"/>
          <w:u w:val="single"/>
        </w:rPr>
        <w:t>+/- 15-0 km</w:t>
      </w:r>
    </w:p>
    <w:p w:rsidR="00AF18FA" w:rsidP="6E5D44C6" w:rsidRDefault="42829A88" w14:paraId="2F1D52CA" w14:textId="09E80EFC">
      <w:pPr>
        <w:spacing w:line="276" w:lineRule="auto"/>
        <w:ind w:right="1440"/>
        <w:rPr>
          <w:rFonts w:ascii="Arial Nova" w:hAnsi="Arial Nova" w:eastAsia="Arial Nova" w:cs="Arial Nova"/>
        </w:rPr>
      </w:pPr>
      <w:r w:rsidRPr="6E5D44C6">
        <w:rPr>
          <w:rFonts w:ascii="Arial Nova" w:hAnsi="Arial Nova" w:eastAsia="Arial Nova" w:cs="Arial Nova"/>
          <w:b/>
          <w:bCs/>
        </w:rPr>
        <w:lastRenderedPageBreak/>
        <w:t>Humans encountering magic:</w:t>
      </w:r>
      <w:r>
        <w:br/>
      </w:r>
      <w:r w:rsidRPr="6E5D44C6" w:rsidR="68DAA1D6">
        <w:rPr>
          <w:rFonts w:ascii="Arial Nova" w:hAnsi="Arial Nova" w:eastAsia="Arial Nova" w:cs="Arial Nova"/>
        </w:rPr>
        <w:t>Our ancestors, indigenous knowledge and shamanism</w:t>
      </w:r>
      <w:r>
        <w:br/>
      </w:r>
    </w:p>
    <w:p w:rsidR="00AF18FA" w:rsidP="1A38F639" w:rsidRDefault="66CA09E3" w14:paraId="3E1BDEF8" w14:textId="3E0C86C0">
      <w:pPr>
        <w:spacing w:line="276" w:lineRule="auto"/>
        <w:ind w:right="1440"/>
      </w:pPr>
      <w:r w:rsidRPr="1A38F639" w:rsidR="3C57A9B6">
        <w:rPr>
          <w:rFonts w:ascii="Arial Nova" w:hAnsi="Arial Nova" w:eastAsia="Arial Nova" w:cs="Arial Nova"/>
        </w:rPr>
        <w:t xml:space="preserve">When did we start ingesting magic mushrooms? Scientists and researchers </w:t>
      </w:r>
      <w:r>
        <w:br/>
      </w:r>
      <w:r w:rsidRPr="1A38F639" w:rsidR="3C57A9B6">
        <w:rPr>
          <w:rFonts w:ascii="Arial Nova" w:hAnsi="Arial Nova" w:eastAsia="Arial Nova" w:cs="Arial Nova"/>
        </w:rPr>
        <w:t>are still not quite clear on the answer of the first human ancestors in the evolutionary spectrum,</w:t>
      </w:r>
      <w:r w:rsidRPr="1A38F639">
        <w:rPr>
          <w:rStyle w:val="Voetnootmarkering"/>
          <w:rFonts w:ascii="Georgia Pro" w:hAnsi="Georgia Pro" w:eastAsia="Georgia Pro" w:cs="Georgia Pro"/>
          <w:color w:val="767171" w:themeColor="background2" w:themeShade="80"/>
        </w:rPr>
        <w:footnoteReference w:id="18"/>
      </w:r>
      <w:r w:rsidRPr="1A38F639" w:rsidR="3C57A9B6">
        <w:rPr>
          <w:rFonts w:ascii="Arial Nova" w:hAnsi="Arial Nova" w:eastAsia="Arial Nova" w:cs="Arial Nova"/>
        </w:rPr>
        <w:t xml:space="preserve"> where and when mind-altering psychedelic</w:t>
      </w:r>
      <w:r>
        <w:br/>
      </w:r>
      <w:r w:rsidRPr="1A38F639" w:rsidR="3C57A9B6">
        <w:rPr>
          <w:rFonts w:ascii="Arial Nova" w:hAnsi="Arial Nova" w:eastAsia="Arial Nova" w:cs="Arial Nova"/>
        </w:rPr>
        <w:t>mushrooms were ingested. Did psilocybin mushrooms play a role in the cognitive development of the human brain?</w:t>
      </w:r>
      <w:r w:rsidRPr="4EF5E699" w:rsidR="3C57A9B6">
        <w:rPr>
          <w:rFonts w:ascii="Arial Nova" w:hAnsi="Arial Nova" w:eastAsia="Arial Nova" w:cs="Arial Nova"/>
          <w:i w:val="1"/>
          <w:iCs w:val="1"/>
        </w:rPr>
        <w:t xml:space="preserve"> </w:t>
      </w:r>
      <w:r w:rsidR="5E8B2DFE">
        <w:rPr>
          <w:rFonts w:ascii="Arial Nova" w:hAnsi="Arial Nova" w:eastAsia="Arial Nova" w:cs="Arial Nova"/>
        </w:rPr>
        <w:t>A</w:t>
      </w:r>
      <w:r w:rsidRPr="1A38F639" w:rsidR="3C57A9B6">
        <w:rPr>
          <w:rFonts w:ascii="Arial Nova" w:hAnsi="Arial Nova" w:eastAsia="Arial Nova" w:cs="Arial Nova"/>
        </w:rPr>
        <w:t xml:space="preserve"> study </w:t>
      </w:r>
      <w:r w:rsidRPr="1A38F639" w:rsidR="1F1F4828">
        <w:rPr>
          <w:rFonts w:ascii="Arial Nova" w:hAnsi="Arial Nova" w:eastAsia="Arial Nova" w:cs="Arial Nova"/>
        </w:rPr>
        <w:t xml:space="preserve">of McKenna</w:t>
      </w:r>
      <w:r w:rsidRPr="1A38F639" w:rsidR="3C57A9B6">
        <w:rPr>
          <w:rFonts w:ascii="Arial Nova" w:hAnsi="Arial Nova" w:eastAsia="Arial Nova" w:cs="Arial Nova"/>
        </w:rPr>
        <w:t xml:space="preserve"> </w:t>
      </w:r>
      <w:r w:rsidRPr="1A38F639" w:rsidR="5790FB34">
        <w:rPr>
          <w:rFonts w:ascii="Arial Nova" w:hAnsi="Arial Nova" w:eastAsia="Arial Nova" w:cs="Arial Nova"/>
        </w:rPr>
        <w:t xml:space="preserve">presents </w:t>
      </w:r>
      <w:r w:rsidRPr="1A38F639" w:rsidR="3C57A9B6">
        <w:rPr>
          <w:rFonts w:ascii="Arial Nova" w:hAnsi="Arial Nova" w:eastAsia="Arial Nova" w:cs="Arial Nova"/>
        </w:rPr>
        <w:t xml:space="preserve">a collected theory on the influence of psilocybin mushrooms on the social behaviour of early human evolution, originating from our ancient ancestors </w:t>
      </w:r>
      <w:r w:rsidRPr="4EF5E699" w:rsidR="3C57A9B6">
        <w:rPr>
          <w:rFonts w:ascii="Arial Nova" w:hAnsi="Arial Nova" w:eastAsia="Arial Nova" w:cs="Arial Nova"/>
          <w:i w:val="1"/>
          <w:iCs w:val="1"/>
        </w:rPr>
        <w:t>Homonin</w:t>
      </w:r>
      <w:r w:rsidRPr="1A38F639" w:rsidR="3C57A9B6">
        <w:rPr>
          <w:rFonts w:ascii="Arial Nova" w:hAnsi="Arial Nova" w:eastAsia="Arial Nova" w:cs="Arial Nova"/>
        </w:rPr>
        <w:t>, in the Pliocene epoch</w:t>
      </w:r>
      <w:r w:rsidRPr="1A38F639" w:rsidR="4C0FC69F">
        <w:rPr>
          <w:rFonts w:ascii="Arial Nova" w:hAnsi="Arial Nova" w:eastAsia="Arial Nova" w:cs="Arial Nova"/>
        </w:rPr>
        <w:t>.</w:t>
      </w:r>
    </w:p>
    <w:p w:rsidR="00AF18FA" w:rsidP="6E5D44C6" w:rsidRDefault="10DBB11C" w14:paraId="78EAEB40" w14:textId="08C74557">
      <w:pPr>
        <w:spacing w:line="276" w:lineRule="auto"/>
        <w:ind w:left="990" w:right="1440"/>
        <w:rPr>
          <w:rFonts w:ascii="Georgia Pro" w:hAnsi="Georgia Pro" w:eastAsia="Georgia Pro" w:cs="Georgia Pro"/>
          <w:color w:val="767171" w:themeColor="background2" w:themeShade="80"/>
          <w:sz w:val="12"/>
          <w:szCs w:val="12"/>
        </w:rPr>
      </w:pPr>
      <w:r w:rsidRPr="2FDF23B2" w:rsidR="54BA277F">
        <w:rPr>
          <w:rFonts w:ascii="Georgia Pro" w:hAnsi="Georgia Pro" w:eastAsia="Georgia Pro" w:cs="Georgia Pro"/>
          <w:color w:val="767171" w:themeColor="background2" w:themeTint="FF" w:themeShade="80"/>
        </w:rPr>
        <w:t xml:space="preserve">“McKenna (1992) proposed that psilocybin’s effects stimulating visual acuity, sexual activity, and ecstatic/visionary experiences influenced hominins’ foraging, sensitivity to community, as well as religious and spiritual concerns. He also argued the presence of psychedelics in the early human diet drove the rapid reorganization of the brain’s information-processing capacities by </w:t>
      </w:r>
      <w:r w:rsidRPr="2FDF23B2" w:rsidR="54BA277F">
        <w:rPr>
          <w:rFonts w:ascii="Georgia Pro" w:hAnsi="Georgia Pro" w:eastAsia="Georgia Pro" w:cs="Georgia Pro"/>
          <w:color w:val="767171" w:themeColor="background2" w:themeTint="FF" w:themeShade="80"/>
        </w:rPr>
        <w:t>catalyzing</w:t>
      </w:r>
      <w:r w:rsidRPr="2FDF23B2" w:rsidR="54BA277F">
        <w:rPr>
          <w:rFonts w:ascii="Georgia Pro" w:hAnsi="Georgia Pro" w:eastAsia="Georgia Pro" w:cs="Georgia Pro"/>
          <w:color w:val="767171" w:themeColor="background2" w:themeTint="FF" w:themeShade="80"/>
        </w:rPr>
        <w:t xml:space="preserve"> the emergence of self-reflective consciousness and language.” </w:t>
      </w:r>
      <w:r>
        <w:br/>
      </w:r>
      <w:r w:rsidRPr="2FDF23B2" w:rsidR="54BA277F">
        <w:rPr>
          <w:rFonts w:ascii="Georgia Pro" w:hAnsi="Georgia Pro" w:eastAsia="Georgia Pro" w:cs="Georgia Pro"/>
          <w:color w:val="767171" w:themeColor="background2" w:themeTint="FF" w:themeShade="80"/>
          <w:sz w:val="16"/>
          <w:szCs w:val="16"/>
        </w:rPr>
        <w:t>(</w:t>
      </w:r>
      <w:r w:rsidRPr="2FDF23B2" w:rsidR="54BA277F">
        <w:rPr>
          <w:rFonts w:ascii="Georgia Pro" w:hAnsi="Georgia Pro" w:eastAsia="Georgia Pro" w:cs="Georgia Pro"/>
          <w:color w:val="767171" w:themeColor="background2" w:themeTint="FF" w:themeShade="80"/>
          <w:sz w:val="16"/>
          <w:szCs w:val="16"/>
          <w:lang w:val="nl-NL"/>
        </w:rPr>
        <w:t>Arce</w:t>
      </w:r>
      <w:r w:rsidRPr="2FDF23B2" w:rsidR="54BA277F">
        <w:rPr>
          <w:rFonts w:ascii="Georgia Pro" w:hAnsi="Georgia Pro" w:eastAsia="Georgia Pro" w:cs="Georgia Pro"/>
          <w:color w:val="767171" w:themeColor="background2" w:themeTint="FF" w:themeShade="80"/>
          <w:sz w:val="16"/>
          <w:szCs w:val="16"/>
          <w:lang w:val="nl-NL"/>
        </w:rPr>
        <w:t xml:space="preserve">, </w:t>
      </w:r>
      <w:r w:rsidRPr="2FDF23B2" w:rsidR="54BA277F">
        <w:rPr>
          <w:rFonts w:ascii="Georgia Pro" w:hAnsi="Georgia Pro" w:eastAsia="Georgia Pro" w:cs="Georgia Pro"/>
          <w:color w:val="767171" w:themeColor="background2" w:themeTint="FF" w:themeShade="80"/>
          <w:sz w:val="16"/>
          <w:szCs w:val="16"/>
          <w:lang w:val="nl-NL"/>
        </w:rPr>
        <w:t>Rodríguez</w:t>
      </w:r>
      <w:r w:rsidRPr="2FDF23B2" w:rsidR="54BA277F">
        <w:rPr>
          <w:rFonts w:ascii="Georgia Pro" w:hAnsi="Georgia Pro" w:eastAsia="Georgia Pro" w:cs="Georgia Pro"/>
          <w:color w:val="767171" w:themeColor="background2" w:themeTint="FF" w:themeShade="80"/>
          <w:sz w:val="16"/>
          <w:szCs w:val="16"/>
          <w:lang w:val="nl-NL"/>
        </w:rPr>
        <w:t xml:space="preserve">, M. José </w:t>
      </w:r>
      <w:r w:rsidRPr="2FDF23B2" w:rsidR="54BA277F">
        <w:rPr>
          <w:rFonts w:ascii="Georgia Pro" w:hAnsi="Georgia Pro" w:eastAsia="Georgia Pro" w:cs="Georgia Pro"/>
          <w:color w:val="767171" w:themeColor="background2" w:themeTint="FF" w:themeShade="80"/>
          <w:sz w:val="16"/>
          <w:szCs w:val="16"/>
          <w:lang w:val="nl-NL"/>
        </w:rPr>
        <w:t>and</w:t>
      </w:r>
      <w:r w:rsidRPr="2FDF23B2" w:rsidR="54BA277F">
        <w:rPr>
          <w:rFonts w:ascii="Georgia Pro" w:hAnsi="Georgia Pro" w:eastAsia="Georgia Pro" w:cs="Georgia Pro"/>
          <w:color w:val="767171" w:themeColor="background2" w:themeTint="FF" w:themeShade="80"/>
          <w:sz w:val="16"/>
          <w:szCs w:val="16"/>
          <w:lang w:val="nl-NL"/>
        </w:rPr>
        <w:t xml:space="preserve"> Winkelman, J. Michael</w:t>
      </w:r>
      <w:r w:rsidRPr="2FDF23B2" w:rsidR="2BA0528A">
        <w:rPr>
          <w:rFonts w:ascii="Georgia Pro" w:hAnsi="Georgia Pro" w:eastAsia="Georgia Pro" w:cs="Georgia Pro"/>
          <w:color w:val="767171" w:themeColor="background2" w:themeTint="FF" w:themeShade="80"/>
          <w:sz w:val="16"/>
          <w:szCs w:val="16"/>
          <w:lang w:val="nl-NL"/>
        </w:rPr>
        <w:t>)</w:t>
      </w:r>
      <w:r w:rsidRPr="2FDF23B2">
        <w:rPr>
          <w:rStyle w:val="Voetnootmarkering"/>
          <w:rFonts w:ascii="Arial Nova" w:hAnsi="Arial Nova" w:eastAsia="Arial Nova" w:cs="Arial Nova"/>
          <w:color w:val="767171" w:themeColor="background2" w:themeTint="FF" w:themeShade="80"/>
        </w:rPr>
        <w:footnoteReference w:id="8925"/>
      </w:r>
      <w:r>
        <w:br/>
      </w:r>
    </w:p>
    <w:p w:rsidR="00AF18FA" w:rsidP="1A38F639" w:rsidRDefault="29889D1C" w14:textId="402F01CE" w14:paraId="484BCF92">
      <w:pPr>
        <w:spacing w:line="276" w:lineRule="auto"/>
        <w:ind w:right="1440"/>
        <w:rPr>
          <w:rFonts w:ascii="Arial Nova" w:hAnsi="Arial Nova" w:eastAsia="Arial Nova" w:cs="Arial Nova"/>
        </w:rPr>
      </w:pPr>
      <w:r w:rsidRPr="1A38F639" w:rsidR="524D1B4A">
        <w:rPr>
          <w:rFonts w:ascii="Arial Nova" w:hAnsi="Arial Nova" w:eastAsia="Arial Nova" w:cs="Arial Nova"/>
        </w:rPr>
        <w:t xml:space="preserve">But how did this small substance </w:t>
      </w:r>
      <w:r w:rsidR="2C7031EE">
        <w:rPr>
          <w:rFonts w:ascii="Arial Nova" w:hAnsi="Arial Nova" w:eastAsia="Arial Nova" w:cs="Arial Nova"/>
        </w:rPr>
        <w:t>influence</w:t>
      </w:r>
      <w:r w:rsidR="41DFB81A">
        <w:rPr>
          <w:rFonts w:ascii="Arial Nova" w:hAnsi="Arial Nova" w:eastAsia="Arial Nova" w:cs="Arial Nova"/>
        </w:rPr>
        <w:t xml:space="preserve"> </w:t>
      </w:r>
      <w:r w:rsidRPr="1A38F639" w:rsidR="524D1B4A">
        <w:rPr>
          <w:rFonts w:ascii="Arial Nova" w:hAnsi="Arial Nova" w:eastAsia="Arial Nova" w:cs="Arial Nova"/>
        </w:rPr>
        <w:t>our evolution, also</w:t>
      </w:r>
      <w:ins w:author="mrsybot@gmail.com" w:date="2023-02-16T22:09:00Z" w:id="56855263">
        <w:r w:rsidRPr="4EF5E699" w:rsidR="5E8B2DFE">
          <w:rPr>
            <w:rFonts w:ascii="Arial Nova" w:hAnsi="Arial Nova" w:eastAsia="Arial Nova" w:cs="Arial Nova"/>
          </w:rPr>
          <w:t>,</w:t>
        </w:r>
      </w:ins>
      <w:r w:rsidRPr="1A38F639" w:rsidR="524D1B4A">
        <w:rPr>
          <w:rFonts w:ascii="Arial Nova" w:hAnsi="Arial Nova" w:eastAsia="Arial Nova" w:cs="Arial Nova"/>
        </w:rPr>
        <w:t xml:space="preserve"> </w:t>
      </w:r>
      <w:r w:rsidRPr="1A38F639" w:rsidR="436587DE">
        <w:rPr>
          <w:rFonts w:ascii="Arial Nova" w:hAnsi="Arial Nova" w:eastAsia="Arial Nova" w:cs="Arial Nova"/>
        </w:rPr>
        <w:t xml:space="preserve">how is this </w:t>
      </w:r>
      <w:r w:rsidRPr="1A38F639" w:rsidR="524D1B4A">
        <w:rPr>
          <w:rFonts w:ascii="Arial Nova" w:hAnsi="Arial Nova" w:eastAsia="Arial Nova" w:cs="Arial Nova"/>
        </w:rPr>
        <w:t xml:space="preserve">still now being able to let </w:t>
      </w:r>
      <w:r w:rsidRPr="1A38F639" w:rsidR="684F6D84">
        <w:rPr>
          <w:rFonts w:ascii="Arial Nova" w:hAnsi="Arial Nova" w:eastAsia="Arial Nova" w:cs="Arial Nova"/>
        </w:rPr>
        <w:t>the human brain</w:t>
      </w:r>
      <w:r w:rsidRPr="1A38F639" w:rsidR="524D1B4A">
        <w:rPr>
          <w:rFonts w:ascii="Arial Nova" w:hAnsi="Arial Nova" w:eastAsia="Arial Nova" w:cs="Arial Nova"/>
        </w:rPr>
        <w:t xml:space="preserve"> react on this psychoactive drug?</w:t>
      </w:r>
      <w:r w:rsidRPr="1A38F639" w:rsidR="4D38962E">
        <w:rPr>
          <w:rFonts w:ascii="Arial Nova" w:hAnsi="Arial Nova" w:eastAsia="Arial Nova" w:cs="Arial Nova"/>
        </w:rPr>
        <w:t xml:space="preserve"> </w:t>
      </w:r>
      <w:r>
        <w:br/>
      </w:r>
      <w:r>
        <w:br/>
      </w:r>
      <w:r w:rsidRPr="1A38F639" w:rsidR="1D872B38">
        <w:rPr>
          <w:rFonts w:ascii="Arial Nova" w:hAnsi="Arial Nova" w:eastAsia="Arial Nova" w:cs="Arial Nova"/>
        </w:rPr>
        <w:t xml:space="preserve">Mushroom hunting, foraging and collecting </w:t>
      </w:r>
      <w:r w:rsidRPr="1A38F639" w:rsidR="26CB5DC8">
        <w:rPr>
          <w:rFonts w:ascii="Arial Nova" w:hAnsi="Arial Nova" w:eastAsia="Arial Nova" w:cs="Arial Nova"/>
        </w:rPr>
        <w:t xml:space="preserve">mushrooms </w:t>
      </w:r>
      <w:r w:rsidRPr="1A38F639" w:rsidR="1D872B38">
        <w:rPr>
          <w:rFonts w:ascii="Arial Nova" w:hAnsi="Arial Nova" w:eastAsia="Arial Nova" w:cs="Arial Nova"/>
        </w:rPr>
        <w:t xml:space="preserve">ha</w:t>
      </w:r>
      <w:r w:rsidRPr="1A38F639" w:rsidR="5059BB8B">
        <w:rPr>
          <w:rFonts w:ascii="Arial Nova" w:hAnsi="Arial Nova" w:eastAsia="Arial Nova" w:cs="Arial Nova"/>
        </w:rPr>
        <w:t xml:space="preserve">ve</w:t>
      </w:r>
      <w:r w:rsidRPr="1A38F639" w:rsidR="1D872B38">
        <w:rPr>
          <w:rFonts w:ascii="Arial Nova" w:hAnsi="Arial Nova" w:eastAsia="Arial Nova" w:cs="Arial Nova"/>
        </w:rPr>
        <w:t xml:space="preserve"> become </w:t>
      </w:r>
      <w:r w:rsidRPr="1A38F639" w:rsidR="08A750CF">
        <w:rPr>
          <w:rFonts w:ascii="Arial Nova" w:hAnsi="Arial Nova" w:eastAsia="Arial Nova" w:cs="Arial Nova"/>
        </w:rPr>
        <w:t xml:space="preserve">a </w:t>
      </w:r>
      <w:r w:rsidRPr="1A38F639" w:rsidR="1D872B38">
        <w:rPr>
          <w:rFonts w:ascii="Arial Nova" w:hAnsi="Arial Nova" w:eastAsia="Arial Nova" w:cs="Arial Nova"/>
        </w:rPr>
        <w:t xml:space="preserve">very popular activity for non-experts like you and me.</w:t>
      </w:r>
      <w:r w:rsidRPr="4EF5E699">
        <w:rPr>
          <w:rStyle w:val="Voetnootmarkering"/>
          <w:rFonts w:ascii="Arial Nova" w:hAnsi="Arial Nova" w:eastAsia="Arial Nova" w:cs="Arial Nova"/>
          <w:color w:val="767171" w:themeColor="background2" w:themeTint="FF" w:themeShade="80"/>
        </w:rPr>
        <w:footnoteReference w:id="28966"/>
      </w:r>
      <w:r w:rsidRPr="1A38F639" w:rsidR="1D872B38">
        <w:rPr>
          <w:rFonts w:ascii="Arial Nova" w:hAnsi="Arial Nova" w:eastAsia="Arial Nova" w:cs="Arial Nova"/>
        </w:rPr>
        <w:t xml:space="preserve"> We </w:t>
      </w:r>
      <w:r w:rsidRPr="1A38F639" w:rsidR="29A29BCF">
        <w:rPr>
          <w:rFonts w:ascii="Arial Nova" w:hAnsi="Arial Nova" w:eastAsia="Arial Nova" w:cs="Arial Nova"/>
        </w:rPr>
        <w:t>must</w:t>
      </w:r>
      <w:r w:rsidRPr="1A38F639" w:rsidR="1D872B38">
        <w:rPr>
          <w:rFonts w:ascii="Arial Nova" w:hAnsi="Arial Nova" w:eastAsia="Arial Nova" w:cs="Arial Nova"/>
        </w:rPr>
        <w:t xml:space="preserve"> consider that the cultivation and ingestion of mushrooms hasn't suddenly </w:t>
      </w:r>
      <w:r w:rsidRPr="1A38F639" w:rsidR="6DD7FC3F">
        <w:rPr>
          <w:rFonts w:ascii="Arial Nova" w:hAnsi="Arial Nova" w:eastAsia="Arial Nova" w:cs="Arial Nova"/>
        </w:rPr>
        <w:t>re-</w:t>
      </w:r>
      <w:r w:rsidRPr="1A38F639" w:rsidR="69CFFB04">
        <w:rPr>
          <w:rFonts w:ascii="Arial Nova" w:hAnsi="Arial Nova" w:eastAsia="Arial Nova" w:cs="Arial Nova"/>
        </w:rPr>
        <w:t xml:space="preserve">emerged </w:t>
      </w:r>
      <w:r w:rsidRPr="1A38F639" w:rsidR="1D872B38">
        <w:rPr>
          <w:rFonts w:ascii="Arial Nova" w:hAnsi="Arial Nova" w:eastAsia="Arial Nova" w:cs="Arial Nova"/>
        </w:rPr>
        <w:t>in the West</w:t>
      </w:r>
      <w:r w:rsidRPr="1A38F639" w:rsidR="43C5703F">
        <w:rPr>
          <w:rFonts w:ascii="Arial Nova" w:hAnsi="Arial Nova" w:eastAsia="Arial Nova" w:cs="Arial Nova"/>
        </w:rPr>
        <w:t>,</w:t>
      </w:r>
      <w:r w:rsidRPr="1A38F639" w:rsidR="24E476D3">
        <w:rPr>
          <w:rFonts w:ascii="Arial Nova" w:hAnsi="Arial Nova" w:eastAsia="Arial Nova" w:cs="Arial Nova"/>
        </w:rPr>
        <w:t xml:space="preserve"> as it</w:t>
      </w:r>
      <w:r w:rsidRPr="1A38F639" w:rsidR="060A5A8D">
        <w:rPr>
          <w:rFonts w:ascii="Arial Nova" w:hAnsi="Arial Nova" w:eastAsia="Arial Nova" w:cs="Arial Nova"/>
        </w:rPr>
        <w:t>s origins lay outside of the European border</w:t>
      </w:r>
      <w:r w:rsidR="2523DA7F">
        <w:rPr>
          <w:rFonts w:ascii="Arial Nova" w:hAnsi="Arial Nova" w:eastAsia="Arial Nova" w:cs="Arial Nova"/>
        </w:rPr>
        <w:t xml:space="preserve">. </w:t>
      </w:r>
      <w:r w:rsidRPr="1A38F639" w:rsidR="4B07FE5E">
        <w:rPr>
          <w:rFonts w:ascii="Arial Nova" w:hAnsi="Arial Nova" w:eastAsia="Arial Nova" w:cs="Arial Nova"/>
        </w:rPr>
        <w:t>When we dive in</w:t>
      </w:r>
      <w:r w:rsidR="7817B3C1">
        <w:rPr>
          <w:rFonts w:ascii="Arial Nova" w:hAnsi="Arial Nova" w:eastAsia="Arial Nova" w:cs="Arial Nova"/>
        </w:rPr>
        <w:t>to</w:t>
      </w:r>
      <w:r w:rsidRPr="1A38F639" w:rsidR="4B07FE5E">
        <w:rPr>
          <w:rFonts w:ascii="Arial Nova" w:hAnsi="Arial Nova" w:eastAsia="Arial Nova" w:cs="Arial Nova"/>
        </w:rPr>
        <w:t xml:space="preserve"> one of these ancient histories</w:t>
      </w:r>
      <w:r w:rsidRPr="1A38F639">
        <w:rPr>
          <w:rStyle w:val="Voetnootmarkering"/>
          <w:rFonts w:ascii="Arial Nova" w:hAnsi="Arial Nova" w:eastAsia="Arial Nova" w:cs="Arial Nova"/>
          <w:color w:val="767171" w:themeColor="background2" w:themeShade="80"/>
        </w:rPr>
        <w:footnoteReference w:id="23"/>
      </w:r>
      <w:r w:rsidRPr="1A38F639" w:rsidR="4B07FE5E">
        <w:rPr>
          <w:rFonts w:ascii="Arial Nova" w:hAnsi="Arial Nova" w:eastAsia="Arial Nova" w:cs="Arial Nova"/>
        </w:rPr>
        <w:t>, there is an</w:t>
      </w:r>
      <w:r w:rsidRPr="1A38F639" w:rsidR="0066DD64">
        <w:rPr>
          <w:rFonts w:ascii="Arial Nova" w:hAnsi="Arial Nova" w:eastAsia="Arial Nova" w:cs="Arial Nova"/>
        </w:rPr>
        <w:t xml:space="preserve"> example of an</w:t>
      </w:r>
      <w:r w:rsidRPr="1A38F639" w:rsidR="4B07FE5E">
        <w:rPr>
          <w:rFonts w:ascii="Arial Nova" w:hAnsi="Arial Nova" w:eastAsia="Arial Nova" w:cs="Arial Nova"/>
        </w:rPr>
        <w:t xml:space="preserve"> early </w:t>
      </w:r>
      <w:r w:rsidRPr="1A38F639" w:rsidR="6110049F">
        <w:rPr>
          <w:rFonts w:ascii="Arial Nova" w:hAnsi="Arial Nova" w:eastAsia="Arial Nova" w:cs="Arial Nova"/>
        </w:rPr>
        <w:t xml:space="preserve">indigenous </w:t>
      </w:r>
      <w:r w:rsidRPr="1A38F639" w:rsidR="4B07FE5E">
        <w:rPr>
          <w:rFonts w:ascii="Arial Nova" w:hAnsi="Arial Nova" w:eastAsia="Arial Nova" w:cs="Arial Nova"/>
        </w:rPr>
        <w:t>community</w:t>
      </w:r>
      <w:r w:rsidRPr="1A38F639" w:rsidR="7B68FEDB">
        <w:rPr>
          <w:rFonts w:ascii="Arial Nova" w:hAnsi="Arial Nova" w:eastAsia="Arial Nova" w:cs="Arial Nova"/>
        </w:rPr>
        <w:t xml:space="preserve">: </w:t>
      </w:r>
      <w:r w:rsidRPr="1A38F639" w:rsidR="53DF669B">
        <w:rPr>
          <w:rFonts w:ascii="Arial Nova" w:hAnsi="Arial Nova" w:eastAsia="Arial Nova" w:cs="Arial Nova"/>
        </w:rPr>
        <w:t xml:space="preserve">The </w:t>
      </w:r>
      <w:proofErr w:type="spellStart"/>
      <w:proofErr w:type="spellStart"/>
      <w:r w:rsidRPr="1A38F639" w:rsidR="53DF669B">
        <w:rPr>
          <w:rFonts w:ascii="Arial Nova" w:hAnsi="Arial Nova" w:eastAsia="Arial Nova" w:cs="Arial Nova"/>
        </w:rPr>
        <w:t>Chimú</w:t>
      </w:r>
      <w:proofErr w:type="spellEnd"/>
      <w:proofErr w:type="spellEnd"/>
      <w:r w:rsidRPr="1A38F639" w:rsidR="53DF669B">
        <w:rPr>
          <w:rFonts w:ascii="Arial Nova" w:hAnsi="Arial Nova" w:eastAsia="Arial Nova" w:cs="Arial Nova"/>
        </w:rPr>
        <w:t xml:space="preserve"> culture</w:t>
      </w:r>
      <w:r w:rsidR="2A70C1DF">
        <w:rPr>
          <w:rFonts w:ascii="Arial Nova" w:hAnsi="Arial Nova" w:eastAsia="Arial Nova" w:cs="Arial Nova"/>
        </w:rPr>
        <w:t xml:space="preserve"> in Peru. This specific culture</w:t>
      </w:r>
      <w:r w:rsidRPr="1A38F639" w:rsidR="4B07FE5E">
        <w:rPr>
          <w:rFonts w:ascii="Arial Nova" w:hAnsi="Arial Nova" w:eastAsia="Arial Nova" w:cs="Arial Nova"/>
        </w:rPr>
        <w:t xml:space="preserve"> show</w:t>
      </w:r>
      <w:r w:rsidRPr="1A38F639" w:rsidR="092F1A93">
        <w:rPr>
          <w:rFonts w:ascii="Arial Nova" w:hAnsi="Arial Nova" w:eastAsia="Arial Nova" w:cs="Arial Nova"/>
        </w:rPr>
        <w:t>s</w:t>
      </w:r>
      <w:r w:rsidRPr="1A38F639" w:rsidR="5754041A">
        <w:rPr>
          <w:rFonts w:ascii="Arial Nova" w:hAnsi="Arial Nova" w:eastAsia="Arial Nova" w:cs="Arial Nova"/>
        </w:rPr>
        <w:t xml:space="preserve"> </w:t>
      </w:r>
      <w:r w:rsidRPr="1A38F639" w:rsidR="4B07FE5E">
        <w:rPr>
          <w:rFonts w:ascii="Arial Nova" w:hAnsi="Arial Nova" w:eastAsia="Arial Nova" w:cs="Arial Nova"/>
        </w:rPr>
        <w:t>mushroom representation and "mushroom knowledge</w:t>
      </w:r>
      <w:r w:rsidR="2A70C1DF">
        <w:rPr>
          <w:rFonts w:ascii="Arial Nova" w:hAnsi="Arial Nova" w:eastAsia="Arial Nova" w:cs="Arial Nova"/>
        </w:rPr>
        <w:t>s by translating this into</w:t>
      </w:r>
      <w:r w:rsidRPr="1A38F639" w:rsidR="4B07FE5E">
        <w:rPr>
          <w:rFonts w:ascii="Arial Nova" w:hAnsi="Arial Nova" w:eastAsia="Arial Nova" w:cs="Arial Nova"/>
        </w:rPr>
        <w:t xml:space="preserve"> </w:t>
      </w:r>
      <w:r w:rsidRPr="1A38F639" w:rsidR="5B3D63F6">
        <w:rPr>
          <w:rFonts w:ascii="Arial Nova" w:hAnsi="Arial Nova" w:eastAsia="Arial Nova" w:cs="Arial Nova"/>
        </w:rPr>
        <w:t>artworks</w:t>
      </w:r>
      <w:r w:rsidRPr="1A38F639" w:rsidR="42499787">
        <w:rPr>
          <w:rFonts w:ascii="Arial Nova" w:hAnsi="Arial Nova" w:eastAsia="Arial Nova" w:cs="Arial Nova"/>
        </w:rPr>
        <w:t xml:space="preserve"> </w:t>
      </w:r>
      <w:r w:rsidR="2A70C1DF">
        <w:rPr>
          <w:rFonts w:ascii="Arial Nova" w:hAnsi="Arial Nova" w:eastAsia="Arial Nova" w:cs="Arial Nova"/>
        </w:rPr>
        <w:t xml:space="preserve">that were of </w:t>
      </w:r>
      <w:r w:rsidRPr="1A38F639" w:rsidR="4B07FE5E">
        <w:rPr>
          <w:rFonts w:ascii="Arial Nova" w:hAnsi="Arial Nova" w:eastAsia="Arial Nova" w:cs="Arial Nova"/>
        </w:rPr>
        <w:t xml:space="preserve">bronze, gold, ceramic, textile and stone. </w:t>
      </w:r>
      <w:r w:rsidR="00A03E7B">
        <w:rPr>
          <w:rFonts w:ascii="Arial Nova" w:hAnsi="Arial Nova" w:eastAsia="Arial Nova" w:cs="Arial Nova"/>
        </w:rPr>
        <w:br/>
      </w:r>
      <w:r w:rsidRPr="1A38F639" w:rsidR="4B07FE5E">
        <w:rPr>
          <w:rFonts w:ascii="Arial Nova" w:hAnsi="Arial Nova" w:eastAsia="Arial Nova" w:cs="Arial Nova"/>
        </w:rPr>
        <w:t xml:space="preserve">The </w:t>
      </w:r>
      <w:proofErr w:type="spellStart"/>
      <w:proofErr w:type="spellStart"/>
      <w:r w:rsidRPr="1A38F639" w:rsidR="4B07FE5E">
        <w:rPr>
          <w:rFonts w:ascii="Arial Nova" w:hAnsi="Arial Nova" w:eastAsia="Arial Nova" w:cs="Arial Nova"/>
        </w:rPr>
        <w:t>Chimú</w:t>
      </w:r>
      <w:proofErr w:type="spellEnd"/>
      <w:proofErr w:type="spellEnd"/>
      <w:r w:rsidRPr="1A38F639" w:rsidR="4B07FE5E">
        <w:rPr>
          <w:rFonts w:ascii="Arial Nova" w:hAnsi="Arial Nova" w:eastAsia="Arial Nova" w:cs="Arial Nova"/>
        </w:rPr>
        <w:t xml:space="preserve"> culture </w:t>
      </w:r>
      <w:proofErr w:type="gramStart"/>
      <w:proofErr w:type="gramStart"/>
      <w:r w:rsidRPr="1A38F639" w:rsidR="3F4BC65B">
        <w:rPr>
          <w:rFonts w:ascii="Arial Nova" w:hAnsi="Arial Nova" w:eastAsia="Arial Nova" w:cs="Arial Nova"/>
        </w:rPr>
        <w:t>dates</w:t>
      </w:r>
      <w:r w:rsidRPr="1A38F639" w:rsidR="4B07FE5E">
        <w:rPr>
          <w:rFonts w:ascii="Arial Nova" w:hAnsi="Arial Nova" w:eastAsia="Arial Nova" w:cs="Arial Nova"/>
        </w:rPr>
        <w:t xml:space="preserve"> </w:t>
      </w:r>
      <w:r w:rsidRPr="1A38F639" w:rsidR="1C80E690">
        <w:rPr>
          <w:rFonts w:ascii="Arial Nova" w:hAnsi="Arial Nova" w:eastAsia="Arial Nova" w:cs="Arial Nova"/>
        </w:rPr>
        <w:t xml:space="preserve">back to</w:t>
      </w:r>
      <w:proofErr w:type="gramEnd"/>
      <w:proofErr w:type="gramEnd"/>
      <w:r w:rsidRPr="1A38F639" w:rsidR="1C80E690">
        <w:rPr>
          <w:rFonts w:ascii="Arial Nova" w:hAnsi="Arial Nova" w:eastAsia="Arial Nova" w:cs="Arial Nova"/>
        </w:rPr>
        <w:t xml:space="preserve"> </w:t>
      </w:r>
      <w:r w:rsidRPr="1A38F639" w:rsidR="4B07FE5E">
        <w:rPr>
          <w:rFonts w:ascii="Arial Nova" w:hAnsi="Arial Nova" w:eastAsia="Arial Nova" w:cs="Arial Nova"/>
        </w:rPr>
        <w:t>early 900-1470</w:t>
      </w:r>
      <w:r w:rsidRPr="1A38F639" w:rsidR="6351C5A6">
        <w:rPr>
          <w:rFonts w:ascii="Arial Nova" w:hAnsi="Arial Nova" w:eastAsia="Arial Nova" w:cs="Arial Nova"/>
        </w:rPr>
        <w:t xml:space="preserve"> </w:t>
      </w:r>
      <w:r w:rsidRPr="1A38F639" w:rsidR="4B07FE5E">
        <w:rPr>
          <w:rFonts w:ascii="Arial Nova" w:hAnsi="Arial Nova" w:eastAsia="Arial Nova" w:cs="Arial Nova"/>
        </w:rPr>
        <w:t>CE</w:t>
      </w:r>
      <w:r w:rsidR="2A70C1DF">
        <w:rPr>
          <w:rFonts w:ascii="Arial Nova" w:hAnsi="Arial Nova" w:eastAsia="Arial Nova" w:cs="Arial Nova"/>
        </w:rPr>
        <w:t>.</w:t>
      </w:r>
      <w:r>
        <w:br/>
      </w:r>
    </w:p>
    <w:p w:rsidR="00AF18FA" w:rsidP="1059706F" w:rsidRDefault="20241F3F" w14:paraId="5014F4CE" w14:textId="4A93F6F1">
      <w:pPr>
        <w:spacing w:line="240" w:lineRule="auto"/>
      </w:pPr>
      <w:r>
        <w:rPr>
          <w:noProof/>
        </w:rPr>
        <w:lastRenderedPageBreak/>
        <w:drawing>
          <wp:inline distT="0" distB="0" distL="0" distR="0" wp14:anchorId="4E083132" wp14:editId="6DB44694">
            <wp:extent cx="3533970" cy="5143500"/>
            <wp:effectExtent l="0" t="0" r="0" b="0"/>
            <wp:docPr id="1682414854" name="Afbeelding 168241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3970" cy="5143500"/>
                    </a:xfrm>
                    <a:prstGeom prst="rect">
                      <a:avLst/>
                    </a:prstGeom>
                  </pic:spPr>
                </pic:pic>
              </a:graphicData>
            </a:graphic>
          </wp:inline>
        </w:drawing>
      </w:r>
    </w:p>
    <w:p w:rsidR="00AF18FA" w:rsidP="10D22387" w:rsidRDefault="11F0FD80" w14:paraId="25F0232F" w14:textId="4FDD5CCD">
      <w:pPr>
        <w:ind w:right="1440"/>
        <w:rPr>
          <w:rFonts w:ascii="Georgia Pro" w:hAnsi="Georgia Pro" w:eastAsia="Georgia Pro" w:cs="Georgia Pro"/>
          <w:color w:val="767171" w:themeColor="background2" w:themeShade="80"/>
        </w:rPr>
      </w:pPr>
      <w:r w:rsidRPr="1A38F639" w:rsidR="4E20B781">
        <w:rPr>
          <w:rFonts w:ascii="Arial Nova" w:hAnsi="Arial Nova" w:eastAsia="Arial Nova" w:cs="Arial Nova"/>
          <w:sz w:val="16"/>
          <w:szCs w:val="16"/>
        </w:rPr>
        <w:t xml:space="preserve">“Ceremonial Knife (Tumi)” </w:t>
      </w:r>
      <w:r w:rsidRPr="4EF5E699" w:rsidR="4E20B781">
        <w:rPr>
          <w:rFonts w:ascii="Arial Nova" w:hAnsi="Arial Nova" w:eastAsia="Arial Nova" w:cs="Arial Nova"/>
          <w:i w:val="1"/>
          <w:iCs w:val="1"/>
          <w:sz w:val="16"/>
          <w:szCs w:val="16"/>
        </w:rPr>
        <w:t>The MET</w:t>
      </w:r>
      <w:r w:rsidRPr="1A38F639" w:rsidR="4E20B781">
        <w:rPr>
          <w:rFonts w:ascii="Arial Nova" w:hAnsi="Arial Nova" w:eastAsia="Arial Nova" w:cs="Arial Nova"/>
          <w:sz w:val="16"/>
          <w:szCs w:val="16"/>
        </w:rPr>
        <w:t xml:space="preserve">, </w:t>
      </w:r>
      <w:hyperlink r:id="Rb8c5856d346246dd">
        <w:r w:rsidRPr="1A38F639" w:rsidR="4E20B781">
          <w:rPr>
            <w:rStyle w:val="Hyperlink"/>
            <w:rFonts w:ascii="Arial Nova" w:hAnsi="Arial Nova" w:eastAsia="Arial Nova" w:cs="Arial Nova"/>
            <w:sz w:val="16"/>
            <w:szCs w:val="16"/>
          </w:rPr>
          <w:t>www.metmuseum.org</w:t>
        </w:r>
        <w:r>
          <w:br/>
        </w:r>
      </w:hyperlink>
      <w:r w:rsidRPr="1A38F639" w:rsidR="4E20B781">
        <w:rPr>
          <w:rFonts w:ascii="Arial Nova" w:hAnsi="Arial Nova" w:eastAsia="Arial Nova" w:cs="Arial Nova"/>
          <w:sz w:val="16"/>
          <w:szCs w:val="16"/>
        </w:rPr>
        <w:t>Accessed 5 Dec. 2022</w:t>
      </w:r>
      <w:r>
        <w:br/>
      </w:r>
      <w:r>
        <w:br/>
      </w:r>
      <w:r w:rsidRPr="10D22387" w:rsidR="056E710C">
        <w:rPr>
          <w:rFonts w:ascii="Arial Nova" w:hAnsi="Arial Nova" w:eastAsia="Arial Nova" w:cs="Arial Nova"/>
        </w:rPr>
        <w:t xml:space="preserve">In the figure </w:t>
      </w:r>
      <w:r w:rsidRPr="10D22387" w:rsidR="69881186">
        <w:rPr>
          <w:rFonts w:ascii="Arial Nova" w:hAnsi="Arial Nova" w:eastAsia="Arial Nova" w:cs="Arial Nova"/>
        </w:rPr>
        <w:t xml:space="preserve">above </w:t>
      </w:r>
      <w:r w:rsidRPr="10D22387" w:rsidR="056E710C">
        <w:rPr>
          <w:rFonts w:ascii="Arial Nova" w:hAnsi="Arial Nova" w:eastAsia="Arial Nova" w:cs="Arial Nova"/>
        </w:rPr>
        <w:t xml:space="preserve">you see a ceremonial knife, also known as </w:t>
      </w:r>
      <w:r w:rsidRPr="10D22387" w:rsidR="2B307A86">
        <w:rPr>
          <w:rFonts w:ascii="Arial Nova" w:hAnsi="Arial Nova" w:eastAsia="Arial Nova" w:cs="Arial Nova"/>
        </w:rPr>
        <w:t xml:space="preserve">a </w:t>
      </w:r>
      <w:r w:rsidRPr="10D22387" w:rsidR="056E710C">
        <w:rPr>
          <w:rFonts w:ascii="Arial Nova" w:hAnsi="Arial Nova" w:eastAsia="Arial Nova" w:cs="Arial Nova"/>
        </w:rPr>
        <w:t>Tumi, that</w:t>
      </w:r>
      <w:r w:rsidRPr="10D22387" w:rsidR="3C980ED2">
        <w:rPr>
          <w:rFonts w:ascii="Arial Nova" w:hAnsi="Arial Nova" w:eastAsia="Arial Nova" w:cs="Arial Nova"/>
        </w:rPr>
        <w:t xml:space="preserve"> </w:t>
      </w:r>
      <w:r w:rsidRPr="10D22387" w:rsidR="056E710C">
        <w:rPr>
          <w:rFonts w:ascii="Arial Nova" w:hAnsi="Arial Nova" w:eastAsia="Arial Nova" w:cs="Arial Nova"/>
        </w:rPr>
        <w:t>contains characteristics of mushroom</w:t>
      </w:r>
      <w:r w:rsidRPr="10D22387" w:rsidR="10D21DAB">
        <w:rPr>
          <w:rFonts w:ascii="Arial Nova" w:hAnsi="Arial Nova" w:eastAsia="Arial Nova" w:cs="Arial Nova"/>
        </w:rPr>
        <w:t>s</w:t>
      </w:r>
      <w:r w:rsidRPr="10D22387" w:rsidR="056E710C">
        <w:rPr>
          <w:rFonts w:ascii="Arial Nova" w:hAnsi="Arial Nova" w:eastAsia="Arial Nova" w:cs="Arial Nova"/>
        </w:rPr>
        <w:t xml:space="preserve"> relating to the </w:t>
      </w:r>
      <w:r w:rsidRPr="10D22387" w:rsidR="056E710C">
        <w:rPr>
          <w:rFonts w:ascii="Arial Nova" w:hAnsi="Arial Nova" w:eastAsia="Arial Nova" w:cs="Arial Nova"/>
        </w:rPr>
        <w:t>Chimú</w:t>
      </w:r>
      <w:r w:rsidRPr="10D22387" w:rsidR="056E710C">
        <w:rPr>
          <w:rFonts w:ascii="Arial Nova" w:hAnsi="Arial Nova" w:eastAsia="Arial Nova" w:cs="Arial Nova"/>
        </w:rPr>
        <w:t xml:space="preserve"> society</w:t>
      </w:r>
      <w:r w:rsidRPr="10D22387" w:rsidR="7F1108DF">
        <w:rPr>
          <w:rFonts w:ascii="Arial Nova" w:hAnsi="Arial Nova" w:eastAsia="Arial Nova" w:cs="Arial Nova"/>
        </w:rPr>
        <w:t xml:space="preserve"> in </w:t>
      </w:r>
      <w:r w:rsidRPr="10D22387" w:rsidR="37CAF78D">
        <w:rPr>
          <w:rFonts w:ascii="Arial Nova" w:hAnsi="Arial Nova" w:eastAsia="Arial Nova" w:cs="Arial Nova"/>
        </w:rPr>
        <w:t>Peru</w:t>
      </w:r>
      <w:r w:rsidRPr="10D22387" w:rsidR="47273FAF">
        <w:rPr>
          <w:rFonts w:ascii="Arial Nova" w:hAnsi="Arial Nova" w:eastAsia="Arial Nova" w:cs="Arial Nova"/>
        </w:rPr>
        <w:t>.</w:t>
      </w:r>
      <w:r w:rsidRPr="10D22387" w:rsidR="056E710C">
        <w:rPr>
          <w:rFonts w:ascii="Arial Nova" w:hAnsi="Arial Nova" w:eastAsia="Arial Nova" w:cs="Arial Nova"/>
        </w:rPr>
        <w:t xml:space="preserve"> </w:t>
      </w:r>
      <w:r>
        <w:br/>
      </w:r>
      <w:r w:rsidRPr="10D22387" w:rsidR="42DF361A">
        <w:rPr>
          <w:rFonts w:ascii="Arial Nova" w:hAnsi="Arial Nova" w:eastAsia="Arial Nova" w:cs="Arial Nova"/>
        </w:rPr>
        <w:t>T</w:t>
      </w:r>
      <w:r w:rsidRPr="10D22387" w:rsidR="220B6D35">
        <w:rPr>
          <w:rFonts w:ascii="Arial Nova" w:hAnsi="Arial Nova" w:eastAsia="Arial Nova" w:cs="Arial Nova"/>
        </w:rPr>
        <w:t xml:space="preserve">o </w:t>
      </w:r>
      <w:r w:rsidRPr="10D22387" w:rsidR="056E710C">
        <w:rPr>
          <w:rFonts w:ascii="Arial Nova" w:hAnsi="Arial Nova" w:eastAsia="Arial Nova" w:cs="Arial Nova"/>
        </w:rPr>
        <w:t>the</w:t>
      </w:r>
      <w:r w:rsidRPr="10D22387" w:rsidR="29FFE101">
        <w:rPr>
          <w:rFonts w:ascii="Arial Nova" w:hAnsi="Arial Nova" w:eastAsia="Arial Nova" w:cs="Arial Nova"/>
        </w:rPr>
        <w:t xml:space="preserve">ir </w:t>
      </w:r>
      <w:r w:rsidRPr="10D22387" w:rsidR="056E710C">
        <w:rPr>
          <w:rFonts w:ascii="Arial Nova" w:hAnsi="Arial Nova" w:eastAsia="Arial Nova" w:cs="Arial Nova"/>
        </w:rPr>
        <w:t>religious aspects and beliefs</w:t>
      </w:r>
      <w:r w:rsidRPr="6E5D44C6">
        <w:rPr>
          <w:rStyle w:val="Voetnootmarkering"/>
          <w:rFonts w:ascii="Arial Nova" w:hAnsi="Arial Nova" w:eastAsia="Arial Nova" w:cs="Arial Nova"/>
          <w:color w:val="7B7B7B" w:themeColor="accent3" w:themeShade="BF"/>
        </w:rPr>
        <w:footnoteReference w:id="24"/>
      </w:r>
      <w:r w:rsidRPr="10D22387" w:rsidR="359AD2F0">
        <w:rPr>
          <w:rFonts w:ascii="Arial Nova" w:hAnsi="Arial Nova" w:eastAsia="Arial Nova" w:cs="Arial Nova"/>
        </w:rPr>
        <w:t>,</w:t>
      </w:r>
      <w:r w:rsidRPr="10D22387" w:rsidR="056E710C">
        <w:rPr>
          <w:rFonts w:ascii="Arial Nova" w:hAnsi="Arial Nova" w:eastAsia="Arial Nova" w:cs="Arial Nova"/>
        </w:rPr>
        <w:t xml:space="preserve"> </w:t>
      </w:r>
      <w:r w:rsidRPr="10D22387" w:rsidR="41685705">
        <w:rPr>
          <w:rFonts w:ascii="Arial Nova" w:hAnsi="Arial Nova" w:eastAsia="Arial Nova" w:cs="Arial Nova"/>
        </w:rPr>
        <w:t>t</w:t>
      </w:r>
      <w:r w:rsidRPr="10D22387" w:rsidR="035A56F5">
        <w:rPr>
          <w:rFonts w:ascii="Arial Nova" w:hAnsi="Arial Nova" w:eastAsia="Arial Nova" w:cs="Arial Nova"/>
        </w:rPr>
        <w:t xml:space="preserve">his artifact is an example of many other objects that could have been used for ancient rituals, rites and ceremonies. This </w:t>
      </w:r>
      <w:r w:rsidRPr="10D22387" w:rsidR="66017505">
        <w:rPr>
          <w:rFonts w:ascii="Arial Nova" w:hAnsi="Arial Nova" w:eastAsia="Arial Nova" w:cs="Arial Nova"/>
        </w:rPr>
        <w:t>c</w:t>
      </w:r>
      <w:r w:rsidRPr="10D22387" w:rsidR="035A56F5">
        <w:rPr>
          <w:rFonts w:ascii="Arial Nova" w:hAnsi="Arial Nova" w:eastAsia="Arial Nova" w:cs="Arial Nova"/>
        </w:rPr>
        <w:t xml:space="preserve">ould be connected to the beliefs that embody, respect and honour nature's presence. The </w:t>
      </w:r>
      <w:r w:rsidRPr="10D22387" w:rsidR="035A56F5">
        <w:rPr>
          <w:rFonts w:ascii="Arial Nova" w:hAnsi="Arial Nova" w:eastAsia="Arial Nova" w:cs="Arial Nova"/>
        </w:rPr>
        <w:t>Chimú</w:t>
      </w:r>
      <w:r w:rsidRPr="10D22387" w:rsidR="035A56F5">
        <w:rPr>
          <w:rFonts w:ascii="Arial Nova" w:hAnsi="Arial Nova" w:eastAsia="Arial Nova" w:cs="Arial Nova"/>
        </w:rPr>
        <w:t xml:space="preserve"> people would adapt their way of living to nature</w:t>
      </w:r>
      <w:r w:rsidRPr="10D22387" w:rsidR="1E17F381">
        <w:rPr>
          <w:rFonts w:ascii="Arial Nova" w:hAnsi="Arial Nova" w:eastAsia="Arial Nova" w:cs="Arial Nova"/>
        </w:rPr>
        <w:t xml:space="preserve"> and </w:t>
      </w:r>
      <w:r w:rsidRPr="10D22387" w:rsidR="035A56F5">
        <w:rPr>
          <w:rFonts w:ascii="Arial Nova" w:hAnsi="Arial Nova" w:eastAsia="Arial Nova" w:cs="Arial Nova"/>
        </w:rPr>
        <w:t xml:space="preserve">to their natural living environments, whereas the epistemology of a capitalised western society would either destroy, outsource and separate the nature out of </w:t>
      </w:r>
      <w:r w:rsidRPr="10D22387" w:rsidR="58277CB2">
        <w:rPr>
          <w:rFonts w:ascii="Arial Nova" w:hAnsi="Arial Nova" w:eastAsia="Arial Nova" w:cs="Arial Nova"/>
        </w:rPr>
        <w:t>the human body</w:t>
      </w:r>
      <w:r w:rsidRPr="787F8B3C">
        <w:rPr>
          <w:rStyle w:val="Voetnootmarkering"/>
          <w:rFonts w:ascii="Arial Nova" w:hAnsi="Arial Nova" w:eastAsia="Arial Nova" w:cs="Arial Nova"/>
          <w:color w:val="767171" w:themeColor="background2" w:themeShade="80"/>
        </w:rPr>
        <w:footnoteReference w:id="25"/>
      </w:r>
      <w:r w:rsidRPr="10D22387" w:rsidR="58277CB2">
        <w:rPr>
          <w:rFonts w:ascii="Arial Nova" w:hAnsi="Arial Nova" w:eastAsia="Arial Nova" w:cs="Arial Nova"/>
        </w:rPr>
        <w:t>.</w:t>
      </w:r>
      <w:r>
        <w:br/>
      </w:r>
    </w:p>
    <w:p w:rsidR="00AF18FA" w:rsidP="10D22387" w:rsidRDefault="1BD009ED" w14:paraId="0243AE9B" w14:textId="3F315B38">
      <w:pPr>
        <w:spacing w:line="276" w:lineRule="auto"/>
        <w:ind w:right="1518"/>
      </w:pPr>
      <w:r w:rsidRPr="1A38F639" w:rsidR="0C360698">
        <w:rPr>
          <w:rFonts w:ascii="Arial Nova" w:hAnsi="Arial Nova" w:eastAsia="Arial Nova" w:cs="Arial Nova"/>
        </w:rPr>
        <w:t xml:space="preserve">In the findings of </w:t>
      </w:r>
      <w:proofErr w:type="spellStart"/>
      <w:r w:rsidRPr="1A38F639" w:rsidR="0C360698">
        <w:rPr>
          <w:rFonts w:ascii="Arial Nova" w:hAnsi="Arial Nova" w:eastAsia="Arial Nova" w:cs="Arial Nova"/>
        </w:rPr>
        <w:t>Trutmann</w:t>
      </w:r>
      <w:proofErr w:type="spellEnd"/>
      <w:r w:rsidRPr="1A38F639" w:rsidR="0C360698">
        <w:rPr>
          <w:rFonts w:ascii="Arial Nova" w:hAnsi="Arial Nova" w:eastAsia="Arial Nova" w:cs="Arial Nova"/>
        </w:rPr>
        <w:t xml:space="preserve">, there is no specification of the </w:t>
      </w:r>
      <w:proofErr w:type="spellStart"/>
      <w:r w:rsidRPr="1A38F639" w:rsidR="0C360698">
        <w:rPr>
          <w:rFonts w:ascii="Arial Nova" w:hAnsi="Arial Nova" w:eastAsia="Arial Nova" w:cs="Arial Nova"/>
        </w:rPr>
        <w:t>Chimú</w:t>
      </w:r>
      <w:proofErr w:type="spellEnd"/>
      <w:r w:rsidRPr="1A38F639" w:rsidR="0C360698">
        <w:rPr>
          <w:rFonts w:ascii="Arial Nova" w:hAnsi="Arial Nova" w:eastAsia="Arial Nova" w:cs="Arial Nova"/>
        </w:rPr>
        <w:t xml:space="preserve"> people and their relation to psilocybin m</w:t>
      </w:r>
      <w:r w:rsidRPr="1A38F639" w:rsidR="5451D6B0">
        <w:rPr>
          <w:rFonts w:ascii="Arial Nova" w:hAnsi="Arial Nova" w:eastAsia="Arial Nova" w:cs="Arial Nova"/>
        </w:rPr>
        <w:t>ushrooms. But there</w:t>
      </w:r>
      <w:r w:rsidRPr="1A38F639" w:rsidR="0EA094F8">
        <w:rPr>
          <w:rFonts w:ascii="Arial Nova" w:hAnsi="Arial Nova" w:eastAsia="Arial Nova" w:cs="Arial Nova"/>
        </w:rPr>
        <w:t xml:space="preserve"> are findings </w:t>
      </w:r>
      <w:r w:rsidRPr="1A38F639" w:rsidR="5451D6B0">
        <w:rPr>
          <w:rFonts w:ascii="Arial Nova" w:hAnsi="Arial Nova" w:eastAsia="Arial Nova" w:cs="Arial Nova"/>
        </w:rPr>
        <w:t xml:space="preserve">that </w:t>
      </w:r>
      <w:r w:rsidRPr="1A38F639" w:rsidR="51A7AAD8">
        <w:rPr>
          <w:rFonts w:ascii="Arial Nova" w:hAnsi="Arial Nova" w:eastAsia="Arial Nova" w:cs="Arial Nova"/>
        </w:rPr>
        <w:t>indicate that</w:t>
      </w:r>
      <w:r w:rsidRPr="1A38F639" w:rsidR="5451D6B0">
        <w:rPr>
          <w:rFonts w:ascii="Arial Nova" w:hAnsi="Arial Nova" w:eastAsia="Arial Nova" w:cs="Arial Nova"/>
        </w:rPr>
        <w:t xml:space="preserve"> the Moche people or other indigenous societies </w:t>
      </w:r>
      <w:r w:rsidRPr="1A38F639" w:rsidR="0EE906B6">
        <w:rPr>
          <w:rFonts w:ascii="Arial Nova" w:hAnsi="Arial Nova" w:eastAsia="Arial Nova" w:cs="Arial Nova"/>
        </w:rPr>
        <w:t xml:space="preserve">such as </w:t>
      </w:r>
      <w:r w:rsidRPr="1A38F639" w:rsidR="050E336F">
        <w:rPr>
          <w:rFonts w:ascii="Arial Nova" w:hAnsi="Arial Nova" w:eastAsia="Arial Nova" w:cs="Arial Nova"/>
        </w:rPr>
        <w:t xml:space="preserve">the </w:t>
      </w:r>
      <w:r w:rsidRPr="1A38F639" w:rsidR="050E336F">
        <w:rPr>
          <w:rFonts w:ascii="Arial Nova" w:hAnsi="Arial Nova" w:eastAsia="Arial Nova" w:cs="Arial Nova"/>
        </w:rPr>
        <w:t>Paracas</w:t>
      </w:r>
      <w:r w:rsidRPr="1A38F639" w:rsidR="0A436BAD">
        <w:rPr>
          <w:rFonts w:ascii="Arial Nova" w:hAnsi="Arial Nova" w:eastAsia="Arial Nova" w:cs="Arial Nova"/>
        </w:rPr>
        <w:t>,</w:t>
      </w:r>
      <w:r w:rsidRPr="1A38F639">
        <w:rPr>
          <w:rStyle w:val="Voetnootmarkering"/>
          <w:rFonts w:ascii="Arial Nova" w:hAnsi="Arial Nova" w:eastAsia="Arial Nova" w:cs="Arial Nova"/>
          <w:color w:val="767171" w:themeColor="background2" w:themeShade="80"/>
        </w:rPr>
        <w:footnoteReference w:id="26"/>
      </w:r>
      <w:r w:rsidRPr="1A38F639" w:rsidR="050E336F">
        <w:rPr>
          <w:rFonts w:ascii="Arial Nova" w:hAnsi="Arial Nova" w:eastAsia="Arial Nova" w:cs="Arial Nova"/>
        </w:rPr>
        <w:t xml:space="preserve"> </w:t>
      </w:r>
      <w:r w:rsidRPr="1A38F639" w:rsidR="3EC71A2C">
        <w:rPr>
          <w:rFonts w:ascii="Arial Nova" w:hAnsi="Arial Nova" w:eastAsia="Arial Nova" w:cs="Arial Nova"/>
        </w:rPr>
        <w:t xml:space="preserve"> </w:t>
      </w:r>
      <w:r w:rsidRPr="1A38F639" w:rsidR="050E336F">
        <w:rPr>
          <w:rFonts w:ascii="Arial Nova" w:hAnsi="Arial Nova" w:eastAsia="Arial Nova" w:cs="Arial Nova"/>
        </w:rPr>
        <w:t xml:space="preserve">used the </w:t>
      </w:r>
      <w:r w:rsidRPr="1A38F639" w:rsidR="050E336F">
        <w:rPr>
          <w:rFonts w:ascii="Arial Nova" w:hAnsi="Arial Nova" w:eastAsia="Arial Nova" w:cs="Arial Nova"/>
        </w:rPr>
        <w:t>psilocybe</w:t>
      </w:r>
      <w:r w:rsidRPr="1A38F639" w:rsidR="050E336F">
        <w:rPr>
          <w:rFonts w:ascii="Arial Nova" w:hAnsi="Arial Nova" w:eastAsia="Arial Nova" w:cs="Arial Nova"/>
        </w:rPr>
        <w:t xml:space="preserve"> species in their lives and practices</w:t>
      </w:r>
      <w:r w:rsidRPr="1A38F639" w:rsidR="18631DFE">
        <w:rPr>
          <w:rFonts w:ascii="Arial Nova" w:hAnsi="Arial Nova" w:eastAsia="Arial Nova" w:cs="Arial Nova"/>
        </w:rPr>
        <w:t>.</w:t>
      </w:r>
      <w:r w:rsidRPr="1A38F639" w:rsidR="16F4FD3D">
        <w:rPr>
          <w:rFonts w:ascii="Arial Nova" w:hAnsi="Arial Nova" w:eastAsia="Arial Nova" w:cs="Arial Nova"/>
        </w:rPr>
        <w:t xml:space="preserve"> As</w:t>
      </w:r>
      <w:r w:rsidRPr="1A38F639" w:rsidR="158C4BEE">
        <w:rPr>
          <w:rFonts w:ascii="Arial Nova" w:hAnsi="Arial Nova" w:eastAsia="Arial Nova" w:cs="Arial Nova"/>
        </w:rPr>
        <w:t xml:space="preserve"> </w:t>
      </w:r>
      <w:r w:rsidRPr="1A38F639" w:rsidR="16F4FD3D">
        <w:rPr>
          <w:rFonts w:ascii="Arial Nova" w:hAnsi="Arial Nova" w:eastAsia="Arial Nova" w:cs="Arial Nova"/>
        </w:rPr>
        <w:t>psiloc</w:t>
      </w:r>
      <w:r w:rsidRPr="1A38F639" w:rsidR="4AB3B165">
        <w:rPr>
          <w:rFonts w:ascii="Arial Nova" w:hAnsi="Arial Nova" w:eastAsia="Arial Nova" w:cs="Arial Nova"/>
        </w:rPr>
        <w:t>ybin mushrooms were used for spiritual development and used in</w:t>
      </w:r>
      <w:r w:rsidRPr="1A38F639" w:rsidR="55E3DD2F">
        <w:rPr>
          <w:rFonts w:ascii="Arial Nova" w:hAnsi="Arial Nova" w:eastAsia="Arial Nova" w:cs="Arial Nova"/>
        </w:rPr>
        <w:t xml:space="preserve"> a</w:t>
      </w:r>
      <w:r w:rsidRPr="1A38F639" w:rsidR="4AB3B165">
        <w:rPr>
          <w:rFonts w:ascii="Arial Nova" w:hAnsi="Arial Nova" w:eastAsia="Arial Nova" w:cs="Arial Nova"/>
        </w:rPr>
        <w:t xml:space="preserve"> s</w:t>
      </w:r>
      <w:r w:rsidRPr="1A38F639" w:rsidR="757CAC58">
        <w:rPr>
          <w:rFonts w:ascii="Arial Nova" w:hAnsi="Arial Nova" w:eastAsia="Arial Nova" w:cs="Arial Nova"/>
        </w:rPr>
        <w:t xml:space="preserve">acred </w:t>
      </w:r>
      <w:r w:rsidRPr="1A38F639" w:rsidR="4AB3B165">
        <w:rPr>
          <w:rFonts w:ascii="Arial Nova" w:hAnsi="Arial Nova" w:eastAsia="Arial Nova" w:cs="Arial Nova"/>
        </w:rPr>
        <w:t>context</w:t>
      </w:r>
      <w:r w:rsidRPr="1A38F639" w:rsidR="69B8FEF4">
        <w:rPr>
          <w:rFonts w:ascii="Arial Nova" w:hAnsi="Arial Nova" w:eastAsia="Arial Nova" w:cs="Arial Nova"/>
        </w:rPr>
        <w:t>,</w:t>
      </w:r>
      <w:r w:rsidRPr="1A38F639" w:rsidR="4AB3B165">
        <w:rPr>
          <w:rFonts w:ascii="Arial Nova" w:hAnsi="Arial Nova" w:eastAsia="Arial Nova" w:cs="Arial Nova"/>
        </w:rPr>
        <w:t xml:space="preserve"> </w:t>
      </w:r>
      <w:r w:rsidRPr="1A38F639" w:rsidR="623FCB9A">
        <w:rPr>
          <w:rFonts w:ascii="Arial Nova" w:hAnsi="Arial Nova" w:eastAsia="Arial Nova" w:cs="Arial Nova"/>
        </w:rPr>
        <w:t xml:space="preserve">rituals and ceremonies were </w:t>
      </w:r>
      <w:r w:rsidRPr="1A38F639" w:rsidR="10F4B740">
        <w:rPr>
          <w:rFonts w:ascii="Arial Nova" w:hAnsi="Arial Nova" w:eastAsia="Arial Nova" w:cs="Arial Nova"/>
        </w:rPr>
        <w:t>built</w:t>
      </w:r>
      <w:r w:rsidRPr="1A38F639" w:rsidR="623FCB9A">
        <w:rPr>
          <w:rFonts w:ascii="Arial Nova" w:hAnsi="Arial Nova" w:eastAsia="Arial Nova" w:cs="Arial Nova"/>
        </w:rPr>
        <w:t xml:space="preserve"> around the psychedelic experiences.</w:t>
      </w:r>
      <w:r w:rsidRPr="1A38F639" w:rsidR="623FCB9A">
        <w:rPr>
          <w:rFonts w:ascii="Arial Nova" w:hAnsi="Arial Nova" w:eastAsia="Arial Nova" w:cs="Arial Nova"/>
          <w:color w:val="7030A0"/>
        </w:rPr>
        <w:t xml:space="preserve"> </w:t>
      </w:r>
      <w:r w:rsidRPr="1A38F639" w:rsidR="623FCB9A">
        <w:rPr>
          <w:rFonts w:ascii="Arial Nova" w:hAnsi="Arial Nova" w:eastAsia="Arial Nova" w:cs="Arial Nova"/>
        </w:rPr>
        <w:t>Th</w:t>
      </w:r>
      <w:r w:rsidRPr="1A38F639" w:rsidR="0FD6541E">
        <w:rPr>
          <w:rFonts w:ascii="Arial Nova" w:hAnsi="Arial Nova" w:eastAsia="Arial Nova" w:cs="Arial Nova"/>
        </w:rPr>
        <w:t xml:space="preserve">ese findings </w:t>
      </w:r>
      <w:r w:rsidRPr="1A38F639" w:rsidR="623FCB9A">
        <w:rPr>
          <w:rFonts w:ascii="Arial Nova" w:hAnsi="Arial Nova" w:eastAsia="Arial Nova" w:cs="Arial Nova"/>
        </w:rPr>
        <w:t>ha</w:t>
      </w:r>
      <w:r w:rsidRPr="1A38F639" w:rsidR="2595F7FD">
        <w:rPr>
          <w:rFonts w:ascii="Arial Nova" w:hAnsi="Arial Nova" w:eastAsia="Arial Nova" w:cs="Arial Nova"/>
        </w:rPr>
        <w:t>ve</w:t>
      </w:r>
      <w:r w:rsidRPr="1A38F639" w:rsidR="623FCB9A">
        <w:rPr>
          <w:rFonts w:ascii="Arial Nova" w:hAnsi="Arial Nova" w:eastAsia="Arial Nova" w:cs="Arial Nova"/>
        </w:rPr>
        <w:t xml:space="preserve"> been documented in Mayan and </w:t>
      </w:r>
      <w:r w:rsidRPr="1A38F639" w:rsidR="07451CEC">
        <w:rPr>
          <w:rFonts w:ascii="Arial Nova" w:hAnsi="Arial Nova" w:eastAsia="Arial Nova" w:cs="Arial Nova"/>
        </w:rPr>
        <w:t xml:space="preserve">the </w:t>
      </w:r>
      <w:r w:rsidRPr="1A38F639" w:rsidR="623FCB9A">
        <w:rPr>
          <w:rFonts w:ascii="Arial Nova" w:hAnsi="Arial Nova" w:eastAsia="Arial Nova" w:cs="Arial Nova"/>
        </w:rPr>
        <w:t xml:space="preserve">surviving language of </w:t>
      </w:r>
      <w:r w:rsidRPr="1A38F639" w:rsidR="623FCB9A">
        <w:rPr>
          <w:rFonts w:ascii="Arial Nova" w:hAnsi="Arial Nova" w:eastAsia="Arial Nova" w:cs="Arial Nova"/>
        </w:rPr>
        <w:t>Popul</w:t>
      </w:r>
      <w:r w:rsidRPr="1A38F639" w:rsidR="623FCB9A">
        <w:rPr>
          <w:rFonts w:ascii="Arial Nova" w:hAnsi="Arial Nova" w:eastAsia="Arial Nova" w:cs="Arial Nova"/>
        </w:rPr>
        <w:t xml:space="preserve"> Vuh</w:t>
      </w:r>
      <w:r w:rsidRPr="1A38F639">
        <w:rPr>
          <w:rStyle w:val="Voetnootmarkering"/>
          <w:rFonts w:ascii="Arial Nova" w:hAnsi="Arial Nova" w:eastAsia="Arial Nova" w:cs="Arial Nova"/>
          <w:color w:val="767171" w:themeColor="background2" w:themeShade="80"/>
        </w:rPr>
        <w:footnoteReference w:id="27"/>
      </w:r>
      <w:r w:rsidRPr="1A38F639" w:rsidR="623FCB9A">
        <w:rPr>
          <w:rFonts w:ascii="Arial Nova" w:hAnsi="Arial Nova" w:eastAsia="Arial Nova" w:cs="Arial Nova"/>
        </w:rPr>
        <w:t>.</w:t>
      </w:r>
      <w:r>
        <w:br/>
      </w:r>
      <w:r>
        <w:br/>
      </w:r>
    </w:p>
    <w:p w:rsidR="00AF18FA" w:rsidP="283C8BCB" w:rsidRDefault="00000000" w14:paraId="04342306" w14:textId="7B64C4A6">
      <w:r>
        <w:br w:type="page"/>
      </w:r>
    </w:p>
    <w:p w:rsidR="00AF18FA" w:rsidP="00FC4EC1" w:rsidRDefault="7460C280" w14:paraId="1E80EF00" w14:textId="6F5D1DAA">
      <w:pPr>
        <w:rPr>
          <w:rFonts w:ascii="Arial Nova" w:hAnsi="Arial Nova" w:eastAsia="Arial Nova" w:cs="Arial Nova"/>
          <w:i/>
          <w:iCs/>
          <w:color w:val="7030A0"/>
        </w:rPr>
      </w:pPr>
      <w:r w:rsidRPr="1A38F639">
        <w:rPr>
          <w:rFonts w:ascii="Arial Nova" w:hAnsi="Arial Nova" w:eastAsia="Arial Nova" w:cs="Arial Nova"/>
          <w:i/>
          <w:iCs/>
        </w:rPr>
        <w:lastRenderedPageBreak/>
        <w:t xml:space="preserve">What are psychoactive drugs? </w:t>
      </w:r>
      <w:r>
        <w:br/>
      </w:r>
      <w:r w:rsidRPr="1A38F639" w:rsidR="0AA98217">
        <w:rPr>
          <w:rFonts w:ascii="Arial Nova" w:hAnsi="Arial Nova" w:eastAsia="Arial Nova" w:cs="Arial Nova"/>
          <w:b/>
          <w:bCs/>
        </w:rPr>
        <w:t>Psilocybin: the chemical compound in psychedelic mushrooms</w:t>
      </w:r>
    </w:p>
    <w:p w:rsidR="00AF18FA" w:rsidP="4EF5E699" w:rsidRDefault="4462B8D2" w14:paraId="08CE678D" w14:textId="421635CC">
      <w:pPr>
        <w:pStyle w:val="Standaard"/>
        <w:spacing w:line="276" w:lineRule="auto"/>
        <w:ind w:right="1440"/>
      </w:pPr>
      <w:r w:rsidRPr="1A38F639" w:rsidR="49C80458">
        <w:rPr>
          <w:rFonts w:ascii="Arial Nova" w:hAnsi="Arial Nova" w:eastAsia="Arial Nova" w:cs="Arial Nova"/>
        </w:rPr>
        <w:t xml:space="preserve">Would you believe me </w:t>
      </w:r>
      <w:r w:rsidR="7FDDB88B">
        <w:rPr>
          <w:rFonts w:ascii="Arial Nova" w:hAnsi="Arial Nova" w:eastAsia="Arial Nova" w:cs="Arial Nova"/>
        </w:rPr>
        <w:t xml:space="preserve">if I </w:t>
      </w:r>
      <w:r w:rsidR="67E89020">
        <w:rPr>
          <w:rFonts w:ascii="Arial Nova" w:hAnsi="Arial Nova" w:eastAsia="Arial Nova" w:cs="Arial Nova"/>
        </w:rPr>
        <w:t xml:space="preserve">s</w:t>
      </w:r>
      <w:r w:rsidR="67E89020">
        <w:rPr>
          <w:rFonts w:ascii="Arial Nova" w:hAnsi="Arial Nova" w:eastAsia="Arial Nova" w:cs="Arial Nova"/>
        </w:rPr>
        <w:t xml:space="preserve">aid</w:t>
      </w:r>
      <w:r w:rsidR="7FDDB88B">
        <w:rPr>
          <w:rFonts w:ascii="Arial Nova" w:hAnsi="Arial Nova" w:eastAsia="Arial Nova" w:cs="Arial Nova"/>
        </w:rPr>
        <w:t xml:space="preserve"> </w:t>
      </w:r>
      <w:r w:rsidRPr="1A38F639" w:rsidR="49C80458">
        <w:rPr>
          <w:rFonts w:ascii="Arial Nova" w:hAnsi="Arial Nova" w:eastAsia="Arial Nova" w:cs="Arial Nova"/>
        </w:rPr>
        <w:t>that the chemical compound</w:t>
      </w:r>
      <w:r w:rsidRPr="1A38F639" w:rsidR="49C80458">
        <w:rPr>
          <w:rFonts w:ascii="Arial Nova" w:hAnsi="Arial Nova" w:eastAsia="Arial Nova" w:cs="Arial Nova"/>
        </w:rPr>
        <w:t>, psilocybin</w:t>
      </w:r>
      <w:r w:rsidRPr="2C2AB389">
        <w:rPr>
          <w:rStyle w:val="Voetnootmarkering"/>
          <w:rFonts w:ascii="Arial Nova" w:hAnsi="Arial Nova" w:eastAsia="Arial Nova" w:cs="Arial Nova"/>
          <w:color w:val="767171" w:themeColor="background2" w:themeTint="FF" w:themeShade="80"/>
        </w:rPr>
        <w:footnoteReference w:id="32763"/>
      </w:r>
      <w:r w:rsidRPr="1A38F639" w:rsidR="49C80458">
        <w:rPr>
          <w:rFonts w:ascii="Arial Nova" w:hAnsi="Arial Nova" w:eastAsia="Arial Nova" w:cs="Arial Nova"/>
        </w:rPr>
        <w:t xml:space="preserve"> </w:t>
      </w:r>
      <w:r>
        <w:br/>
      </w:r>
      <w:r w:rsidRPr="1A38F639" w:rsidR="49C80458">
        <w:rPr>
          <w:rFonts w:ascii="Arial Nova" w:hAnsi="Arial Nova" w:eastAsia="Arial Nova" w:cs="Arial Nova"/>
        </w:rPr>
        <w:t xml:space="preserve">in these mushrooms</w:t>
      </w:r>
      <w:r w:rsidRPr="1A38F639" w:rsidR="654C6D2B">
        <w:rPr>
          <w:rFonts w:ascii="Arial Nova" w:hAnsi="Arial Nova" w:eastAsia="Arial Nova" w:cs="Arial Nova"/>
        </w:rPr>
        <w:t>,</w:t>
      </w:r>
      <w:r w:rsidRPr="1A38F639" w:rsidR="49C80458">
        <w:rPr>
          <w:rFonts w:ascii="Arial Nova" w:hAnsi="Arial Nova" w:eastAsia="Arial Nova" w:cs="Arial Nova"/>
        </w:rPr>
        <w:t xml:space="preserve"> </w:t>
      </w:r>
      <w:r w:rsidRPr="1A38F639" w:rsidR="49A7C49C">
        <w:rPr>
          <w:rFonts w:ascii="Arial Nova" w:hAnsi="Arial Nova" w:eastAsia="Arial Nova" w:cs="Arial Nova"/>
        </w:rPr>
        <w:t>is</w:t>
      </w:r>
      <w:r w:rsidRPr="1A38F639" w:rsidR="49C80458">
        <w:rPr>
          <w:rFonts w:ascii="Arial Nova" w:hAnsi="Arial Nova" w:eastAsia="Arial Nova" w:cs="Arial Nova"/>
        </w:rPr>
        <w:t xml:space="preserve"> far from damaging the mind and</w:t>
      </w:r>
      <w:r w:rsidRPr="1A38F639" w:rsidR="741A53D0">
        <w:rPr>
          <w:rFonts w:ascii="Arial Nova" w:hAnsi="Arial Nova" w:eastAsia="Arial Nova" w:cs="Arial Nova"/>
        </w:rPr>
        <w:t xml:space="preserve"> that they</w:t>
      </w:r>
      <w:r w:rsidRPr="1A38F639" w:rsidR="49C80458">
        <w:rPr>
          <w:rFonts w:ascii="Arial Nova" w:hAnsi="Arial Nova" w:eastAsia="Arial Nova" w:cs="Arial Nova"/>
        </w:rPr>
        <w:t xml:space="preserve"> </w:t>
      </w:r>
      <w:r w:rsidRPr="1A38F639" w:rsidR="49C80458">
        <w:rPr>
          <w:rFonts w:ascii="Arial Nova" w:hAnsi="Arial Nova" w:eastAsia="Arial Nova" w:cs="Arial Nova"/>
        </w:rPr>
        <w:t xml:space="preserve">aren't</w:t>
      </w:r>
      <w:r w:rsidRPr="1A38F639" w:rsidR="49C80458">
        <w:rPr>
          <w:rFonts w:ascii="Arial Nova" w:hAnsi="Arial Nova" w:eastAsia="Arial Nova" w:cs="Arial Nova"/>
        </w:rPr>
        <w:t xml:space="preserve"> related to any addictive drugs we already know? </w:t>
      </w:r>
      <w:r w:rsidRPr="1A38F639" w:rsidR="0491A7CE">
        <w:rPr>
          <w:rFonts w:ascii="Arial Nova" w:hAnsi="Arial Nova" w:eastAsia="Arial Nova" w:cs="Arial Nova"/>
        </w:rPr>
        <w:t xml:space="preserve">While having the knowledge that XTC, alcohol, nicotine, </w:t>
      </w:r>
      <w:r w:rsidR="4DCFD664">
        <w:rPr>
          <w:rFonts w:ascii="Arial Nova" w:hAnsi="Arial Nova" w:eastAsia="Arial Nova" w:cs="Arial Nova"/>
        </w:rPr>
        <w:t>m</w:t>
      </w:r>
      <w:r w:rsidRPr="1A38F639" w:rsidR="0491A7CE">
        <w:rPr>
          <w:rFonts w:ascii="Arial Nova" w:hAnsi="Arial Nova" w:eastAsia="Arial Nova" w:cs="Arial Nova"/>
        </w:rPr>
        <w:t xml:space="preserve">arijuana (weed), benzoyl-methyl-ecgonine (coke), heroin, opioids (pain killers), amphetamine (speed) is more likely to be addictive?</w:t>
      </w:r>
      <w:r w:rsidRPr="1A38F639" w:rsidR="028A3801">
        <w:rPr>
          <w:rFonts w:ascii="Arial Nova" w:hAnsi="Arial Nova" w:eastAsia="Arial Nova" w:cs="Arial Nova"/>
        </w:rPr>
        <w:t xml:space="preserve"> </w:t>
      </w:r>
      <w:r w:rsidRPr="4EF5E699" w:rsidR="028A3801">
        <w:rPr>
          <w:rFonts w:ascii="Arial Nova" w:hAnsi="Arial Nova" w:eastAsia="Arial Nova" w:cs="Arial Nova"/>
        </w:rPr>
        <w:t>Other psychoactive substances, such as LSD, have also been re-invented in Western modern medicine by Albert Hoffman</w:t>
      </w:r>
      <w:r w:rsidRPr="4EF5E699">
        <w:rPr>
          <w:rStyle w:val="Voetnootmarkering"/>
          <w:rFonts w:ascii="Arial Nova" w:hAnsi="Arial Nova" w:eastAsia="Arial Nova" w:cs="Arial Nova"/>
          <w:color w:val="767171" w:themeColor="background2" w:themeTint="FF" w:themeShade="80"/>
        </w:rPr>
        <w:footnoteReference w:id="15507"/>
      </w:r>
      <w:r w:rsidRPr="4EF5E699" w:rsidR="028A3801">
        <w:rPr>
          <w:rFonts w:ascii="Arial Nova" w:hAnsi="Arial Nova" w:eastAsia="Arial Nova" w:cs="Arial Nova"/>
        </w:rPr>
        <w:t>; starting from the synthesizing process of “lysergic acid diethylamide” in 1938</w:t>
      </w:r>
      <w:r w:rsidRPr="4EF5E699">
        <w:rPr>
          <w:rStyle w:val="Voetnootmarkering"/>
          <w:rFonts w:ascii="Arial Nova" w:hAnsi="Arial Nova" w:eastAsia="Arial Nova" w:cs="Arial Nova"/>
          <w:color w:val="767171" w:themeColor="background2" w:themeTint="FF" w:themeShade="80"/>
        </w:rPr>
        <w:footnoteReference w:id="10016"/>
      </w:r>
      <w:r w:rsidRPr="4EF5E699" w:rsidR="028A3801">
        <w:rPr>
          <w:rFonts w:ascii="Arial Nova" w:hAnsi="Arial Nova" w:eastAsia="Arial Nova" w:cs="Arial Nova"/>
        </w:rPr>
        <w:t>.</w:t>
      </w:r>
      <w:r>
        <w:br/>
      </w:r>
      <w:r w:rsidRPr="1A38F639" w:rsidR="7E72F20E">
        <w:rPr>
          <w:rFonts w:ascii="Arial Nova" w:hAnsi="Arial Nova" w:eastAsia="Arial Nova" w:cs="Arial Nova"/>
        </w:rPr>
        <w:t>As the</w:t>
      </w:r>
      <w:r w:rsidRPr="1A38F639" w:rsidR="49C80458">
        <w:rPr>
          <w:rFonts w:ascii="Arial Nova" w:hAnsi="Arial Nova" w:eastAsia="Arial Nova" w:cs="Arial Nova"/>
        </w:rPr>
        <w:t xml:space="preserve"> stigma</w:t>
      </w:r>
      <w:r w:rsidRPr="1A38F639" w:rsidR="677F976C">
        <w:rPr>
          <w:rFonts w:ascii="Arial Nova" w:hAnsi="Arial Nova" w:eastAsia="Arial Nova" w:cs="Arial Nova"/>
        </w:rPr>
        <w:t xml:space="preserve"> around psychedelics have been slowly dissolving</w:t>
      </w:r>
      <w:r w:rsidRPr="1A38F639" w:rsidR="49C80458">
        <w:rPr>
          <w:rFonts w:ascii="Arial Nova" w:hAnsi="Arial Nova" w:eastAsia="Arial Nova" w:cs="Arial Nova"/>
        </w:rPr>
        <w:t>, fear</w:t>
      </w:r>
      <w:r w:rsidRPr="1A38F639" w:rsidR="33D8D4FB">
        <w:rPr>
          <w:rFonts w:ascii="Arial Nova" w:hAnsi="Arial Nova" w:eastAsia="Arial Nova" w:cs="Arial Nova"/>
        </w:rPr>
        <w:t xml:space="preserve">s and taboos </w:t>
      </w:r>
      <w:r w:rsidR="25558B28">
        <w:rPr>
          <w:rFonts w:ascii="Arial Nova" w:hAnsi="Arial Nova" w:eastAsia="Arial Nova" w:cs="Arial Nova"/>
        </w:rPr>
        <w:t xml:space="preserve">have </w:t>
      </w:r>
      <w:r w:rsidRPr="1A38F639" w:rsidR="33D8D4FB">
        <w:rPr>
          <w:rFonts w:ascii="Arial Nova" w:hAnsi="Arial Nova" w:eastAsia="Arial Nova" w:cs="Arial Nova"/>
        </w:rPr>
        <w:t>been broken</w:t>
      </w:r>
      <w:r w:rsidR="7FDDB88B">
        <w:rPr>
          <w:rFonts w:ascii="Arial Nova" w:hAnsi="Arial Nova" w:eastAsia="Arial Nova" w:cs="Arial Nova"/>
        </w:rPr>
        <w:t xml:space="preserve"> and </w:t>
      </w:r>
      <w:r w:rsidRPr="1A38F639" w:rsidR="33D8D4FB">
        <w:rPr>
          <w:rFonts w:ascii="Arial Nova" w:hAnsi="Arial Nova" w:eastAsia="Arial Nova" w:cs="Arial Nova"/>
        </w:rPr>
        <w:t xml:space="preserve">there is a positive outlook on the future of psychedelics being accepted by more people in </w:t>
      </w:r>
      <w:r w:rsidR="25558B28">
        <w:rPr>
          <w:rFonts w:ascii="Arial Nova" w:hAnsi="Arial Nova" w:eastAsia="Arial Nova" w:cs="Arial Nova"/>
        </w:rPr>
        <w:t>W</w:t>
      </w:r>
      <w:r w:rsidRPr="1A38F639" w:rsidR="33D8D4FB">
        <w:rPr>
          <w:rFonts w:ascii="Arial Nova" w:hAnsi="Arial Nova" w:eastAsia="Arial Nova" w:cs="Arial Nova"/>
        </w:rPr>
        <w:t xml:space="preserve">estern </w:t>
      </w:r>
      <w:r w:rsidRPr="1A38F639" w:rsidR="33D8D4FB">
        <w:rPr>
          <w:rFonts w:ascii="Arial Nova" w:hAnsi="Arial Nova" w:eastAsia="Arial Nova" w:cs="Arial Nova"/>
        </w:rPr>
        <w:t>society</w:t>
      </w:r>
      <w:r w:rsidRPr="2C2AB389" w:rsidR="1D6C9537">
        <w:rPr>
          <w:rFonts w:ascii="Arial Nova" w:hAnsi="Arial Nova" w:eastAsia="Arial Nova" w:cs="Arial Nova"/>
        </w:rPr>
        <w:t>.</w:t>
      </w:r>
      <w:r w:rsidRPr="1A38F639">
        <w:rPr>
          <w:rStyle w:val="Voetnootmarkering"/>
          <w:rFonts w:ascii="Arial Nova" w:hAnsi="Arial Nova" w:eastAsia="Arial Nova" w:cs="Arial Nova"/>
          <w:color w:val="767171" w:themeColor="background2" w:themeShade="80"/>
        </w:rPr>
        <w:footnoteReference w:id="29"/>
      </w:r>
      <w:r w:rsidRPr="1A38F639" w:rsidR="1986258F">
        <w:rPr>
          <w:rFonts w:ascii="Arial Nova" w:hAnsi="Arial Nova" w:eastAsia="Arial Nova" w:cs="Arial Nova"/>
        </w:rPr>
        <w:t xml:space="preserve"> </w:t>
      </w:r>
      <w:r>
        <w:br/>
      </w:r>
      <w:r>
        <w:br/>
      </w:r>
      <w:r w:rsidRPr="5E6C38DB" w:rsidR="5B2F660C">
        <w:rPr>
          <w:rFonts w:ascii="Arial Nova" w:hAnsi="Arial Nova" w:eastAsia="Arial Nova" w:cs="Arial Nova"/>
          <w:i w:val="1"/>
          <w:iCs w:val="1"/>
        </w:rPr>
        <w:t>Psilocin</w:t>
      </w:r>
      <w:r w:rsidRPr="1A38F639" w:rsidR="5B2F660C">
        <w:rPr>
          <w:rFonts w:ascii="Arial Nova" w:hAnsi="Arial Nova" w:eastAsia="Arial Nova" w:cs="Arial Nova"/>
        </w:rPr>
        <w:t xml:space="preserve"> is the most active substance that is produced by the metabolic</w:t>
      </w:r>
      <w:r w:rsidRPr="1A38F639" w:rsidR="721DC566">
        <w:rPr>
          <w:rFonts w:ascii="Arial Nova" w:hAnsi="Arial Nova" w:eastAsia="Arial Nova" w:cs="Arial Nova"/>
        </w:rPr>
        <w:t xml:space="preserve"> </w:t>
      </w:r>
      <w:r w:rsidRPr="1A38F639" w:rsidR="5B2F660C">
        <w:rPr>
          <w:rFonts w:ascii="Arial Nova" w:hAnsi="Arial Nova" w:eastAsia="Arial Nova" w:cs="Arial Nova"/>
        </w:rPr>
        <w:t xml:space="preserve">process of psilocybin.</w:t>
      </w:r>
      <w:r w:rsidRPr="4EF5E699">
        <w:rPr>
          <w:rStyle w:val="Voetnootmarkering"/>
          <w:rFonts w:ascii="Arial Nova" w:hAnsi="Arial Nova" w:eastAsia="Arial Nova" w:cs="Arial Nova"/>
          <w:color w:val="767171" w:themeColor="background2" w:themeTint="FF" w:themeShade="80"/>
        </w:rPr>
        <w:footnoteReference w:id="32210"/>
      </w:r>
      <w:r w:rsidRPr="1A38F639" w:rsidR="5B2F660C">
        <w:rPr>
          <w:rFonts w:ascii="Arial Nova" w:hAnsi="Arial Nova" w:eastAsia="Arial Nova" w:cs="Arial Nova"/>
        </w:rPr>
        <w:t xml:space="preserve"> </w:t>
      </w:r>
      <w:r w:rsidRPr="1A38F639" w:rsidR="49C80458">
        <w:rPr>
          <w:rFonts w:ascii="Arial Nova" w:hAnsi="Arial Nova" w:eastAsia="Arial Nova" w:cs="Arial Nova"/>
        </w:rPr>
        <w:t>There are approximately 116 species known and registered psilocybin species, growing at any place in the world. This potentially could be around the edges and trails of tropical forests or even across your local police station</w:t>
      </w:r>
      <w:r w:rsidRPr="1A38F639">
        <w:rPr>
          <w:rStyle w:val="Voetnootmarkering"/>
          <w:rFonts w:ascii="Arial Nova" w:hAnsi="Arial Nova" w:eastAsia="Arial Nova" w:cs="Arial Nova"/>
          <w:color w:val="767171" w:themeColor="background2" w:themeShade="80"/>
        </w:rPr>
        <w:footnoteReference w:id="31"/>
      </w:r>
      <w:r w:rsidRPr="1A38F639" w:rsidR="49C80458">
        <w:rPr>
          <w:rFonts w:ascii="Arial Nova" w:hAnsi="Arial Nova" w:eastAsia="Arial Nova" w:cs="Arial Nova"/>
        </w:rPr>
        <w:t xml:space="preserve">. What exactly happens in our brain when we ingest psilocybin? How does </w:t>
      </w:r>
      <w:r w:rsidR="15FB701D">
        <w:rPr>
          <w:rFonts w:ascii="Arial Nova" w:hAnsi="Arial Nova" w:eastAsia="Arial Nova" w:cs="Arial Nova"/>
        </w:rPr>
        <w:t>the human</w:t>
      </w:r>
      <w:r w:rsidRPr="1A38F639" w:rsidR="49C80458">
        <w:rPr>
          <w:rFonts w:ascii="Arial Nova" w:hAnsi="Arial Nova" w:eastAsia="Arial Nova" w:cs="Arial Nova"/>
        </w:rPr>
        <w:t xml:space="preserve"> brain change the space between neurones while being high on this psychedelic drug? </w:t>
      </w:r>
      <w:r>
        <w:br/>
      </w:r>
      <w:r w:rsidRPr="1A38F639" w:rsidR="49C80458">
        <w:rPr>
          <w:rFonts w:ascii="Arial Nova" w:hAnsi="Arial Nova" w:eastAsia="Arial Nova" w:cs="Arial Nova"/>
        </w:rPr>
        <w:t>In 1958 at the Sandoz</w:t>
      </w:r>
      <w:r w:rsidRPr="1A38F639">
        <w:rPr>
          <w:rStyle w:val="Voetnootmarkering"/>
          <w:rFonts w:ascii="Arial Nova" w:hAnsi="Arial Nova" w:eastAsia="Arial Nova" w:cs="Arial Nova"/>
          <w:color w:val="767171" w:themeColor="background2" w:themeShade="80"/>
        </w:rPr>
        <w:footnoteReference w:id="32"/>
      </w:r>
      <w:r w:rsidRPr="1A38F639" w:rsidR="49C80458">
        <w:rPr>
          <w:rFonts w:ascii="Arial Nova" w:hAnsi="Arial Nova" w:eastAsia="Arial Nova" w:cs="Arial Nova"/>
        </w:rPr>
        <w:t xml:space="preserve"> laboratories,</w:t>
      </w:r>
      <w:r w:rsidRPr="1A38F639" w:rsidR="00FC271E">
        <w:rPr>
          <w:rFonts w:ascii="Arial Nova" w:hAnsi="Arial Nova" w:eastAsia="Arial Nova" w:cs="Arial Nova"/>
        </w:rPr>
        <w:t xml:space="preserve"> the study on the metabolic process of psilocybin and psychoactive </w:t>
      </w:r>
      <w:r w:rsidRPr="1A38F639" w:rsidR="5A517AFD">
        <w:rPr>
          <w:rFonts w:ascii="Arial Nova" w:hAnsi="Arial Nova" w:eastAsia="Arial Nova" w:cs="Arial Nova"/>
        </w:rPr>
        <w:t xml:space="preserve">compounds in </w:t>
      </w:r>
      <w:r w:rsidRPr="1A38F639" w:rsidR="5A517AFD">
        <w:rPr>
          <w:rFonts w:ascii="Arial Nova" w:hAnsi="Arial Nova" w:eastAsia="Arial Nova" w:cs="Arial Nova"/>
        </w:rPr>
        <w:t xml:space="preserve">psilocybe</w:t>
      </w:r>
      <w:r w:rsidRPr="1A38F639" w:rsidR="5A517AFD">
        <w:rPr>
          <w:rFonts w:ascii="Arial Nova" w:hAnsi="Arial Nova" w:eastAsia="Arial Nova" w:cs="Arial Nova"/>
        </w:rPr>
        <w:t xml:space="preserve"> species have been confirmed</w:t>
      </w:r>
      <w:r w:rsidRPr="1A38F639" w:rsidR="39509995">
        <w:rPr>
          <w:rFonts w:ascii="Arial Nova" w:hAnsi="Arial Nova" w:eastAsia="Arial Nova" w:cs="Arial Nova"/>
        </w:rPr>
        <w:t xml:space="preserve"> by Albert Hofma</w:t>
      </w:r>
      <w:r w:rsidRPr="1A38F639" w:rsidR="2B24B154">
        <w:rPr>
          <w:rFonts w:ascii="Arial Nova" w:hAnsi="Arial Nova" w:eastAsia="Arial Nova" w:cs="Arial Nova"/>
        </w:rPr>
        <w:t xml:space="preserve">n</w:t>
      </w:r>
      <w:r w:rsidRPr="1A38F639" w:rsidR="39509995">
        <w:rPr>
          <w:rFonts w:ascii="Arial Nova" w:hAnsi="Arial Nova" w:eastAsia="Arial Nova" w:cs="Arial Nova"/>
        </w:rPr>
        <w:t xml:space="preserve">n</w:t>
      </w:r>
      <w:r w:rsidRPr="1A38F639" w:rsidR="5A517AFD">
        <w:rPr>
          <w:rFonts w:ascii="Arial Nova" w:hAnsi="Arial Nova" w:eastAsia="Arial Nova" w:cs="Arial Nova"/>
        </w:rPr>
        <w:t xml:space="preserve">. (p2438, Geiger, A. Haden, et a</w:t>
      </w:r>
      <w:r w:rsidRPr="1A38F639" w:rsidR="6971E026">
        <w:rPr>
          <w:rFonts w:ascii="Arial Nova" w:hAnsi="Arial Nova" w:eastAsia="Arial Nova" w:cs="Arial Nova"/>
        </w:rPr>
        <w:t xml:space="preserve">l.</w:t>
      </w:r>
      <w:r w:rsidRPr="1A38F639" w:rsidR="5A517AFD">
        <w:rPr>
          <w:rFonts w:ascii="Arial Nova" w:hAnsi="Arial Nova" w:eastAsia="Arial Nova" w:cs="Arial Nova"/>
        </w:rPr>
        <w:t xml:space="preserve">)</w:t>
      </w:r>
      <w:r w:rsidRPr="1A38F639" w:rsidR="4B83B8B1">
        <w:rPr>
          <w:rFonts w:ascii="Arial Nova" w:hAnsi="Arial Nova" w:eastAsia="Arial Nova" w:cs="Arial Nova"/>
        </w:rPr>
        <w:t xml:space="preserve">.</w:t>
      </w:r>
      <w:r>
        <w:br/>
      </w:r>
      <w:r w:rsidRPr="1A38F639" w:rsidR="30B54D76">
        <w:rPr>
          <w:rFonts w:ascii="Arial Nova" w:hAnsi="Arial Nova" w:eastAsia="Arial Nova" w:cs="Arial Nova"/>
        </w:rPr>
        <w:t xml:space="preserve">L</w:t>
      </w:r>
      <w:r w:rsidRPr="1A38F639" w:rsidR="49C80458">
        <w:rPr>
          <w:rFonts w:ascii="Arial Nova" w:hAnsi="Arial Nova" w:eastAsia="Arial Nova" w:cs="Arial Nova"/>
        </w:rPr>
        <w:t xml:space="preserve">ater in 1959</w:t>
      </w:r>
      <w:r w:rsidRPr="1A38F639" w:rsidR="7DFB896B">
        <w:rPr>
          <w:rFonts w:ascii="Arial Nova" w:hAnsi="Arial Nova" w:eastAsia="Arial Nova" w:cs="Arial Nova"/>
        </w:rPr>
        <w:t xml:space="preserve">, Hofmann</w:t>
      </w:r>
      <w:r w:rsidRPr="1A38F639" w:rsidR="49C80458">
        <w:rPr>
          <w:rFonts w:ascii="Arial Nova" w:hAnsi="Arial Nova" w:eastAsia="Arial Nova" w:cs="Arial Nova"/>
        </w:rPr>
        <w:t xml:space="preserve"> produced</w:t>
      </w:r>
      <w:r w:rsidRPr="1A38F639" w:rsidR="34F41586">
        <w:rPr>
          <w:rFonts w:ascii="Arial Nova" w:hAnsi="Arial Nova" w:eastAsia="Arial Nova" w:cs="Arial Nova"/>
        </w:rPr>
        <w:t xml:space="preserve"> </w:t>
      </w:r>
      <w:r w:rsidRPr="1A38F639" w:rsidR="49C80458">
        <w:rPr>
          <w:rFonts w:ascii="Arial Nova" w:hAnsi="Arial Nova" w:eastAsia="Arial Nova" w:cs="Arial Nova"/>
        </w:rPr>
        <w:t xml:space="preserve">the first synthesized batch </w:t>
      </w:r>
      <w:r w:rsidRPr="1A38F639" w:rsidR="1F761B9E">
        <w:rPr>
          <w:rFonts w:ascii="Arial Nova" w:hAnsi="Arial Nova" w:eastAsia="Arial Nova" w:cs="Arial Nova"/>
        </w:rPr>
        <w:t>of</w:t>
      </w:r>
      <w:r w:rsidRPr="1A38F639" w:rsidR="49C80458">
        <w:rPr>
          <w:rFonts w:ascii="Arial Nova" w:hAnsi="Arial Nova" w:eastAsia="Arial Nova" w:cs="Arial Nova"/>
        </w:rPr>
        <w:t xml:space="preserve"> </w:t>
      </w:r>
      <w:r w:rsidRPr="1A38F639" w:rsidR="7514387F">
        <w:rPr>
          <w:rFonts w:ascii="Arial Nova" w:hAnsi="Arial Nova" w:eastAsia="Arial Nova" w:cs="Arial Nova"/>
        </w:rPr>
        <w:t xml:space="preserve">psilocybin,</w:t>
      </w:r>
      <w:r w:rsidRPr="1A38F639" w:rsidR="4A48ACB6">
        <w:rPr>
          <w:rFonts w:ascii="Arial Nova" w:hAnsi="Arial Nova" w:eastAsia="Arial Nova" w:cs="Arial Nova"/>
        </w:rPr>
        <w:t xml:space="preserve"> and</w:t>
      </w:r>
      <w:r w:rsidRPr="1A38F639" w:rsidR="32734369">
        <w:rPr>
          <w:rFonts w:ascii="Arial Nova" w:hAnsi="Arial Nova" w:eastAsia="Arial Nova" w:cs="Arial Nova"/>
        </w:rPr>
        <w:t xml:space="preserve"> it was marketed and</w:t>
      </w:r>
      <w:r w:rsidRPr="1A38F639" w:rsidR="49C80458">
        <w:rPr>
          <w:rFonts w:ascii="Arial Nova" w:hAnsi="Arial Nova" w:eastAsia="Arial Nova" w:cs="Arial Nova"/>
        </w:rPr>
        <w:t xml:space="preserve"> </w:t>
      </w:r>
      <w:r w:rsidRPr="1A38F639" w:rsidR="49C80458">
        <w:rPr>
          <w:rFonts w:ascii="Arial Nova" w:hAnsi="Arial Nova" w:eastAsia="Arial Nova" w:cs="Arial Nova"/>
        </w:rPr>
        <w:t xml:space="preserve">ready for i</w:t>
      </w:r>
      <w:r w:rsidRPr="1A38F639" w:rsidR="19B5CE5E">
        <w:rPr>
          <w:rFonts w:ascii="Arial Nova" w:hAnsi="Arial Nova" w:eastAsia="Arial Nova" w:cs="Arial Nova"/>
        </w:rPr>
        <w:t xml:space="preserve">t</w:t>
      </w:r>
      <w:r w:rsidRPr="1A38F639" w:rsidR="49C80458">
        <w:rPr>
          <w:rFonts w:ascii="Arial Nova" w:hAnsi="Arial Nova" w:eastAsia="Arial Nova" w:cs="Arial Nova"/>
        </w:rPr>
        <w:t xml:space="preserve">s first pharmaceutical</w:t>
      </w:r>
      <w:r w:rsidRPr="1A38F639" w:rsidR="153BC9A4">
        <w:rPr>
          <w:rFonts w:ascii="Arial Nova" w:hAnsi="Arial Nova" w:eastAsia="Arial Nova" w:cs="Arial Nova"/>
        </w:rPr>
        <w:t>. T</w:t>
      </w:r>
      <w:r w:rsidRPr="1A38F639" w:rsidR="49C80458">
        <w:rPr>
          <w:rFonts w:ascii="Arial Nova" w:hAnsi="Arial Nova" w:eastAsia="Arial Nova" w:cs="Arial Nova"/>
        </w:rPr>
        <w:t>he</w:t>
      </w:r>
      <w:r w:rsidR="1989C14E">
        <w:rPr>
          <w:rFonts w:ascii="Arial Nova" w:hAnsi="Arial Nova" w:eastAsia="Arial Nova" w:cs="Arial Nova"/>
        </w:rPr>
        <w:t xml:space="preserve"> pharmaceutical drug was</w:t>
      </w:r>
      <w:r w:rsidR="0C584E0C">
        <w:rPr>
          <w:rFonts w:ascii="Arial Nova" w:hAnsi="Arial Nova" w:eastAsia="Arial Nova" w:cs="Arial Nova"/>
        </w:rPr>
        <w:t xml:space="preserve"> </w:t>
      </w:r>
      <w:r w:rsidRPr="1A38F639" w:rsidR="6C69468F">
        <w:rPr>
          <w:rFonts w:ascii="Arial Nova" w:hAnsi="Arial Nova" w:eastAsia="Arial Nova" w:cs="Arial Nova"/>
        </w:rPr>
        <w:t xml:space="preserve">presented </w:t>
      </w:r>
      <w:r w:rsidRPr="1A38F639" w:rsidR="49C80458">
        <w:rPr>
          <w:rFonts w:ascii="Arial Nova" w:hAnsi="Arial Nova" w:eastAsia="Arial Nova" w:cs="Arial Nova"/>
        </w:rPr>
        <w:t xml:space="preserve">as </w:t>
      </w:r>
      <w:proofErr w:type="spellStart"/>
      <w:r w:rsidRPr="5E6C38DB" w:rsidR="49C80458">
        <w:rPr>
          <w:rFonts w:ascii="Arial Nova" w:hAnsi="Arial Nova" w:eastAsia="Arial Nova" w:cs="Arial Nova"/>
          <w:i w:val="1"/>
          <w:iCs w:val="1"/>
        </w:rPr>
        <w:t>Indocybin</w:t>
      </w:r>
      <w:proofErr w:type="spellEnd"/>
      <w:r w:rsidRPr="5E6C38DB" w:rsidR="22780369">
        <w:rPr>
          <w:rFonts w:ascii="Arial Nova" w:hAnsi="Arial Nova" w:eastAsia="Arial Nova" w:cs="Arial Nova"/>
          <w:i w:val="1"/>
          <w:iCs w:val="1"/>
        </w:rPr>
        <w:t xml:space="preserve"> (</w:t>
      </w:r>
      <w:r w:rsidRPr="1A38F639" w:rsidR="49C80458">
        <w:rPr>
          <w:rFonts w:ascii="Arial Nova" w:hAnsi="Arial Nova" w:eastAsia="Arial Nova" w:cs="Arial Nova"/>
        </w:rPr>
        <w:t>Sandoz</w:t>
      </w:r>
      <w:r w:rsidRPr="1A38F639" w:rsidR="6C5B3DAC">
        <w:rPr>
          <w:rFonts w:ascii="Arial Nova" w:hAnsi="Arial Nova" w:eastAsia="Arial Nova" w:cs="Arial Nova"/>
        </w:rPr>
        <w:t>)</w:t>
      </w:r>
      <w:r w:rsidRPr="1A38F639" w:rsidR="49C80458">
        <w:rPr>
          <w:rFonts w:ascii="Arial Nova" w:hAnsi="Arial Nova" w:eastAsia="Arial Nova" w:cs="Arial Nova"/>
        </w:rPr>
        <w:t>.</w:t>
      </w:r>
      <w:r w:rsidR="00B33A00">
        <w:rPr>
          <w:rFonts w:ascii="Arial Nova" w:hAnsi="Arial Nova" w:eastAsia="Arial Nova" w:cs="Arial Nova"/>
        </w:rPr>
        <w:br/>
      </w:r>
      <w:r>
        <w:br/>
      </w:r>
      <w:r>
        <w:br/>
      </w:r>
      <w:r w:rsidR="3D622AD5">
        <w:rPr>
          <w:noProof/>
        </w:rPr>
        <w:lastRenderedPageBreak/>
        <w:drawing>
          <wp:inline distT="0" distB="0" distL="0" distR="0" wp14:anchorId="2BDB519F" wp14:editId="3C572673">
            <wp:extent cx="4313767" cy="4381416"/>
            <wp:effectExtent l="0" t="0" r="0" b="0"/>
            <wp:docPr id="1619217661" name="Afbeelding 1619217661" descr="https://d2w9rnfcy7mm78.cloudfront.net/20322081/original_fca96e615a4a56293ce4cb3e75e2139b.png?1676042674?b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t="607" r="19063"/>
                    <a:stretch>
                      <a:fillRect/>
                    </a:stretch>
                  </pic:blipFill>
                  <pic:spPr>
                    <a:xfrm>
                      <a:off x="0" y="0"/>
                      <a:ext cx="4313767" cy="4381416"/>
                    </a:xfrm>
                    <a:prstGeom prst="rect">
                      <a:avLst/>
                    </a:prstGeom>
                  </pic:spPr>
                </pic:pic>
              </a:graphicData>
            </a:graphic>
          </wp:inline>
        </w:drawing>
      </w:r>
      <w:r>
        <w:br/>
      </w:r>
      <w:r w:rsidRPr="1A38F639" w:rsidR="10F3DF9E">
        <w:rPr>
          <w:rFonts w:ascii="Arial Nova" w:hAnsi="Arial Nova" w:eastAsia="Arial Nova" w:cs="Arial Nova"/>
          <w:color w:val="767171" w:themeColor="background2" w:themeShade="80"/>
          <w:sz w:val="14"/>
          <w:szCs w:val="14"/>
        </w:rPr>
        <w:t xml:space="preserve">(Geiger, et al. p2440, scheme 2: </w:t>
      </w:r>
      <w:r w:rsidRPr="1A38F639" w:rsidR="6C24DB92">
        <w:rPr>
          <w:rFonts w:ascii="Arial Nova" w:hAnsi="Arial Nova" w:eastAsia="Arial Nova" w:cs="Arial Nova"/>
          <w:color w:val="767171" w:themeColor="background2" w:themeShade="80"/>
          <w:sz w:val="14"/>
          <w:szCs w:val="14"/>
        </w:rPr>
        <w:t>Synthesizing</w:t>
      </w:r>
      <w:r w:rsidRPr="1A38F639" w:rsidR="10F3DF9E">
        <w:rPr>
          <w:rFonts w:ascii="Arial Nova" w:hAnsi="Arial Nova" w:eastAsia="Arial Nova" w:cs="Arial Nova"/>
          <w:color w:val="767171" w:themeColor="background2" w:themeShade="80"/>
          <w:sz w:val="14"/>
          <w:szCs w:val="14"/>
        </w:rPr>
        <w:t xml:space="preserve"> process of Psilocybin, documented and reported by Albert </w:t>
      </w:r>
      <w:r w:rsidRPr="1A38F639" w:rsidR="70F743C7">
        <w:rPr>
          <w:rFonts w:ascii="Arial Nova" w:hAnsi="Arial Nova" w:eastAsia="Arial Nova" w:cs="Arial Nova"/>
          <w:color w:val="767171" w:themeColor="background2" w:themeShade="80"/>
          <w:sz w:val="14"/>
          <w:szCs w:val="14"/>
        </w:rPr>
        <w:t>Hofmann, 195</w:t>
      </w:r>
      <w:r w:rsidRPr="1A38F639" w:rsidR="15D8E5FD">
        <w:rPr>
          <w:rFonts w:ascii="Arial Nova" w:hAnsi="Arial Nova" w:eastAsia="Arial Nova" w:cs="Arial Nova"/>
          <w:color w:val="767171" w:themeColor="background2" w:themeShade="80"/>
          <w:sz w:val="14"/>
          <w:szCs w:val="14"/>
        </w:rPr>
        <w:t>9</w:t>
      </w:r>
      <w:r w:rsidRPr="1A38F639" w:rsidR="10F3DF9E">
        <w:rPr>
          <w:rFonts w:ascii="Arial Nova" w:hAnsi="Arial Nova" w:eastAsia="Arial Nova" w:cs="Arial Nova"/>
          <w:color w:val="767171" w:themeColor="background2" w:themeShade="80"/>
          <w:sz w:val="14"/>
          <w:szCs w:val="14"/>
        </w:rPr>
        <w:t>)</w:t>
      </w:r>
      <w:r>
        <w:br/>
      </w:r>
      <w:r>
        <w:br/>
      </w:r>
      <w:r w:rsidRPr="1A38F639" w:rsidR="49C80458">
        <w:rPr>
          <w:rFonts w:ascii="Arial Nova" w:hAnsi="Arial Nova" w:eastAsia="Arial Nova" w:cs="Arial Nova"/>
        </w:rPr>
        <w:t>Once the drug is ingested, it will be absorbed and will start the metabolic process which is turned into psychoactive psilocin. Psilocin enters the bloodstream without any struggl</w:t>
      </w:r>
      <w:r w:rsidR="18820B2E">
        <w:rPr>
          <w:rFonts w:ascii="Arial Nova" w:hAnsi="Arial Nova" w:eastAsia="Arial Nova" w:cs="Arial Nova"/>
        </w:rPr>
        <w:t>es, i</w:t>
      </w:r>
      <w:r w:rsidRPr="1A38F639" w:rsidR="2E0CB481">
        <w:rPr>
          <w:rFonts w:ascii="Arial Nova" w:hAnsi="Arial Nova" w:eastAsia="Arial Nova" w:cs="Arial Nova"/>
        </w:rPr>
        <w:t>t</w:t>
      </w:r>
      <w:r w:rsidRPr="1A38F639" w:rsidR="49C80458">
        <w:rPr>
          <w:rFonts w:ascii="Arial Nova" w:hAnsi="Arial Nova" w:eastAsia="Arial Nova" w:cs="Arial Nova"/>
        </w:rPr>
        <w:t xml:space="preserve"> travels and enters the systemic circulation</w:t>
      </w:r>
      <w:r w:rsidRPr="2C2AB389">
        <w:rPr>
          <w:rStyle w:val="Voetnootmarkering"/>
          <w:rFonts w:ascii="Arial Nova" w:hAnsi="Arial Nova" w:eastAsia="Arial Nova" w:cs="Arial Nova"/>
          <w:color w:val="767171" w:themeColor="background2" w:themeTint="FF" w:themeShade="80"/>
        </w:rPr>
        <w:footnoteReference w:id="7551"/>
      </w:r>
      <w:r w:rsidRPr="1A38F639" w:rsidR="49C80458">
        <w:rPr>
          <w:rFonts w:ascii="Arial Nova" w:hAnsi="Arial Nova" w:eastAsia="Arial Nova" w:cs="Arial Nova"/>
        </w:rPr>
        <w:t xml:space="preserve"> </w:t>
      </w:r>
      <w:r w:rsidRPr="1A38F639" w:rsidR="16DADC6A">
        <w:rPr>
          <w:rFonts w:ascii="Arial Nova" w:hAnsi="Arial Nova" w:eastAsia="Arial Nova" w:cs="Arial Nova"/>
        </w:rPr>
        <w:t>in</w:t>
      </w:r>
      <w:r w:rsidRPr="1A38F639" w:rsidR="49C80458">
        <w:rPr>
          <w:rFonts w:ascii="Arial Nova" w:hAnsi="Arial Nova" w:eastAsia="Arial Nova" w:cs="Arial Nova"/>
        </w:rPr>
        <w:t xml:space="preserve"> the brain. Neurons within our </w:t>
      </w:r>
      <w:r w:rsidRPr="5E6C38DB" w:rsidR="49C80458">
        <w:rPr>
          <w:rFonts w:ascii="Arial Nova" w:hAnsi="Arial Nova" w:eastAsia="Arial Nova" w:cs="Arial Nova"/>
          <w:i w:val="1"/>
          <w:iCs w:val="1"/>
        </w:rPr>
        <w:t>connectome</w:t>
      </w:r>
      <w:r w:rsidRPr="5E6C38DB" w:rsidR="308E5207">
        <w:rPr>
          <w:rFonts w:ascii="Arial Nova" w:hAnsi="Arial Nova" w:eastAsia="Arial Nova" w:cs="Arial Nova"/>
          <w:i w:val="1"/>
          <w:iCs w:val="1"/>
        </w:rPr>
        <w:t xml:space="preserve"> </w:t>
      </w:r>
      <w:r w:rsidRPr="1A38F639" w:rsidR="49C80458">
        <w:rPr>
          <w:rFonts w:ascii="Arial Nova" w:hAnsi="Arial Nova" w:eastAsia="Arial Nova" w:cs="Arial Nova"/>
        </w:rPr>
        <w:t>will connect to each other on multiple places</w:t>
      </w:r>
      <w:r w:rsidRPr="1A38F639" w:rsidR="58101721">
        <w:rPr>
          <w:rFonts w:ascii="Arial Nova" w:hAnsi="Arial Nova" w:eastAsia="Arial Nova" w:cs="Arial Nova"/>
        </w:rPr>
        <w:t>,</w:t>
      </w:r>
      <w:r w:rsidRPr="1A38F639" w:rsidR="49C80458">
        <w:rPr>
          <w:rFonts w:ascii="Arial Nova" w:hAnsi="Arial Nova" w:eastAsia="Arial Nova" w:cs="Arial Nova"/>
        </w:rPr>
        <w:t xml:space="preserve"> and as the drug psilocybin promises, we reach a 4th stage</w:t>
      </w:r>
      <w:r w:rsidRPr="1A38F639" w:rsidR="49C80458">
        <w:rPr>
          <w:rFonts w:ascii="Arial Nova" w:hAnsi="Arial Nova" w:eastAsia="Arial Nova" w:cs="Arial Nova"/>
        </w:rPr>
        <w:t xml:space="preserve"> of consciousness as the drug becomes psychoactive and hallucinations start to form.</w:t>
      </w:r>
      <w:r w:rsidRPr="1A38F639" w:rsidR="5032D965">
        <w:rPr>
          <w:rFonts w:ascii="Arial Nova" w:hAnsi="Arial Nova" w:eastAsia="Arial Nova" w:cs="Arial Nova"/>
        </w:rPr>
        <w:t xml:space="preserve"> The 4th stage of consciousness can be understood as </w:t>
      </w:r>
      <w:r w:rsidRPr="1A38F639" w:rsidR="0710658E">
        <w:rPr>
          <w:rFonts w:ascii="Arial Nova" w:hAnsi="Arial Nova" w:eastAsia="Arial Nova" w:cs="Arial Nova"/>
        </w:rPr>
        <w:t xml:space="preserve">the state where </w:t>
      </w:r>
      <w:r w:rsidRPr="1A38F639" w:rsidR="0710658E">
        <w:rPr>
          <w:rFonts w:ascii="Arial Nova" w:hAnsi="Arial Nova" w:eastAsia="Arial Nova" w:cs="Arial Nova"/>
        </w:rPr>
        <w:t xml:space="preserve">you're</w:t>
      </w:r>
      <w:r w:rsidRPr="1A38F639" w:rsidR="0710658E">
        <w:rPr>
          <w:rFonts w:ascii="Arial Nova" w:hAnsi="Arial Nova" w:eastAsia="Arial Nova" w:cs="Arial Nova"/>
        </w:rPr>
        <w:t xml:space="preserve"> “separating yourself</w:t>
      </w:r>
      <w:r w:rsidRPr="1A38F639" w:rsidR="5032D965">
        <w:rPr>
          <w:rFonts w:ascii="Arial Nova" w:hAnsi="Arial Nova" w:eastAsia="Arial Nova" w:cs="Arial Nova"/>
        </w:rPr>
        <w:t xml:space="preserve"> </w:t>
      </w:r>
      <w:r w:rsidRPr="1A38F639" w:rsidR="1ED6F1D9">
        <w:rPr>
          <w:rFonts w:ascii="Arial Nova" w:hAnsi="Arial Nova" w:eastAsia="Arial Nova" w:cs="Arial Nova"/>
        </w:rPr>
        <w:t xml:space="preserve">from your individual thoughts.” Moving away from emotions and the body, the 4th stage is seen as something </w:t>
      </w:r>
      <w:r w:rsidRPr="4EF5E699" w:rsidR="79DAE400">
        <w:rPr>
          <w:rFonts w:ascii="Arial Nova" w:hAnsi="Arial Nova" w:eastAsia="Arial Nova" w:cs="Arial Nova"/>
        </w:rPr>
        <w:t>“</w:t>
      </w:r>
      <w:r w:rsidRPr="1A38F639" w:rsidR="1ED6F1D9">
        <w:rPr>
          <w:rFonts w:ascii="Arial Nova" w:hAnsi="Arial Nova" w:eastAsia="Arial Nova" w:cs="Arial Nova"/>
        </w:rPr>
        <w:t xml:space="preserve">mystical, state of interbeing, </w:t>
      </w:r>
      <w:r w:rsidRPr="1A38F639" w:rsidR="2499D0DF">
        <w:rPr>
          <w:rFonts w:ascii="Arial Nova" w:hAnsi="Arial Nova" w:eastAsia="Arial Nova" w:cs="Arial Nova"/>
        </w:rPr>
        <w:t xml:space="preserve">everything becomes a single fabric.”</w:t>
      </w:r>
      <w:r w:rsidRPr="4EF5E699">
        <w:rPr>
          <w:rStyle w:val="Voetnootmarkering"/>
          <w:rFonts w:ascii="Arial Nova" w:hAnsi="Arial Nova" w:eastAsia="Arial Nova" w:cs="Arial Nova"/>
          <w:color w:val="767171" w:themeColor="background2" w:themeTint="FF" w:themeShade="80"/>
        </w:rPr>
        <w:footnoteReference w:id="26426"/>
      </w:r>
      <w:r>
        <w:br/>
      </w:r>
      <w:r>
        <w:br/>
      </w:r>
      <w:r w:rsidRPr="1A38F639" w:rsidR="49C80458">
        <w:rPr>
          <w:rFonts w:ascii="Arial Nova" w:hAnsi="Arial Nova" w:eastAsia="Arial Nova" w:cs="Arial Nova"/>
        </w:rPr>
        <w:t xml:space="preserve">If we would jump back to the </w:t>
      </w:r>
      <w:r w:rsidRPr="1A38F639" w:rsidR="10776AC3">
        <w:rPr>
          <w:rFonts w:ascii="Arial Nova" w:hAnsi="Arial Nova" w:eastAsia="Arial Nova" w:cs="Arial Nova"/>
        </w:rPr>
        <w:t>list</w:t>
      </w:r>
      <w:r w:rsidRPr="1A38F639" w:rsidR="49C80458">
        <w:rPr>
          <w:rFonts w:ascii="Arial Nova" w:hAnsi="Arial Nova" w:eastAsia="Arial Nova" w:cs="Arial Nova"/>
        </w:rPr>
        <w:t xml:space="preserve"> addictive drugs, psilocybin just </w:t>
      </w:r>
      <w:r w:rsidRPr="1A38F639" w:rsidR="49C80458">
        <w:rPr>
          <w:rFonts w:ascii="Arial Nova" w:hAnsi="Arial Nova" w:eastAsia="Arial Nova" w:cs="Arial Nova"/>
        </w:rPr>
        <w:t xml:space="preserve">doesn't</w:t>
      </w:r>
      <w:r w:rsidRPr="1A38F639" w:rsidR="49C80458">
        <w:rPr>
          <w:rFonts w:ascii="Arial Nova" w:hAnsi="Arial Nova" w:eastAsia="Arial Nova" w:cs="Arial Nova"/>
        </w:rPr>
        <w:t xml:space="preserve"> make the cut</w:t>
      </w:r>
      <w:r w:rsidRPr="1A38F639" w:rsidR="54B90737">
        <w:rPr>
          <w:rFonts w:ascii="Arial Nova" w:hAnsi="Arial Nova" w:eastAsia="Arial Nova" w:cs="Arial Nova"/>
        </w:rPr>
        <w:t>.</w:t>
      </w:r>
      <w:r w:rsidRPr="1A38F639">
        <w:rPr>
          <w:rStyle w:val="Voetnootmarkering"/>
          <w:rFonts w:ascii="Arial Nova" w:hAnsi="Arial Nova" w:eastAsia="Arial Nova" w:cs="Arial Nova"/>
          <w:color w:val="767171" w:themeColor="background2" w:themeShade="80"/>
        </w:rPr>
        <w:footnoteReference w:id="35"/>
      </w:r>
      <w:r w:rsidRPr="5E6C38DB" w:rsidR="49C80458">
        <w:rPr>
          <w:rFonts w:ascii="Arial Nova" w:hAnsi="Arial Nova" w:eastAsia="Arial Nova" w:cs="Arial Nova"/>
          <w:i w:val="1"/>
          <w:iCs w:val="1"/>
          <w:color w:val="FF0000"/>
        </w:rPr>
        <w:t xml:space="preserve"> </w:t>
      </w:r>
      <w:r w:rsidRPr="4D80EBA6" w:rsidR="49C80458">
        <w:rPr>
          <w:rFonts w:ascii="Arial Nova" w:hAnsi="Arial Nova" w:eastAsia="Arial Nova" w:cs="Arial Nova"/>
        </w:rPr>
        <w:t>As psilocybin uses up a lot of the existing proteins</w:t>
      </w:r>
      <w:r w:rsidRPr="4D80EBA6" w:rsidR="49C80458">
        <w:rPr>
          <w:rFonts w:ascii="Arial Nova" w:hAnsi="Arial Nova" w:eastAsia="Arial Nova" w:cs="Arial Nova"/>
        </w:rPr>
        <w:t>, it occupies the space for new proteins to pop up. This is also the reason for dosing patients within medical studies</w:t>
      </w:r>
      <w:r w:rsidRPr="4D80EBA6" w:rsidR="7E76AFF9">
        <w:rPr>
          <w:rFonts w:ascii="Arial Nova" w:hAnsi="Arial Nova" w:eastAsia="Arial Nova" w:cs="Arial Nova"/>
        </w:rPr>
        <w:t>;</w:t>
      </w:r>
      <w:r w:rsidRPr="4D80EBA6" w:rsidR="49C80458">
        <w:rPr>
          <w:rFonts w:ascii="Arial Nova" w:hAnsi="Arial Nova" w:eastAsia="Arial Nova" w:cs="Arial Nova"/>
        </w:rPr>
        <w:t xml:space="preserve"> therapy sessions or recreational use</w:t>
      </w:r>
      <w:r w:rsidRPr="4D80EBA6" w:rsidR="20A4D8DD">
        <w:rPr>
          <w:rFonts w:ascii="Arial Nova" w:hAnsi="Arial Nova" w:eastAsia="Arial Nova" w:cs="Arial Nova"/>
        </w:rPr>
        <w:t>;</w:t>
      </w:r>
      <w:r w:rsidRPr="4D80EBA6" w:rsidR="34971FB5">
        <w:rPr>
          <w:rFonts w:ascii="Arial Nova" w:hAnsi="Arial Nova" w:eastAsia="Arial Nova" w:cs="Arial Nova"/>
        </w:rPr>
        <w:t xml:space="preserve"> preferably </w:t>
      </w:r>
      <w:r w:rsidRPr="4D80EBA6" w:rsidR="49C80458">
        <w:rPr>
          <w:rFonts w:ascii="Arial Nova" w:hAnsi="Arial Nova" w:eastAsia="Arial Nova" w:cs="Arial Nova"/>
        </w:rPr>
        <w:t xml:space="preserve">with a </w:t>
      </w:r>
      <w:r w:rsidRPr="4D80EBA6" w:rsidR="49C80458">
        <w:rPr>
          <w:rFonts w:ascii="Arial Nova" w:hAnsi="Arial Nova" w:eastAsia="Arial Nova" w:cs="Arial Nova"/>
        </w:rPr>
        <w:lastRenderedPageBreak/>
        <w:t>high dose of psilocybin</w:t>
      </w:r>
      <w:r w:rsidRPr="4D80EBA6" w:rsidR="4BAC3B30">
        <w:rPr>
          <w:rFonts w:ascii="Arial Nova" w:hAnsi="Arial Nova" w:eastAsia="Arial Nova" w:cs="Arial Nova"/>
        </w:rPr>
        <w:t>,</w:t>
      </w:r>
      <w:r w:rsidRPr="4D80EBA6" w:rsidR="49C80458">
        <w:rPr>
          <w:rFonts w:ascii="Arial Nova" w:hAnsi="Arial Nova" w:eastAsia="Arial Nova" w:cs="Arial Nova"/>
        </w:rPr>
        <w:t xml:space="preserve"> </w:t>
      </w:r>
      <w:r w:rsidRPr="4D80EBA6" w:rsidR="49C80458">
        <w:rPr>
          <w:rFonts w:ascii="Arial Nova" w:hAnsi="Arial Nova" w:eastAsia="Arial Nova" w:cs="Arial Nova"/>
        </w:rPr>
        <w:t xml:space="preserve">in order to</w:t>
      </w:r>
      <w:r w:rsidRPr="4D80EBA6" w:rsidR="49C80458">
        <w:rPr>
          <w:rFonts w:ascii="Arial Nova" w:hAnsi="Arial Nova" w:eastAsia="Arial Nova" w:cs="Arial Nova"/>
        </w:rPr>
        <w:t xml:space="preserve"> </w:t>
      </w:r>
      <w:r w:rsidRPr="4D80EBA6" w:rsidR="3F263E4A">
        <w:rPr>
          <w:rFonts w:ascii="Arial Nova" w:hAnsi="Arial Nova" w:eastAsia="Arial Nova" w:cs="Arial Nova"/>
        </w:rPr>
        <w:t xml:space="preserve">make this drug </w:t>
      </w:r>
      <w:r w:rsidRPr="4D80EBA6" w:rsidR="49C80458">
        <w:rPr>
          <w:rFonts w:ascii="Arial Nova" w:hAnsi="Arial Nova" w:eastAsia="Arial Nova" w:cs="Arial Nova"/>
        </w:rPr>
        <w:t>work</w:t>
      </w:r>
      <w:r w:rsidRPr="4D80EBA6" w:rsidR="651B8C2F">
        <w:rPr>
          <w:rFonts w:ascii="Arial Nova" w:hAnsi="Arial Nova" w:eastAsia="Arial Nova" w:cs="Arial Nova"/>
        </w:rPr>
        <w:t xml:space="preserve"> </w:t>
      </w:r>
      <w:r>
        <w:br/>
      </w:r>
      <w:r w:rsidRPr="4D80EBA6" w:rsidR="651B8C2F">
        <w:rPr>
          <w:rFonts w:ascii="Arial Nova" w:hAnsi="Arial Nova" w:eastAsia="Arial Nova" w:cs="Arial Nova"/>
        </w:rPr>
        <w:t xml:space="preserve">in a more beneficial way for the therapy </w:t>
      </w:r>
      <w:r w:rsidRPr="4D80EBA6" w:rsidR="651B8C2F">
        <w:rPr>
          <w:rFonts w:ascii="Arial Nova" w:hAnsi="Arial Nova" w:eastAsia="Arial Nova" w:cs="Arial Nova"/>
        </w:rPr>
        <w:t xml:space="preserve">session</w:t>
      </w:r>
      <w:r w:rsidRPr="4D80EBA6" w:rsidR="58BB9DE4">
        <w:rPr>
          <w:rFonts w:ascii="Arial Nova" w:hAnsi="Arial Nova" w:eastAsia="Arial Nova" w:cs="Arial Nova"/>
        </w:rPr>
        <w:t>.</w:t>
      </w:r>
      <w:r w:rsidRPr="1F58D1DF">
        <w:rPr>
          <w:rStyle w:val="Voetnootmarkering"/>
          <w:rFonts w:ascii="Arial Nova" w:hAnsi="Arial Nova" w:eastAsia="Arial Nova" w:cs="Arial Nova"/>
          <w:color w:val="767171" w:themeColor="background2" w:themeShade="80"/>
        </w:rPr>
        <w:footnoteReference w:id="36"/>
      </w:r>
    </w:p>
    <w:p w:rsidR="00AF18FA" w:rsidP="21F13F52" w:rsidRDefault="49CB72B5" w14:paraId="210716FD" w14:textId="5D1597EF">
      <w:pPr>
        <w:spacing w:line="276" w:lineRule="auto"/>
        <w:ind w:left="2160" w:right="1518"/>
        <w:rPr>
          <w:rFonts w:ascii="Georgia Pro" w:hAnsi="Georgia Pro" w:eastAsia="Georgia Pro" w:cs="Georgia Pro"/>
          <w:color w:val="000000" w:themeColor="text1"/>
        </w:rPr>
      </w:pPr>
      <w:r>
        <w:br/>
      </w:r>
    </w:p>
    <w:p w:rsidR="00AF18FA" w:rsidP="42819216" w:rsidRDefault="00000000" w14:paraId="17AED965" w14:textId="2156340A">
      <w:r>
        <w:br w:type="page"/>
      </w:r>
    </w:p>
    <w:p w:rsidR="00AF18FA" w:rsidP="787F8B3C" w:rsidRDefault="00000000" w14:paraId="5D212AE7" w14:textId="402FF6BD">
      <w:pPr>
        <w:rPr>
          <w:rFonts w:ascii="Arial Nova" w:hAnsi="Arial Nova" w:eastAsia="Arial Nova" w:cs="Arial Nova"/>
          <w:b/>
          <w:bCs/>
        </w:rPr>
      </w:pPr>
      <w:r>
        <w:lastRenderedPageBreak/>
        <w:br/>
      </w:r>
      <w:r w:rsidRPr="787F8B3C" w:rsidR="389305E5">
        <w:rPr>
          <w:rFonts w:ascii="Arial Nova" w:hAnsi="Arial Nova" w:eastAsia="Arial Nova" w:cs="Arial Nova"/>
          <w:b/>
          <w:bCs/>
        </w:rPr>
        <w:t>The cauldron of storytelling: witches brew and psychedelic representations</w:t>
      </w:r>
    </w:p>
    <w:p w:rsidR="00AF18FA" w:rsidP="21F13F52" w:rsidRDefault="00000000" w14:paraId="5F1216C8" w14:textId="1476F331">
      <w:pPr>
        <w:ind w:right="1440"/>
        <w:rPr>
          <w:rFonts w:ascii="Arial Nova" w:hAnsi="Arial Nova" w:eastAsia="Arial Nova" w:cs="Arial Nova"/>
        </w:rPr>
      </w:pPr>
      <w:r>
        <w:br/>
      </w:r>
      <w:r w:rsidRPr="5E541E0F" w:rsidR="38418B4A">
        <w:rPr>
          <w:rFonts w:ascii="Arial Nova" w:hAnsi="Arial Nova" w:eastAsia="Arial Nova" w:cs="Arial Nova"/>
        </w:rPr>
        <w:t>We cannot go around</w:t>
      </w:r>
      <w:r w:rsidR="4BFFAEA5">
        <w:rPr>
          <w:rFonts w:ascii="Arial Nova" w:hAnsi="Arial Nova" w:eastAsia="Arial Nova" w:cs="Arial Nova"/>
        </w:rPr>
        <w:t xml:space="preserve"> it:</w:t>
      </w:r>
      <w:r w:rsidRPr="5E541E0F" w:rsidR="38418B4A">
        <w:rPr>
          <w:rFonts w:ascii="Arial Nova" w:hAnsi="Arial Nova" w:eastAsia="Arial Nova" w:cs="Arial Nova"/>
        </w:rPr>
        <w:t xml:space="preserve"> the mushroom is everywhere</w:t>
      </w:r>
      <w:r w:rsidRPr="5E541E0F" w:rsidR="4DC9C90E">
        <w:rPr>
          <w:rFonts w:ascii="Arial Nova" w:hAnsi="Arial Nova" w:eastAsia="Arial Nova" w:cs="Arial Nova"/>
        </w:rPr>
        <w:t xml:space="preserve"> -</w:t>
      </w:r>
      <w:r w:rsidRPr="5E541E0F" w:rsidR="1E9D0B57">
        <w:rPr>
          <w:rFonts w:ascii="Arial Nova" w:hAnsi="Arial Nova" w:eastAsia="Arial Nova" w:cs="Arial Nova"/>
        </w:rPr>
        <w:t xml:space="preserve"> even in</w:t>
      </w:r>
      <w:r w:rsidRPr="5E541E0F" w:rsidR="0BCBC9DA">
        <w:rPr>
          <w:rFonts w:ascii="Arial Nova" w:hAnsi="Arial Nova" w:eastAsia="Arial Nova" w:cs="Arial Nova"/>
        </w:rPr>
        <w:t xml:space="preserve"> the</w:t>
      </w:r>
      <w:r w:rsidRPr="5E541E0F" w:rsidR="1E9D0B57">
        <w:rPr>
          <w:rFonts w:ascii="Arial Nova" w:hAnsi="Arial Nova" w:eastAsia="Arial Nova" w:cs="Arial Nova"/>
        </w:rPr>
        <w:t xml:space="preserve"> imaginary worlds</w:t>
      </w:r>
      <w:r w:rsidRPr="5E541E0F" w:rsidR="1114472B">
        <w:rPr>
          <w:rFonts w:ascii="Arial Nova" w:hAnsi="Arial Nova" w:eastAsia="Arial Nova" w:cs="Arial Nova"/>
        </w:rPr>
        <w:t xml:space="preserve">. </w:t>
      </w:r>
      <w:r w:rsidRPr="5E541E0F" w:rsidR="2D1CDEFF">
        <w:rPr>
          <w:rFonts w:ascii="Arial Nova" w:hAnsi="Arial Nova" w:eastAsia="Arial Nova" w:cs="Arial Nova"/>
        </w:rPr>
        <w:t>Fi</w:t>
      </w:r>
      <w:r w:rsidRPr="5E541E0F" w:rsidR="1E9D0B57">
        <w:rPr>
          <w:rFonts w:ascii="Arial Nova" w:hAnsi="Arial Nova" w:eastAsia="Arial Nova" w:cs="Arial Nova"/>
        </w:rPr>
        <w:t>ction is intertwined with the connections and representation of mushrooms with fantasy figures and</w:t>
      </w:r>
      <w:r w:rsidRPr="5E541E0F" w:rsidR="38B762A3">
        <w:rPr>
          <w:rFonts w:ascii="Arial Nova" w:hAnsi="Arial Nova" w:eastAsia="Arial Nova" w:cs="Arial Nova"/>
        </w:rPr>
        <w:t xml:space="preserve"> fictional characters</w:t>
      </w:r>
      <w:r w:rsidRPr="787F8B3C">
        <w:rPr>
          <w:rStyle w:val="Voetnootmarkering"/>
          <w:rFonts w:ascii="Arial Nova" w:hAnsi="Arial Nova" w:eastAsia="Arial Nova" w:cs="Arial Nova"/>
          <w:color w:val="767171" w:themeColor="background2" w:themeShade="80"/>
        </w:rPr>
        <w:footnoteReference w:id="37"/>
      </w:r>
      <w:r w:rsidRPr="5E541E0F" w:rsidR="05C287BA">
        <w:rPr>
          <w:rFonts w:ascii="Arial Nova" w:hAnsi="Arial Nova" w:eastAsia="Arial Nova" w:cs="Arial Nova"/>
        </w:rPr>
        <w:t>.</w:t>
      </w:r>
      <w:r w:rsidRPr="5E541E0F" w:rsidR="50BA2E03">
        <w:rPr>
          <w:rFonts w:ascii="Arial Nova" w:hAnsi="Arial Nova" w:eastAsia="Arial Nova" w:cs="Arial Nova"/>
        </w:rPr>
        <w:t xml:space="preserve"> </w:t>
      </w:r>
      <w:r w:rsidRPr="5E541E0F" w:rsidR="7008477F">
        <w:rPr>
          <w:rFonts w:ascii="Arial Nova" w:hAnsi="Arial Nova" w:eastAsia="Arial Nova" w:cs="Arial Nova"/>
        </w:rPr>
        <w:t>Although these visual representations of the mushroom can</w:t>
      </w:r>
      <w:r w:rsidRPr="5E541E0F" w:rsidR="6E2C9F6A">
        <w:rPr>
          <w:rFonts w:ascii="Arial Nova" w:hAnsi="Arial Nova" w:eastAsia="Arial Nova" w:cs="Arial Nova"/>
        </w:rPr>
        <w:t xml:space="preserve"> not only</w:t>
      </w:r>
      <w:r w:rsidRPr="5E541E0F" w:rsidR="7008477F">
        <w:rPr>
          <w:rFonts w:ascii="Arial Nova" w:hAnsi="Arial Nova" w:eastAsia="Arial Nova" w:cs="Arial Nova"/>
        </w:rPr>
        <w:t xml:space="preserve"> be found </w:t>
      </w:r>
      <w:r w:rsidRPr="5E541E0F" w:rsidR="485955CD">
        <w:rPr>
          <w:rFonts w:ascii="Arial Nova" w:hAnsi="Arial Nova" w:eastAsia="Arial Nova" w:cs="Arial Nova"/>
        </w:rPr>
        <w:t>in Western Europe,</w:t>
      </w:r>
      <w:r w:rsidRPr="5E541E0F" w:rsidR="154BCB57">
        <w:rPr>
          <w:rFonts w:ascii="Arial Nova" w:hAnsi="Arial Nova" w:eastAsia="Arial Nova" w:cs="Arial Nova"/>
        </w:rPr>
        <w:t xml:space="preserve"> </w:t>
      </w:r>
      <w:r w:rsidR="50EFD4F8">
        <w:rPr>
          <w:rFonts w:ascii="Arial Nova" w:hAnsi="Arial Nova" w:eastAsia="Arial Nova" w:cs="Arial Nova"/>
        </w:rPr>
        <w:t xml:space="preserve">but there</w:t>
      </w:r>
      <w:r w:rsidR="1D770430">
        <w:rPr>
          <w:rFonts w:ascii="Arial Nova" w:hAnsi="Arial Nova" w:eastAsia="Arial Nova" w:cs="Arial Nova"/>
        </w:rPr>
        <w:t xml:space="preserve"> are </w:t>
      </w:r>
      <w:r w:rsidRPr="5E541E0F" w:rsidR="19DA710C">
        <w:rPr>
          <w:rFonts w:ascii="Arial Nova" w:hAnsi="Arial Nova" w:eastAsia="Arial Nova" w:cs="Arial Nova"/>
        </w:rPr>
        <w:t xml:space="preserve">also </w:t>
      </w:r>
      <w:r w:rsidRPr="5E541E0F" w:rsidR="154BCB57">
        <w:rPr>
          <w:rFonts w:ascii="Arial Nova" w:hAnsi="Arial Nova" w:eastAsia="Arial Nova" w:cs="Arial Nova"/>
        </w:rPr>
        <w:t xml:space="preserve">parts in </w:t>
      </w:r>
      <w:r w:rsidRPr="5E541E0F" w:rsidR="4D6D3764">
        <w:rPr>
          <w:rFonts w:ascii="Arial Nova" w:hAnsi="Arial Nova" w:eastAsia="Arial Nova" w:cs="Arial Nova"/>
        </w:rPr>
        <w:t xml:space="preserve">Siberia and </w:t>
      </w:r>
      <w:r w:rsidRPr="5E541E0F" w:rsidR="5CE3FE64">
        <w:rPr>
          <w:rFonts w:ascii="Arial Nova" w:hAnsi="Arial Nova" w:eastAsia="Arial Nova" w:cs="Arial Nova"/>
        </w:rPr>
        <w:t>Scandinavia</w:t>
      </w:r>
      <w:r w:rsidRPr="5E541E0F" w:rsidR="4F434238">
        <w:rPr>
          <w:rFonts w:ascii="Arial Nova" w:hAnsi="Arial Nova" w:eastAsia="Arial Nova" w:cs="Arial Nova"/>
        </w:rPr>
        <w:t xml:space="preserve"> </w:t>
      </w:r>
      <w:r w:rsidRPr="21F13F52" w:rsidR="4F434238">
        <w:rPr>
          <w:rFonts w:ascii="Arial Nova" w:hAnsi="Arial Nova" w:eastAsia="Arial Nova" w:cs="Arial Nova"/>
        </w:rPr>
        <w:t>(</w:t>
      </w:r>
      <w:r w:rsidRPr="1A38F639" w:rsidR="4F434238">
        <w:rPr>
          <w:rFonts w:ascii="Arial Nova" w:hAnsi="Arial Nova" w:eastAsia="Arial Nova" w:cs="Arial Nova"/>
        </w:rPr>
        <w:t>Dugan, p29</w:t>
      </w:r>
      <w:r w:rsidRPr="1A38F639" w:rsidR="6E03D2F1">
        <w:rPr>
          <w:rFonts w:ascii="Arial Nova" w:hAnsi="Arial Nova" w:eastAsia="Arial Nova" w:cs="Arial Nova"/>
        </w:rPr>
        <w:t xml:space="preserve"> &amp; p38</w:t>
      </w:r>
      <w:r w:rsidRPr="1A38F639" w:rsidR="4F434238">
        <w:rPr>
          <w:rFonts w:ascii="Arial Nova" w:hAnsi="Arial Nova" w:eastAsia="Arial Nova" w:cs="Arial Nova"/>
        </w:rPr>
        <w:t>)</w:t>
      </w:r>
      <w:r w:rsidRPr="787F8B3C">
        <w:rPr>
          <w:rStyle w:val="Voetnootmarkering"/>
          <w:rFonts w:ascii="Arial Nova" w:hAnsi="Arial Nova" w:eastAsia="Arial Nova" w:cs="Arial Nova"/>
          <w:color w:val="767171" w:themeColor="background2" w:themeShade="80"/>
        </w:rPr>
        <w:footnoteReference w:id="38"/>
      </w:r>
      <w:r w:rsidRPr="5E541E0F" w:rsidR="2B71BADD">
        <w:rPr>
          <w:rFonts w:ascii="Arial Nova" w:hAnsi="Arial Nova" w:eastAsia="Arial Nova" w:cs="Arial Nova"/>
        </w:rPr>
        <w:t xml:space="preserve"> </w:t>
      </w:r>
      <w:r w:rsidR="1D770430">
        <w:rPr>
          <w:rFonts w:ascii="Arial Nova" w:hAnsi="Arial Nova" w:eastAsia="Arial Nova" w:cs="Arial Nova"/>
        </w:rPr>
        <w:t xml:space="preserve">that </w:t>
      </w:r>
      <w:r w:rsidRPr="5E541E0F" w:rsidR="2B71BADD">
        <w:rPr>
          <w:rFonts w:ascii="Arial Nova" w:hAnsi="Arial Nova" w:eastAsia="Arial Nova" w:cs="Arial Nova"/>
        </w:rPr>
        <w:t>show</w:t>
      </w:r>
      <w:r w:rsidRPr="5E541E0F" w:rsidR="5CE3FE64">
        <w:rPr>
          <w:rFonts w:ascii="Arial Nova" w:hAnsi="Arial Nova" w:eastAsia="Arial Nova" w:cs="Arial Nova"/>
        </w:rPr>
        <w:t xml:space="preserve"> similarities and traces of </w:t>
      </w:r>
      <w:r w:rsidRPr="5E541E0F" w:rsidR="38985F68">
        <w:rPr>
          <w:rFonts w:ascii="Arial Nova" w:hAnsi="Arial Nova" w:eastAsia="Arial Nova" w:cs="Arial Nova"/>
        </w:rPr>
        <w:t>the dominance</w:t>
      </w:r>
      <w:r w:rsidR="751BFD7E">
        <w:rPr>
          <w:rFonts w:ascii="Arial Nova" w:hAnsi="Arial Nova" w:eastAsia="Arial Nova" w:cs="Arial Nova"/>
        </w:rPr>
        <w:t xml:space="preserve"> of</w:t>
      </w:r>
      <w:r w:rsidRPr="5E541E0F" w:rsidR="38985F68">
        <w:rPr>
          <w:rFonts w:ascii="Arial Nova" w:hAnsi="Arial Nova" w:eastAsia="Arial Nova" w:cs="Arial Nova"/>
        </w:rPr>
        <w:t xml:space="preserve"> the </w:t>
      </w:r>
      <w:r w:rsidR="684827B5">
        <w:rPr>
          <w:rFonts w:ascii="Arial Nova" w:hAnsi="Arial Nova" w:eastAsia="Arial Nova" w:cs="Arial Nova"/>
        </w:rPr>
        <w:t>fly a</w:t>
      </w:r>
      <w:r w:rsidRPr="5E541E0F" w:rsidR="38985F68">
        <w:rPr>
          <w:rFonts w:ascii="Arial Nova" w:hAnsi="Arial Nova" w:eastAsia="Arial Nova" w:cs="Arial Nova"/>
        </w:rPr>
        <w:t>garic</w:t>
      </w:r>
      <w:r w:rsidR="0912568B">
        <w:rPr>
          <w:rFonts w:ascii="Arial Nova" w:hAnsi="Arial Nova" w:eastAsia="Arial Nova" w:cs="Arial Nova"/>
        </w:rPr>
        <w:t xml:space="preserve">,</w:t>
      </w:r>
      <w:r w:rsidRPr="5E541E0F" w:rsidR="379F46D4">
        <w:rPr>
          <w:rFonts w:ascii="Arial Nova" w:hAnsi="Arial Nova" w:eastAsia="Arial Nova" w:cs="Arial Nova"/>
        </w:rPr>
        <w:t xml:space="preserve"> </w:t>
      </w:r>
      <w:r>
        <w:br/>
      </w:r>
      <w:r w:rsidRPr="5E541E0F" w:rsidR="38985F68">
        <w:rPr>
          <w:rFonts w:ascii="Arial Nova" w:hAnsi="Arial Nova" w:eastAsia="Arial Nova" w:cs="Arial Nova"/>
        </w:rPr>
        <w:t>in these regions</w:t>
      </w:r>
      <w:r w:rsidRPr="5E541E0F" w:rsidR="7008477F">
        <w:rPr>
          <w:rFonts w:ascii="Arial Nova" w:hAnsi="Arial Nova" w:eastAsia="Arial Nova" w:cs="Arial Nova"/>
        </w:rPr>
        <w:t>.</w:t>
      </w:r>
      <w:r w:rsidRPr="1A38F639">
        <w:rPr>
          <w:rStyle w:val="Voetnootmarkering"/>
          <w:rFonts w:ascii="Arial Nova" w:hAnsi="Arial Nova" w:eastAsia="Arial Nova" w:cs="Arial Nova"/>
          <w:color w:val="767171" w:themeColor="background2" w:themeShade="80"/>
        </w:rPr>
        <w:footnoteReference w:id="39"/>
      </w:r>
      <w:r w:rsidRPr="5E541E0F" w:rsidR="6DF29695">
        <w:rPr>
          <w:rFonts w:ascii="Arial Nova" w:hAnsi="Arial Nova" w:eastAsia="Arial Nova" w:cs="Arial Nova"/>
        </w:rPr>
        <w:t xml:space="preserve"> </w:t>
      </w:r>
      <w:r>
        <w:br/>
      </w:r>
      <w:r>
        <w:br/>
      </w:r>
      <w:r w:rsidR="01D32A8C">
        <w:rPr>
          <w:rFonts w:ascii="Arial Nova" w:hAnsi="Arial Nova" w:eastAsia="Arial Nova" w:cs="Arial Nova"/>
          <w:color w:val="000000" w:themeColor="text1"/>
        </w:rPr>
        <w:t xml:space="preserve">Unfortunately, as we get older, we come to understand that these “original” fairy tales </w:t>
      </w:r>
      <w:r w:rsidRPr="5E541E0F" w:rsidR="37C41DF7">
        <w:rPr>
          <w:rFonts w:ascii="Arial Nova" w:hAnsi="Arial Nova" w:eastAsia="Arial Nova" w:cs="Arial Nova"/>
        </w:rPr>
        <w:t>relate to</w:t>
      </w:r>
      <w:r w:rsidRPr="5E541E0F" w:rsidR="799506E8">
        <w:rPr>
          <w:rFonts w:ascii="Arial Nova" w:hAnsi="Arial Nova" w:eastAsia="Arial Nova" w:cs="Arial Nova"/>
        </w:rPr>
        <w:t xml:space="preserve"> </w:t>
      </w:r>
      <w:r w:rsidRPr="5E541E0F" w:rsidR="51CDA153">
        <w:rPr>
          <w:rFonts w:ascii="Arial Nova" w:hAnsi="Arial Nova" w:eastAsia="Arial Nova" w:cs="Arial Nova"/>
        </w:rPr>
        <w:t>horrifying folktales</w:t>
      </w:r>
      <w:r w:rsidRPr="787F8B3C">
        <w:rPr>
          <w:rStyle w:val="Voetnootmarkering"/>
          <w:rFonts w:ascii="Arial Nova" w:hAnsi="Arial Nova" w:eastAsia="Arial Nova" w:cs="Arial Nova"/>
          <w:color w:val="767171" w:themeColor="background2" w:themeShade="80"/>
        </w:rPr>
        <w:footnoteReference w:id="40"/>
      </w:r>
      <w:r w:rsidRPr="5E541E0F" w:rsidR="51CDA153">
        <w:rPr>
          <w:rFonts w:ascii="Arial Nova" w:hAnsi="Arial Nova" w:eastAsia="Arial Nova" w:cs="Arial Nova"/>
        </w:rPr>
        <w:t xml:space="preserve"> that scare and warn people with a </w:t>
      </w:r>
      <w:r w:rsidRPr="5E541E0F" w:rsidR="799506E8">
        <w:rPr>
          <w:rFonts w:ascii="Arial Nova" w:hAnsi="Arial Nova" w:eastAsia="Arial Nova" w:cs="Arial Nova"/>
        </w:rPr>
        <w:t>deep</w:t>
      </w:r>
      <w:r w:rsidRPr="5E541E0F" w:rsidR="07094F63">
        <w:rPr>
          <w:rFonts w:ascii="Arial Nova" w:hAnsi="Arial Nova" w:eastAsia="Arial Nova" w:cs="Arial Nova"/>
        </w:rPr>
        <w:t>er</w:t>
      </w:r>
      <w:r w:rsidRPr="5E541E0F" w:rsidR="799506E8">
        <w:rPr>
          <w:rFonts w:ascii="Arial Nova" w:hAnsi="Arial Nova" w:eastAsia="Arial Nova" w:cs="Arial Nova"/>
        </w:rPr>
        <w:t xml:space="preserve"> and </w:t>
      </w:r>
      <w:r w:rsidRPr="5E541E0F" w:rsidR="183BA5E3">
        <w:rPr>
          <w:rFonts w:ascii="Arial Nova" w:hAnsi="Arial Nova" w:eastAsia="Arial Nova" w:cs="Arial Nova"/>
        </w:rPr>
        <w:t>inner rooted</w:t>
      </w:r>
      <w:r w:rsidRPr="5E541E0F" w:rsidR="799506E8">
        <w:rPr>
          <w:rFonts w:ascii="Arial Nova" w:hAnsi="Arial Nova" w:eastAsia="Arial Nova" w:cs="Arial Nova"/>
        </w:rPr>
        <w:t xml:space="preserve"> metaphor</w:t>
      </w:r>
      <w:r w:rsidRPr="5E541E0F" w:rsidR="5D975AB2">
        <w:rPr>
          <w:rFonts w:ascii="Arial Nova" w:hAnsi="Arial Nova" w:eastAsia="Arial Nova" w:cs="Arial Nova"/>
        </w:rPr>
        <w:t xml:space="preserve">. </w:t>
      </w:r>
      <w:r w:rsidRPr="5E541E0F" w:rsidR="4C825C88">
        <w:rPr>
          <w:rFonts w:ascii="Arial Nova" w:hAnsi="Arial Nova" w:eastAsia="Arial Nova" w:cs="Arial Nova"/>
        </w:rPr>
        <w:t>Where strangers</w:t>
      </w:r>
      <w:r w:rsidRPr="5E541E0F" w:rsidR="6042EB72">
        <w:rPr>
          <w:rFonts w:ascii="Arial Nova" w:hAnsi="Arial Nova" w:eastAsia="Arial Nova" w:cs="Arial Nova"/>
        </w:rPr>
        <w:t xml:space="preserve"> and</w:t>
      </w:r>
      <w:r w:rsidRPr="5E541E0F" w:rsidR="4C825C88">
        <w:rPr>
          <w:rFonts w:ascii="Arial Nova" w:hAnsi="Arial Nova" w:eastAsia="Arial Nova" w:cs="Arial Nova"/>
        </w:rPr>
        <w:t xml:space="preserve"> </w:t>
      </w:r>
      <w:r w:rsidRPr="5E541E0F" w:rsidR="783DD112">
        <w:rPr>
          <w:rFonts w:ascii="Arial Nova" w:hAnsi="Arial Nova" w:eastAsia="Arial Nova" w:cs="Arial Nova"/>
        </w:rPr>
        <w:t>out</w:t>
      </w:r>
      <w:r w:rsidRPr="5E541E0F" w:rsidR="4C825C88">
        <w:rPr>
          <w:rFonts w:ascii="Arial Nova" w:hAnsi="Arial Nova" w:eastAsia="Arial Nova" w:cs="Arial Nova"/>
        </w:rPr>
        <w:t>s</w:t>
      </w:r>
      <w:r w:rsidRPr="5E541E0F" w:rsidR="24C2882D">
        <w:rPr>
          <w:rFonts w:ascii="Arial Nova" w:hAnsi="Arial Nova" w:eastAsia="Arial Nova" w:cs="Arial Nova"/>
        </w:rPr>
        <w:t>iders</w:t>
      </w:r>
      <w:r w:rsidRPr="5E541E0F" w:rsidR="46FBCFF6">
        <w:rPr>
          <w:rFonts w:ascii="Arial Nova" w:hAnsi="Arial Nova" w:eastAsia="Arial Nova" w:cs="Arial Nova"/>
        </w:rPr>
        <w:t>,</w:t>
      </w:r>
      <w:r w:rsidRPr="5E541E0F" w:rsidR="2315FA66">
        <w:rPr>
          <w:rFonts w:ascii="Arial Nova" w:hAnsi="Arial Nova" w:eastAsia="Arial Nova" w:cs="Arial Nova"/>
        </w:rPr>
        <w:t xml:space="preserve"> people with disabilities</w:t>
      </w:r>
      <w:r w:rsidRPr="5E541E0F" w:rsidR="4C825C88">
        <w:rPr>
          <w:rFonts w:ascii="Arial Nova" w:hAnsi="Arial Nova" w:eastAsia="Arial Nova" w:cs="Arial Nova"/>
        </w:rPr>
        <w:t xml:space="preserve"> and women have been </w:t>
      </w:r>
      <w:r w:rsidRPr="5E541E0F" w:rsidR="4E5902EA">
        <w:rPr>
          <w:rFonts w:ascii="Arial Nova" w:hAnsi="Arial Nova" w:eastAsia="Arial Nova" w:cs="Arial Nova"/>
        </w:rPr>
        <w:t>demonized and were often portrayed as utterly evil.</w:t>
      </w:r>
      <w:r w:rsidRPr="787F8B3C">
        <w:rPr>
          <w:rStyle w:val="Voetnootmarkering"/>
          <w:rFonts w:ascii="Arial Nova" w:hAnsi="Arial Nova" w:eastAsia="Arial Nova" w:cs="Arial Nova"/>
          <w:color w:val="767171" w:themeColor="background2" w:themeShade="80"/>
        </w:rPr>
        <w:footnoteReference w:id="41"/>
      </w:r>
      <w:r>
        <w:br/>
      </w:r>
    </w:p>
    <w:p w:rsidR="00AF18FA" w:rsidP="2C2AB389" w:rsidRDefault="2514A171" w14:paraId="09698D67" w14:textId="4F844AB0">
      <w:pPr>
        <w:pStyle w:val="Standaard"/>
        <w:spacing w:line="276" w:lineRule="auto"/>
        <w:ind w:right="1518"/>
        <w:rPr>
          <w:rFonts w:ascii="Arial Nova" w:hAnsi="Arial Nova" w:eastAsia="Arial Nova" w:cs="Arial Nova"/>
        </w:rPr>
      </w:pPr>
      <w:r w:rsidRPr="1A38F639" w:rsidR="19146A1F">
        <w:rPr>
          <w:rFonts w:ascii="Arial Nova" w:hAnsi="Arial Nova" w:eastAsia="Arial Nova" w:cs="Arial Nova"/>
        </w:rPr>
        <w:t xml:space="preserve">As the representation of mushrooms have also been widely connected to witches, either as part of their potion brews or </w:t>
      </w:r>
      <w:r w:rsidRPr="1A38F639" w:rsidR="2920B5FD">
        <w:rPr>
          <w:rFonts w:ascii="Arial Nova" w:hAnsi="Arial Nova" w:eastAsia="Arial Nova" w:cs="Arial Nova"/>
        </w:rPr>
        <w:t>“</w:t>
      </w:r>
      <w:r w:rsidRPr="1A38F639" w:rsidR="3491895F">
        <w:rPr>
          <w:rFonts w:ascii="Arial Nova" w:hAnsi="Arial Nova" w:eastAsia="Arial Nova" w:cs="Arial Nova"/>
        </w:rPr>
        <w:t>particular</w:t>
      </w:r>
      <w:r w:rsidRPr="1A38F639" w:rsidR="3EC70283">
        <w:rPr>
          <w:rFonts w:ascii="Arial Nova" w:hAnsi="Arial Nova" w:eastAsia="Arial Nova" w:cs="Arial Nova"/>
        </w:rPr>
        <w:t>”</w:t>
      </w:r>
      <w:r w:rsidRPr="1A38F639" w:rsidR="481E14F5">
        <w:rPr>
          <w:rFonts w:ascii="Arial Nova" w:hAnsi="Arial Nova" w:eastAsia="Arial Nova" w:cs="Arial Nova"/>
        </w:rPr>
        <w:t xml:space="preserve"> species</w:t>
      </w:r>
      <w:r w:rsidRPr="1A38F639" w:rsidR="481E14F5">
        <w:rPr>
          <w:rFonts w:ascii="Arial Nova" w:hAnsi="Arial Nova" w:eastAsia="Arial Nova" w:cs="Arial Nova"/>
        </w:rPr>
        <w:t xml:space="preserve"> they maintain in </w:t>
      </w:r>
      <w:r w:rsidRPr="1A38F639" w:rsidR="3F6D3BE0">
        <w:rPr>
          <w:rFonts w:ascii="Arial Nova" w:hAnsi="Arial Nova" w:eastAsia="Arial Nova" w:cs="Arial Nova"/>
        </w:rPr>
        <w:t>their</w:t>
      </w:r>
      <w:r w:rsidRPr="1A38F639" w:rsidR="481E14F5">
        <w:rPr>
          <w:rFonts w:ascii="Arial Nova" w:hAnsi="Arial Nova" w:eastAsia="Arial Nova" w:cs="Arial Nova"/>
        </w:rPr>
        <w:t xml:space="preserve"> mystical garden, t</w:t>
      </w:r>
      <w:r w:rsidRPr="1A38F639" w:rsidR="2D86DB01">
        <w:rPr>
          <w:rFonts w:ascii="Arial Nova" w:hAnsi="Arial Nova" w:eastAsia="Arial Nova" w:cs="Arial Nova"/>
        </w:rPr>
        <w:t>he image of the witch goes beyond the Western European fairy tale</w:t>
      </w:r>
      <w:r w:rsidRPr="1A38F639" w:rsidR="032DD4AD">
        <w:rPr>
          <w:rFonts w:ascii="Arial Nova" w:hAnsi="Arial Nova" w:eastAsia="Arial Nova" w:cs="Arial Nova"/>
        </w:rPr>
        <w:t>.</w:t>
      </w:r>
      <w:r w:rsidRPr="1A38F639" w:rsidR="2D86DB01">
        <w:rPr>
          <w:rFonts w:ascii="Arial Nova" w:hAnsi="Arial Nova" w:eastAsia="Arial Nova" w:cs="Arial Nova"/>
        </w:rPr>
        <w:t xml:space="preserve"> </w:t>
      </w:r>
      <w:r w:rsidRPr="1A38F639" w:rsidR="1ABCAEA9">
        <w:rPr>
          <w:rFonts w:ascii="Arial Nova" w:hAnsi="Arial Nova" w:eastAsia="Arial Nova" w:cs="Arial Nova"/>
        </w:rPr>
        <w:t>A</w:t>
      </w:r>
      <w:r w:rsidRPr="1A38F639" w:rsidR="2D86DB01">
        <w:rPr>
          <w:rFonts w:ascii="Arial Nova" w:hAnsi="Arial Nova" w:eastAsia="Arial Nova" w:cs="Arial Nova"/>
        </w:rPr>
        <w:t>rt and illustrations of the fantasy figure riding on brooms</w:t>
      </w:r>
      <w:r w:rsidRPr="1A38F639" w:rsidR="7E3F03CB">
        <w:rPr>
          <w:rFonts w:ascii="Arial Nova" w:hAnsi="Arial Nova" w:eastAsia="Arial Nova" w:cs="Arial Nova"/>
        </w:rPr>
        <w:t>,</w:t>
      </w:r>
      <w:r w:rsidRPr="1A38F639" w:rsidR="62423FE5">
        <w:rPr>
          <w:rFonts w:ascii="Arial Nova" w:hAnsi="Arial Nova" w:eastAsia="Arial Nova" w:cs="Arial Nova"/>
        </w:rPr>
        <w:t xml:space="preserve"> the</w:t>
      </w:r>
      <w:r w:rsidRPr="1A38F639" w:rsidR="7E3F03CB">
        <w:rPr>
          <w:rFonts w:ascii="Arial Nova" w:hAnsi="Arial Nova" w:eastAsia="Arial Nova" w:cs="Arial Nova"/>
        </w:rPr>
        <w:t xml:space="preserve"> </w:t>
      </w:r>
      <w:r w:rsidRPr="1A38F639" w:rsidR="2D86DB01">
        <w:rPr>
          <w:rFonts w:ascii="Arial Nova" w:hAnsi="Arial Nova" w:eastAsia="Arial Nova" w:cs="Arial Nova"/>
        </w:rPr>
        <w:t xml:space="preserve">making </w:t>
      </w:r>
      <w:r w:rsidRPr="1A38F639" w:rsidR="15D849F7">
        <w:rPr>
          <w:rFonts w:ascii="Arial Nova" w:hAnsi="Arial Nova" w:eastAsia="Arial Nova" w:cs="Arial Nova"/>
        </w:rPr>
        <w:t xml:space="preserve">of </w:t>
      </w:r>
      <w:r w:rsidRPr="1A38F639" w:rsidR="2D86DB01">
        <w:rPr>
          <w:rFonts w:ascii="Arial Nova" w:hAnsi="Arial Nova" w:eastAsia="Arial Nova" w:cs="Arial Nova"/>
        </w:rPr>
        <w:t>mysterious potions</w:t>
      </w:r>
      <w:r w:rsidRPr="1A38F639" w:rsidR="6AB7CAF2">
        <w:rPr>
          <w:rFonts w:ascii="Arial Nova" w:hAnsi="Arial Nova" w:eastAsia="Arial Nova" w:cs="Arial Nova"/>
        </w:rPr>
        <w:t xml:space="preserve">, </w:t>
      </w:r>
      <w:r w:rsidRPr="1A38F639" w:rsidR="0CCFD06D">
        <w:rPr>
          <w:rFonts w:ascii="Arial Nova" w:hAnsi="Arial Nova" w:eastAsia="Arial Nova" w:cs="Arial Nova"/>
        </w:rPr>
        <w:t xml:space="preserve">they are either </w:t>
      </w:r>
      <w:r w:rsidRPr="1A38F639" w:rsidR="6AB7CAF2">
        <w:rPr>
          <w:rFonts w:ascii="Arial Nova" w:hAnsi="Arial Nova" w:eastAsia="Arial Nova" w:cs="Arial Nova"/>
        </w:rPr>
        <w:t>presented as a</w:t>
      </w:r>
      <w:r w:rsidRPr="1A38F639" w:rsidR="13674F3D">
        <w:rPr>
          <w:rFonts w:ascii="Arial Nova" w:hAnsi="Arial Nova" w:eastAsia="Arial Nova" w:cs="Arial Nova"/>
        </w:rPr>
        <w:t>n</w:t>
      </w:r>
      <w:r w:rsidRPr="1A38F639" w:rsidR="6AB7CAF2">
        <w:rPr>
          <w:rFonts w:ascii="Arial Nova" w:hAnsi="Arial Nova" w:eastAsia="Arial Nova" w:cs="Arial Nova"/>
        </w:rPr>
        <w:t xml:space="preserve"> old and scary hag or a </w:t>
      </w:r>
      <w:r w:rsidRPr="1A38F639" w:rsidR="58ADCB8F">
        <w:rPr>
          <w:rFonts w:ascii="Arial Nova" w:hAnsi="Arial Nova" w:eastAsia="Arial Nova" w:cs="Arial Nova"/>
        </w:rPr>
        <w:t>young and seductive woman</w:t>
      </w:r>
      <w:r w:rsidRPr="1A38F639" w:rsidR="3654E3A1">
        <w:rPr>
          <w:rFonts w:ascii="Arial Nova" w:hAnsi="Arial Nova" w:eastAsia="Arial Nova" w:cs="Arial Nova"/>
        </w:rPr>
        <w:t xml:space="preserve">. </w:t>
      </w:r>
      <w:r>
        <w:br/>
      </w:r>
      <w:r w:rsidRPr="1A38F639" w:rsidR="3654E3A1">
        <w:rPr>
          <w:rFonts w:ascii="Arial Nova" w:hAnsi="Arial Nova" w:eastAsia="Arial Nova" w:cs="Arial Nova"/>
        </w:rPr>
        <w:t>A</w:t>
      </w:r>
      <w:r w:rsidRPr="1A38F639" w:rsidR="2D86DB01">
        <w:rPr>
          <w:rFonts w:ascii="Arial Nova" w:hAnsi="Arial Nova" w:eastAsia="Arial Nova" w:cs="Arial Nova"/>
        </w:rPr>
        <w:t>ccording to Federici's</w:t>
      </w:r>
      <w:r w:rsidRPr="1A38F639">
        <w:rPr>
          <w:rStyle w:val="Voetnootmarkering"/>
          <w:rFonts w:ascii="Arial Nova" w:hAnsi="Arial Nova" w:eastAsia="Arial Nova" w:cs="Arial Nova"/>
          <w:color w:val="767171" w:themeColor="background2" w:themeShade="80"/>
        </w:rPr>
        <w:footnoteReference w:id="42"/>
      </w:r>
      <w:r w:rsidRPr="1A38F639" w:rsidR="2D86DB01">
        <w:rPr>
          <w:rFonts w:ascii="Arial Nova" w:hAnsi="Arial Nova" w:eastAsia="Arial Nova" w:cs="Arial Nova"/>
        </w:rPr>
        <w:t xml:space="preserve"> work on </w:t>
      </w:r>
      <w:r w:rsidRPr="4EF5E699" w:rsidR="2D86DB01">
        <w:rPr>
          <w:rFonts w:ascii="Arial Nova" w:hAnsi="Arial Nova" w:eastAsia="Arial Nova" w:cs="Arial Nova"/>
          <w:i w:val="1"/>
          <w:iCs w:val="1"/>
        </w:rPr>
        <w:t>Witches, Witch-hunting and Women</w:t>
      </w:r>
      <w:r w:rsidRPr="1A38F639" w:rsidR="2D86DB01">
        <w:rPr>
          <w:rFonts w:ascii="Arial Nova" w:hAnsi="Arial Nova" w:eastAsia="Arial Nova" w:cs="Arial Nova"/>
        </w:rPr>
        <w:t xml:space="preserve">, </w:t>
      </w:r>
      <w:r w:rsidRPr="4EF5E699" w:rsidR="2D86DB01">
        <w:rPr>
          <w:rFonts w:ascii="Arial Nova" w:hAnsi="Arial Nova" w:eastAsia="Arial Nova" w:cs="Arial Nova"/>
          <w:i w:val="1"/>
          <w:iCs w:val="1"/>
        </w:rPr>
        <w:t>Caliban and the Witch: Women the Body and Primitive Accumulation</w:t>
      </w:r>
      <w:r w:rsidRPr="1A38F639" w:rsidR="2D86DB01">
        <w:rPr>
          <w:rFonts w:ascii="Arial Nova" w:hAnsi="Arial Nova" w:eastAsia="Arial Nova" w:cs="Arial Nova"/>
        </w:rPr>
        <w:t xml:space="preserve">, et al., the accusing and the forming of the term </w:t>
      </w:r>
      <w:r w:rsidRPr="2C2AB389" w:rsidR="59750056">
        <w:rPr>
          <w:rFonts w:ascii="Arial Nova" w:hAnsi="Arial Nova" w:eastAsia="Arial Nova" w:cs="Arial Nova"/>
          <w:noProof w:val="0"/>
          <w:sz w:val="22"/>
          <w:szCs w:val="22"/>
          <w:lang w:val="en-GB"/>
        </w:rPr>
        <w:t>‘</w:t>
      </w:r>
      <w:proofErr w:type="gramStart"/>
      <w:r w:rsidRPr="4EF5E699" w:rsidR="2D86DB01">
        <w:rPr>
          <w:rFonts w:ascii="Arial Nova" w:hAnsi="Arial Nova" w:eastAsia="Arial Nova" w:cs="Arial Nova"/>
          <w:i w:val="1"/>
          <w:iCs w:val="1"/>
        </w:rPr>
        <w:t>witch</w:t>
      </w:r>
      <w:proofErr w:type="gramEnd"/>
      <w:r w:rsidRPr="2C2AB389" w:rsidR="3F2A4869">
        <w:rPr>
          <w:rFonts w:ascii="Arial Nova" w:hAnsi="Arial Nova" w:eastAsia="Arial Nova" w:cs="Arial Nova"/>
          <w:noProof w:val="0"/>
          <w:sz w:val="22"/>
          <w:szCs w:val="22"/>
          <w:lang w:val="en-GB"/>
        </w:rPr>
        <w:t>’</w:t>
      </w:r>
      <w:r w:rsidRPr="4EF5E699" w:rsidR="2D86DB01">
        <w:rPr>
          <w:rFonts w:ascii="Arial Nova" w:hAnsi="Arial Nova" w:eastAsia="Arial Nova" w:cs="Arial Nova"/>
          <w:i w:val="1"/>
          <w:iCs w:val="1"/>
        </w:rPr>
        <w:t xml:space="preserve"> </w:t>
      </w:r>
      <w:r w:rsidRPr="1A38F639" w:rsidR="2D86DB01">
        <w:rPr>
          <w:rFonts w:ascii="Arial Nova" w:hAnsi="Arial Nova" w:eastAsia="Arial Nova" w:cs="Arial Nova"/>
        </w:rPr>
        <w:t>derives</w:t>
      </w:r>
      <w:r w:rsidRPr="1A38F639" w:rsidR="2D86DB01">
        <w:rPr>
          <w:rFonts w:ascii="Arial Nova" w:hAnsi="Arial Nova" w:eastAsia="Arial Nova" w:cs="Arial Nova"/>
        </w:rPr>
        <w:t xml:space="preserve"> from the extensive torturing and killing of innocent people, predominantly women, but also queer</w:t>
      </w:r>
      <w:r w:rsidRPr="1A38F639" w:rsidR="36E43817">
        <w:rPr>
          <w:rFonts w:ascii="Arial Nova" w:hAnsi="Arial Nova" w:eastAsia="Arial Nova" w:cs="Arial Nova"/>
        </w:rPr>
        <w:t xml:space="preserve"> and</w:t>
      </w:r>
      <w:r w:rsidRPr="1A38F639" w:rsidR="4DFE69C2">
        <w:rPr>
          <w:rFonts w:ascii="Arial Nova" w:hAnsi="Arial Nova" w:eastAsia="Arial Nova" w:cs="Arial Nova"/>
        </w:rPr>
        <w:t xml:space="preserve"> </w:t>
      </w:r>
      <w:r w:rsidRPr="1A38F639" w:rsidR="2D86DB01">
        <w:rPr>
          <w:rFonts w:ascii="Arial Nova" w:hAnsi="Arial Nova" w:eastAsia="Arial Nova" w:cs="Arial Nova"/>
        </w:rPr>
        <w:t>gay people</w:t>
      </w:r>
      <w:r w:rsidRPr="1A38F639" w:rsidR="5725271A">
        <w:rPr>
          <w:rFonts w:ascii="Arial Nova" w:hAnsi="Arial Nova" w:eastAsia="Arial Nova" w:cs="Arial Nova"/>
        </w:rPr>
        <w:t>,</w:t>
      </w:r>
      <w:r w:rsidRPr="1A38F639" w:rsidR="2D86DB01">
        <w:rPr>
          <w:rFonts w:ascii="Arial Nova" w:hAnsi="Arial Nova" w:eastAsia="Arial Nova" w:cs="Arial Nova"/>
        </w:rPr>
        <w:t xml:space="preserve"> </w:t>
      </w:r>
      <w:r w:rsidRPr="1A38F639" w:rsidR="1E3AA62C">
        <w:rPr>
          <w:rFonts w:ascii="Arial Nova" w:hAnsi="Arial Nova" w:eastAsia="Arial Nova" w:cs="Arial Nova"/>
        </w:rPr>
        <w:t xml:space="preserve">all </w:t>
      </w:r>
      <w:r w:rsidRPr="1A38F639" w:rsidR="2D86DB01">
        <w:rPr>
          <w:rFonts w:ascii="Arial Nova" w:hAnsi="Arial Nova" w:eastAsia="Arial Nova" w:cs="Arial Nova"/>
        </w:rPr>
        <w:t>come from the witch-hunt that already dates back around 3 centuries</w:t>
      </w:r>
      <w:r w:rsidRPr="2FDF23B2">
        <w:rPr>
          <w:rStyle w:val="Voetnootmarkering"/>
          <w:rFonts w:ascii="Arial Nova" w:hAnsi="Arial Nova" w:eastAsia="Arial Nova" w:cs="Arial Nova"/>
          <w:color w:val="767171" w:themeColor="background2" w:themeTint="FF" w:themeShade="80"/>
        </w:rPr>
        <w:footnoteReference w:id="17926"/>
      </w:r>
      <w:r w:rsidRPr="1A38F639" w:rsidR="2D86DB01">
        <w:rPr>
          <w:rFonts w:ascii="Arial Nova" w:hAnsi="Arial Nova" w:eastAsia="Arial Nova" w:cs="Arial Nova"/>
        </w:rPr>
        <w:t>.</w:t>
      </w:r>
      <w:r w:rsidRPr="1A38F639" w:rsidR="67235007">
        <w:rPr>
          <w:rFonts w:ascii="Arial Nova" w:hAnsi="Arial Nova" w:eastAsia="Arial Nova" w:cs="Arial Nova"/>
        </w:rPr>
        <w:t xml:space="preserve"> </w:t>
      </w:r>
      <w:r w:rsidRPr="1A38F639" w:rsidR="2D86DB01">
        <w:rPr>
          <w:rFonts w:ascii="Arial Nova" w:hAnsi="Arial Nova" w:eastAsia="Arial Nova" w:cs="Arial Nova"/>
        </w:rPr>
        <w:t xml:space="preserve">One of the biggest misconceptions on the figure of the witch, that originates from Western Europe, is that there </w:t>
      </w:r>
      <w:r w:rsidRPr="1A38F639" w:rsidR="301DAFEA">
        <w:rPr>
          <w:rFonts w:ascii="Arial Nova" w:hAnsi="Arial Nova" w:eastAsia="Arial Nova" w:cs="Arial Nova"/>
        </w:rPr>
        <w:t xml:space="preserve">were not</w:t>
      </w:r>
      <w:r w:rsidRPr="1A38F639" w:rsidR="2D86DB01">
        <w:rPr>
          <w:rFonts w:ascii="Arial Nova" w:hAnsi="Arial Nova" w:eastAsia="Arial Nova" w:cs="Arial Nova"/>
        </w:rPr>
        <w:t xml:space="preserve"> </w:t>
      </w:r>
      <w:r w:rsidRPr="1A38F639" w:rsidR="2D86DB01">
        <w:rPr>
          <w:rFonts w:ascii="Arial Nova" w:hAnsi="Arial Nova" w:eastAsia="Arial Nova" w:cs="Arial Nova"/>
        </w:rPr>
        <w:t>any major witch-hunts in the start of the Middle Ages. This was something that developed later, near the end of the 15</w:t>
      </w:r>
      <w:r w:rsidRPr="1A38F639" w:rsidR="2D86DB01">
        <w:rPr>
          <w:rFonts w:ascii="Arial Nova" w:hAnsi="Arial Nova" w:eastAsia="Arial Nova" w:cs="Arial Nova"/>
          <w:vertAlign w:val="superscript"/>
        </w:rPr>
        <w:t>th</w:t>
      </w:r>
      <w:r w:rsidRPr="1A38F639" w:rsidR="2D86DB01">
        <w:rPr>
          <w:rFonts w:ascii="Arial Nova" w:hAnsi="Arial Nova" w:eastAsia="Arial Nova" w:cs="Arial Nova"/>
        </w:rPr>
        <w:t xml:space="preserve"> century</w:t>
      </w:r>
      <w:r w:rsidRPr="1A38F639" w:rsidR="37B470A4">
        <w:rPr>
          <w:rFonts w:ascii="Arial Nova" w:hAnsi="Arial Nova" w:eastAsia="Arial Nova" w:cs="Arial Nova"/>
        </w:rPr>
        <w:t>.</w:t>
      </w:r>
      <w:r w:rsidRPr="1A38F639" w:rsidR="2D86DB01">
        <w:rPr>
          <w:rFonts w:ascii="Arial Nova" w:hAnsi="Arial Nova" w:eastAsia="Arial Nova" w:cs="Arial Nova"/>
        </w:rPr>
        <w:t xml:space="preserve"> </w:t>
      </w:r>
    </w:p>
    <w:p w:rsidR="6D20B7DC" w:rsidP="2FDF23B2" w:rsidRDefault="6D20B7DC" w14:paraId="7EC6F491" w14:textId="67C2186D">
      <w:pPr>
        <w:spacing w:line="276" w:lineRule="auto"/>
        <w:ind w:left="2520" w:right="1518"/>
        <w:rPr>
          <w:rFonts w:ascii="Arial Nova" w:hAnsi="Arial Nova" w:eastAsia="Arial Nova" w:cs="Arial Nova"/>
          <w:color w:val="767171" w:themeColor="background2" w:themeTint="FF" w:themeShade="80"/>
          <w:sz w:val="24"/>
          <w:szCs w:val="24"/>
          <w:lang w:val="nl-NL"/>
        </w:rPr>
      </w:pPr>
      <w:r w:rsidRPr="2FDF23B2" w:rsidR="6D20B7DC">
        <w:rPr>
          <w:rFonts w:ascii="Arial Nova" w:hAnsi="Arial Nova" w:eastAsia="Arial Nova" w:cs="Arial Nova"/>
          <w:b w:val="1"/>
          <w:bCs w:val="1"/>
          <w:color w:val="767171" w:themeColor="background2" w:themeTint="FF" w:themeShade="80"/>
        </w:rPr>
        <w:t xml:space="preserve">Federici: </w:t>
      </w:r>
      <w:r w:rsidRPr="2FDF23B2" w:rsidR="6D20B7DC">
        <w:rPr>
          <w:rFonts w:ascii="Arial Nova" w:hAnsi="Arial Nova" w:eastAsia="Arial Nova" w:cs="Arial Nova"/>
          <w:b w:val="1"/>
          <w:bCs w:val="1"/>
          <w:color w:val="767171" w:themeColor="background2" w:themeTint="FF" w:themeShade="80"/>
          <w:sz w:val="24"/>
          <w:szCs w:val="24"/>
        </w:rPr>
        <w:t>“</w:t>
      </w:r>
      <w:r w:rsidRPr="2FDF23B2" w:rsidR="6D20B7DC">
        <w:rPr>
          <w:rFonts w:ascii="Arial Nova" w:hAnsi="Arial Nova" w:eastAsia="Arial Nova" w:cs="Arial Nova"/>
          <w:color w:val="767171" w:themeColor="background2" w:themeTint="FF" w:themeShade="80"/>
          <w:sz w:val="24"/>
          <w:szCs w:val="24"/>
        </w:rPr>
        <w:t xml:space="preserve">The scandal of the witch, </w:t>
      </w:r>
      <w:r>
        <w:br/>
      </w:r>
      <w:r w:rsidRPr="2FDF23B2" w:rsidR="6D20B7DC">
        <w:rPr>
          <w:rFonts w:ascii="Arial Nova" w:hAnsi="Arial Nova" w:eastAsia="Arial Nova" w:cs="Arial Nova"/>
          <w:color w:val="767171" w:themeColor="background2" w:themeTint="FF" w:themeShade="80"/>
          <w:sz w:val="24"/>
          <w:szCs w:val="24"/>
        </w:rPr>
        <w:t xml:space="preserve">the portraying, the witch hunt has been thrown in the dustbin of history. The witch has been transformed into a legendary figure, a figure </w:t>
      </w:r>
      <w:r>
        <w:br/>
      </w:r>
      <w:r w:rsidRPr="2FDF23B2" w:rsidR="6D20B7DC">
        <w:rPr>
          <w:rFonts w:ascii="Arial Nova" w:hAnsi="Arial Nova" w:eastAsia="Arial Nova" w:cs="Arial Nova"/>
          <w:color w:val="767171" w:themeColor="background2" w:themeTint="FF" w:themeShade="80"/>
          <w:sz w:val="24"/>
          <w:szCs w:val="24"/>
        </w:rPr>
        <w:t>of fantasy,</w:t>
      </w:r>
      <w:r w:rsidRPr="2FDF23B2" w:rsidR="6D20B7DC">
        <w:rPr>
          <w:rFonts w:ascii="Arial Nova" w:hAnsi="Arial Nova" w:eastAsia="Arial Nova" w:cs="Arial Nova"/>
          <w:b w:val="1"/>
          <w:bCs w:val="1"/>
          <w:color w:val="767171" w:themeColor="background2" w:themeTint="FF" w:themeShade="80"/>
          <w:sz w:val="24"/>
          <w:szCs w:val="24"/>
        </w:rPr>
        <w:t xml:space="preserve"> </w:t>
      </w:r>
      <w:proofErr w:type="gramStart"/>
      <w:r w:rsidRPr="2FDF23B2" w:rsidR="6D20B7DC">
        <w:rPr>
          <w:rFonts w:ascii="Arial Nova" w:hAnsi="Arial Nova" w:eastAsia="Arial Nova" w:cs="Arial Nova"/>
          <w:b w:val="1"/>
          <w:bCs w:val="1"/>
          <w:color w:val="767171" w:themeColor="background2" w:themeTint="FF" w:themeShade="80"/>
          <w:sz w:val="24"/>
          <w:szCs w:val="24"/>
        </w:rPr>
        <w:t>…“</w:t>
      </w:r>
      <w:proofErr w:type="gramEnd"/>
      <w:r w:rsidRPr="2FDF23B2" w:rsidR="6D20B7DC">
        <w:rPr>
          <w:rFonts w:ascii="Arial Nova" w:hAnsi="Arial Nova" w:eastAsia="Arial Nova" w:cs="Arial Nova"/>
          <w:color w:val="767171" w:themeColor="background2" w:themeTint="FF" w:themeShade="80"/>
          <w:sz w:val="24"/>
          <w:szCs w:val="24"/>
        </w:rPr>
        <w:t xml:space="preserve">the history of these persecutions is being </w:t>
      </w:r>
      <w:proofErr w:type="gramStart"/>
      <w:r w:rsidRPr="2FDF23B2" w:rsidR="6D20B7DC">
        <w:rPr>
          <w:rFonts w:ascii="Arial Nova" w:hAnsi="Arial Nova" w:eastAsia="Arial Nova" w:cs="Arial Nova"/>
          <w:color w:val="767171" w:themeColor="background2" w:themeTint="FF" w:themeShade="80"/>
          <w:sz w:val="24"/>
          <w:szCs w:val="24"/>
        </w:rPr>
        <w:t>erased”…</w:t>
      </w:r>
      <w:proofErr w:type="gramEnd"/>
      <w:r w:rsidRPr="2FDF23B2" w:rsidR="6D20B7DC">
        <w:rPr>
          <w:rFonts w:ascii="Arial Nova" w:hAnsi="Arial Nova" w:eastAsia="Arial Nova" w:cs="Arial Nova"/>
          <w:color w:val="767171" w:themeColor="background2" w:themeTint="FF" w:themeShade="80"/>
          <w:sz w:val="24"/>
          <w:szCs w:val="24"/>
        </w:rPr>
        <w:t xml:space="preserve"> And has been transformed into a capitalist use of the figure of the witch</w:t>
      </w:r>
      <w:r w:rsidRPr="2FDF23B2" w:rsidR="6D20B7DC">
        <w:rPr>
          <w:rFonts w:ascii="Arial Nova" w:hAnsi="Arial Nova" w:eastAsia="Arial Nova" w:cs="Arial Nova"/>
          <w:b w:val="1"/>
          <w:bCs w:val="1"/>
          <w:color w:val="767171" w:themeColor="background2" w:themeTint="FF" w:themeShade="80"/>
          <w:sz w:val="24"/>
          <w:szCs w:val="24"/>
        </w:rPr>
        <w:t>.”</w:t>
      </w:r>
    </w:p>
    <w:p w:rsidR="00AF18FA" w:rsidP="2FDF23B2" w:rsidRDefault="11F0FFB8" w14:paraId="363CCB3E" w14:textId="6763071F">
      <w:pPr>
        <w:pStyle w:val="Standaard"/>
        <w:spacing w:line="276" w:lineRule="auto"/>
        <w:ind w:right="1518"/>
        <w:rPr>
          <w:rFonts w:ascii="Arial Nova" w:hAnsi="Arial Nova" w:eastAsia="Arial Nova" w:cs="Arial Nova"/>
          <w:noProof w:val="0"/>
          <w:sz w:val="22"/>
          <w:szCs w:val="22"/>
          <w:lang w:val="en-GB"/>
        </w:rPr>
      </w:pPr>
      <w:r w:rsidRPr="1A38F639" w:rsidR="046D7870">
        <w:rPr>
          <w:rFonts w:ascii="Arial Nova" w:hAnsi="Arial Nova" w:eastAsia="Arial Nova" w:cs="Arial Nova"/>
        </w:rPr>
        <w:t>But</w:t>
      </w:r>
      <w:r w:rsidRPr="1A38F639" w:rsidR="3D3418BD">
        <w:rPr>
          <w:rFonts w:ascii="Arial Nova" w:hAnsi="Arial Nova" w:eastAsia="Arial Nova" w:cs="Arial Nova"/>
        </w:rPr>
        <w:t xml:space="preserve"> </w:t>
      </w:r>
      <w:r w:rsidRPr="1A38F639" w:rsidR="219C9FF9">
        <w:rPr>
          <w:rFonts w:ascii="Arial Nova" w:hAnsi="Arial Nova" w:eastAsia="Arial Nova" w:cs="Arial Nova"/>
        </w:rPr>
        <w:t xml:space="preserve">“</w:t>
      </w:r>
      <w:r w:rsidRPr="1A38F639" w:rsidR="3D3418BD">
        <w:rPr>
          <w:rFonts w:ascii="Arial Nova" w:hAnsi="Arial Nova" w:eastAsia="Arial Nova" w:cs="Arial Nova"/>
        </w:rPr>
        <w:t xml:space="preserve">who were those so-called witches?</w:t>
      </w:r>
      <w:r w:rsidRPr="1A38F639" w:rsidR="28AAAF37">
        <w:rPr>
          <w:rFonts w:ascii="Arial Nova" w:hAnsi="Arial Nova" w:eastAsia="Arial Nova" w:cs="Arial Nova"/>
        </w:rPr>
        <w:t xml:space="preserve">”, </w:t>
      </w:r>
      <w:r w:rsidR="15E82E6E">
        <w:rPr>
          <w:rFonts w:ascii="Arial Nova" w:hAnsi="Arial Nova" w:eastAsia="Arial Nova" w:cs="Arial Nova"/>
        </w:rPr>
        <w:t>Federici</w:t>
      </w:r>
      <w:r w:rsidRPr="1A38F639" w:rsidR="3D3418BD">
        <w:rPr>
          <w:rFonts w:ascii="Arial Nova" w:hAnsi="Arial Nova" w:eastAsia="Arial Nova" w:cs="Arial Nova"/>
        </w:rPr>
        <w:t xml:space="preserve"> argued that there is a clear connection between the witch-hunting and the political and social transformations that were taking place in Western Europe. This also went </w:t>
      </w:r>
      <w:r w:rsidR="2C2D47D2">
        <w:rPr>
          <w:rFonts w:ascii="Arial Nova" w:hAnsi="Arial Nova" w:eastAsia="Arial Nova" w:cs="Arial Nova"/>
        </w:rPr>
        <w:t xml:space="preserve">hand </w:t>
      </w:r>
      <w:r w:rsidRPr="1A38F639" w:rsidR="3D3418BD">
        <w:rPr>
          <w:rFonts w:ascii="Arial Nova" w:hAnsi="Arial Nova" w:eastAsia="Arial Nova" w:cs="Arial Nova"/>
        </w:rPr>
        <w:t>in hand with the development of the capitalist economy</w:t>
      </w:r>
      <w:r w:rsidR="2C2D47D2">
        <w:rPr>
          <w:rFonts w:ascii="Arial Nova" w:hAnsi="Arial Nova" w:eastAsia="Arial Nova" w:cs="Arial Nova"/>
        </w:rPr>
        <w:t xml:space="preserve">. This </w:t>
      </w:r>
      <w:r w:rsidRPr="1A38F639" w:rsidR="3D3418BD">
        <w:rPr>
          <w:rFonts w:ascii="Arial Nova" w:hAnsi="Arial Nova" w:eastAsia="Arial Nova" w:cs="Arial Nova"/>
        </w:rPr>
        <w:t xml:space="preserve">was </w:t>
      </w:r>
      <w:r w:rsidR="2C2D47D2">
        <w:rPr>
          <w:rFonts w:ascii="Arial Nova" w:hAnsi="Arial Nova" w:eastAsia="Arial Nova" w:cs="Arial Nova"/>
        </w:rPr>
        <w:t>also</w:t>
      </w:r>
      <w:r w:rsidRPr="1A38F639" w:rsidR="3D3418BD">
        <w:rPr>
          <w:rFonts w:ascii="Arial Nova" w:hAnsi="Arial Nova" w:eastAsia="Arial Nova" w:cs="Arial Nova"/>
        </w:rPr>
        <w:t xml:space="preserve"> the beginning of</w:t>
      </w:r>
      <w:r w:rsidRPr="1A38F639" w:rsidR="1FAAD007">
        <w:rPr>
          <w:rFonts w:ascii="Arial Nova" w:hAnsi="Arial Nova" w:eastAsia="Arial Nova" w:cs="Arial Nova"/>
        </w:rPr>
        <w:t xml:space="preserve"> the</w:t>
      </w:r>
      <w:r w:rsidRPr="1A38F639" w:rsidR="3D3418BD">
        <w:rPr>
          <w:rFonts w:ascii="Arial Nova" w:hAnsi="Arial Nova" w:eastAsia="Arial Nova" w:cs="Arial Nova"/>
        </w:rPr>
        <w:t xml:space="preserve"> slave trade and colonization in the 16</w:t>
      </w:r>
      <w:r w:rsidRPr="1A38F639" w:rsidR="3D3418BD">
        <w:rPr>
          <w:rFonts w:ascii="Arial Nova" w:hAnsi="Arial Nova" w:eastAsia="Arial Nova" w:cs="Arial Nova"/>
          <w:vertAlign w:val="superscript"/>
        </w:rPr>
        <w:t>th</w:t>
      </w:r>
      <w:r w:rsidRPr="1A38F639" w:rsidR="3D3418BD">
        <w:rPr>
          <w:rFonts w:ascii="Arial Nova" w:hAnsi="Arial Nova" w:eastAsia="Arial Nova" w:cs="Arial Nova"/>
        </w:rPr>
        <w:t xml:space="preserve"> C. — </w:t>
      </w:r>
      <w:r w:rsidRPr="1A38F639" w:rsidR="125D50BE">
        <w:rPr>
          <w:rFonts w:ascii="Arial Nova" w:hAnsi="Arial Nova" w:eastAsia="Arial Nova" w:cs="Arial Nova"/>
        </w:rPr>
        <w:t xml:space="preserve">the </w:t>
      </w:r>
      <w:r w:rsidRPr="1A38F639" w:rsidR="3D3418BD">
        <w:rPr>
          <w:rFonts w:ascii="Arial Nova" w:hAnsi="Arial Nova" w:eastAsia="Arial Nova" w:cs="Arial Nova"/>
        </w:rPr>
        <w:t xml:space="preserve">“conquest of American territories” and the </w:t>
      </w:r>
      <w:r w:rsidR="0F77A96B">
        <w:rPr>
          <w:rFonts w:ascii="Arial Nova" w:hAnsi="Arial Nova" w:eastAsia="Arial Nova" w:cs="Arial Nova"/>
        </w:rPr>
        <w:t>“</w:t>
      </w:r>
      <w:r w:rsidRPr="1A38F639" w:rsidR="3D3418BD">
        <w:rPr>
          <w:rFonts w:ascii="Arial Nova" w:hAnsi="Arial Nova" w:eastAsia="Arial Nova" w:cs="Arial Nova"/>
        </w:rPr>
        <w:t>beginning of the capitalist world.</w:t>
      </w:r>
      <w:r w:rsidR="0F77A96B">
        <w:rPr>
          <w:rFonts w:ascii="Arial Nova" w:hAnsi="Arial Nova" w:eastAsia="Arial Nova" w:cs="Arial Nova"/>
        </w:rPr>
        <w:t>”</w:t>
      </w:r>
      <w:r w:rsidRPr="1A38F639">
        <w:rPr>
          <w:rStyle w:val="Voetnootmarkering"/>
          <w:rFonts w:ascii="Arial Nova" w:hAnsi="Arial Nova" w:eastAsia="Arial Nova" w:cs="Arial Nova"/>
          <w:color w:val="767171" w:themeColor="background2" w:themeShade="80"/>
        </w:rPr>
        <w:footnoteReference w:id="44"/>
      </w:r>
      <w:r w:rsidRPr="1A38F639" w:rsidR="3D3418BD">
        <w:rPr>
          <w:rFonts w:ascii="Arial Nova" w:hAnsi="Arial Nova" w:eastAsia="Arial Nova" w:cs="Arial Nova"/>
        </w:rPr>
        <w:t xml:space="preserve"> </w:t>
      </w:r>
      <w:r w:rsidRPr="1A38F639" w:rsidR="29812532">
        <w:rPr>
          <w:rFonts w:ascii="Arial Nova" w:hAnsi="Arial Nova" w:eastAsia="Arial Nova" w:cs="Arial Nova"/>
        </w:rPr>
        <w:t xml:space="preserve">The forming of this </w:t>
      </w:r>
      <w:r w:rsidRPr="2FDF23B2" w:rsidR="40F44195">
        <w:rPr>
          <w:rFonts w:ascii="Arial Nova" w:hAnsi="Arial Nova" w:eastAsia="Arial Nova" w:cs="Arial Nova"/>
          <w:noProof w:val="0"/>
          <w:sz w:val="22"/>
          <w:szCs w:val="22"/>
          <w:lang w:val="en-GB"/>
        </w:rPr>
        <w:t>poisonous ideology has</w:t>
      </w:r>
      <w:r w:rsidRPr="2FDF23B2" w:rsidR="78320AF3">
        <w:rPr>
          <w:rFonts w:ascii="Arial Nova" w:hAnsi="Arial Nova" w:eastAsia="Arial Nova" w:cs="Arial Nova"/>
          <w:noProof w:val="0"/>
          <w:sz w:val="22"/>
          <w:szCs w:val="22"/>
          <w:lang w:val="en-GB"/>
        </w:rPr>
        <w:t xml:space="preserve"> </w:t>
      </w:r>
      <w:r w:rsidRPr="2FDF23B2" w:rsidR="406BBB94">
        <w:rPr>
          <w:rFonts w:ascii="Arial Nova" w:hAnsi="Arial Nova" w:eastAsia="Arial Nova" w:cs="Arial Nova"/>
          <w:noProof w:val="0"/>
          <w:sz w:val="22"/>
          <w:szCs w:val="22"/>
          <w:lang w:val="en-GB"/>
        </w:rPr>
        <w:t>been one of the indicators for the development of fear and paranoia that have been surrounding psychoactive substances in human history.</w:t>
      </w:r>
      <w:r w:rsidRPr="2FDF23B2">
        <w:rPr>
          <w:rStyle w:val="Voetnootmarkering"/>
          <w:rFonts w:ascii="Arial Nova" w:hAnsi="Arial Nova" w:eastAsia="Arial Nova" w:cs="Arial Nova"/>
          <w:noProof w:val="0"/>
          <w:color w:val="767171" w:themeColor="background2" w:themeTint="FF" w:themeShade="80"/>
          <w:sz w:val="22"/>
          <w:szCs w:val="22"/>
          <w:lang w:val="en-GB"/>
        </w:rPr>
        <w:footnoteReference w:id="4470"/>
      </w:r>
      <w:r w:rsidRPr="2FDF23B2" w:rsidR="7EA555DE">
        <w:rPr>
          <w:rFonts w:ascii="Arial Nova" w:hAnsi="Arial Nova" w:eastAsia="Arial Nova" w:cs="Arial Nova"/>
          <w:noProof w:val="0"/>
          <w:sz w:val="22"/>
          <w:szCs w:val="22"/>
          <w:lang w:val="en-GB"/>
        </w:rPr>
        <w:t xml:space="preserve"> We could say that this could have been one of the causes of the negative biases that were rooting on the medicinal use of psychoactive substances including psilocybin mushrooms in traditional healing rituals.</w:t>
      </w:r>
      <w:r w:rsidRPr="2FDF23B2">
        <w:rPr>
          <w:rStyle w:val="Voetnootmarkering"/>
          <w:rFonts w:ascii="Arial Nova" w:hAnsi="Arial Nova" w:eastAsia="Arial Nova" w:cs="Arial Nova"/>
          <w:noProof w:val="0"/>
          <w:color w:val="767171" w:themeColor="background2" w:themeTint="FF" w:themeShade="80"/>
          <w:sz w:val="22"/>
          <w:szCs w:val="22"/>
          <w:lang w:val="en-GB"/>
        </w:rPr>
        <w:footnoteReference w:id="12708"/>
      </w:r>
      <w:r w:rsidRPr="2FDF23B2" w:rsidR="7EA555DE">
        <w:rPr>
          <w:rFonts w:ascii="Arial Nova" w:hAnsi="Arial Nova" w:eastAsia="Arial Nova" w:cs="Arial Nova"/>
          <w:noProof w:val="0"/>
          <w:sz w:val="22"/>
          <w:szCs w:val="22"/>
          <w:lang w:val="en-GB"/>
        </w:rPr>
        <w:t xml:space="preserve"> </w:t>
      </w:r>
      <w:r w:rsidRPr="2FDF23B2" w:rsidR="406BBB94">
        <w:rPr>
          <w:rFonts w:ascii="Arial Nova" w:hAnsi="Arial Nova" w:eastAsia="Arial Nova" w:cs="Arial Nova"/>
          <w:noProof w:val="0"/>
          <w:sz w:val="22"/>
          <w:szCs w:val="22"/>
          <w:lang w:val="en-GB"/>
        </w:rPr>
        <w:t xml:space="preserve"> </w:t>
      </w:r>
    </w:p>
    <w:p w:rsidR="00AF18FA" w:rsidP="2FDF23B2" w:rsidRDefault="00AF18FA" w14:paraId="6BCC6E6C" w14:textId="08B8F203">
      <w:pPr>
        <w:pStyle w:val="Standaard"/>
        <w:spacing w:line="276" w:lineRule="auto"/>
        <w:ind w:right="1518"/>
        <w:rPr>
          <w:rFonts w:ascii="Arial Nova" w:hAnsi="Arial Nova" w:eastAsia="Arial Nova" w:cs="Arial Nova"/>
          <w:color w:val="7B7B7B" w:themeColor="accent3" w:themeTint="FF" w:themeShade="BF"/>
          <w:sz w:val="24"/>
          <w:szCs w:val="24"/>
        </w:rPr>
      </w:pPr>
      <w:r w:rsidRPr="2FDF23B2" w:rsidR="3D3418BD">
        <w:rPr>
          <w:rFonts w:ascii="Arial Nova" w:hAnsi="Arial Nova" w:eastAsia="Arial Nova" w:cs="Arial Nova"/>
        </w:rPr>
        <w:t xml:space="preserve">The female body was seen as “a working machine” that would only benefit society in the form of </w:t>
      </w:r>
      <w:r w:rsidRPr="2FDF23B2" w:rsidR="3D3418BD">
        <w:rPr>
          <w:rFonts w:ascii="Arial Nova" w:hAnsi="Arial Nova" w:eastAsia="Arial Nova" w:cs="Arial Nova"/>
          <w:u w:val="single"/>
        </w:rPr>
        <w:t>sexual reproduction</w:t>
      </w:r>
      <w:r w:rsidRPr="2FDF23B2" w:rsidR="3D3418BD">
        <w:rPr>
          <w:rFonts w:ascii="Arial Nova" w:hAnsi="Arial Nova" w:eastAsia="Arial Nova" w:cs="Arial Nova"/>
        </w:rPr>
        <w:t xml:space="preserve"> and </w:t>
      </w:r>
      <w:r w:rsidRPr="2FDF23B2" w:rsidR="3D3418BD">
        <w:rPr>
          <w:rFonts w:ascii="Arial Nova" w:hAnsi="Arial Nova" w:eastAsia="Arial Nova" w:cs="Arial Nova"/>
          <w:u w:val="single"/>
        </w:rPr>
        <w:t>labour</w:t>
      </w:r>
      <w:r w:rsidRPr="2FDF23B2" w:rsidR="3D3418BD">
        <w:rPr>
          <w:rFonts w:ascii="Arial Nova" w:hAnsi="Arial Nova" w:eastAsia="Arial Nova" w:cs="Arial Nova"/>
        </w:rPr>
        <w:t>. Next to labelling and accusing women</w:t>
      </w:r>
      <w:r w:rsidRPr="2FDF23B2" w:rsidR="1D076F4E">
        <w:rPr>
          <w:rFonts w:ascii="Arial Nova" w:hAnsi="Arial Nova" w:eastAsia="Arial Nova" w:cs="Arial Nova"/>
        </w:rPr>
        <w:t xml:space="preserve"> </w:t>
      </w:r>
      <w:r w:rsidRPr="2FDF23B2" w:rsidR="3D3418BD">
        <w:rPr>
          <w:rFonts w:ascii="Arial Nova" w:hAnsi="Arial Nova" w:eastAsia="Arial Nova" w:cs="Arial Nova"/>
        </w:rPr>
        <w:t>who for instance wer</w:t>
      </w:r>
      <w:r w:rsidRPr="2FDF23B2" w:rsidR="7B56031C">
        <w:rPr>
          <w:rFonts w:ascii="Arial Nova" w:hAnsi="Arial Nova" w:eastAsia="Arial Nova" w:cs="Arial Nova"/>
        </w:rPr>
        <w:t>en’t</w:t>
      </w:r>
      <w:r w:rsidRPr="2FDF23B2" w:rsidR="3D3418BD">
        <w:rPr>
          <w:rFonts w:ascii="Arial Nova" w:hAnsi="Arial Nova" w:eastAsia="Arial Nova" w:cs="Arial Nova"/>
        </w:rPr>
        <w:t xml:space="preserve"> married </w:t>
      </w:r>
      <w:r w:rsidRPr="2FDF23B2" w:rsidR="6F8B616D">
        <w:rPr>
          <w:rFonts w:ascii="Arial Nova" w:hAnsi="Arial Nova" w:eastAsia="Arial Nova" w:cs="Arial Nova"/>
        </w:rPr>
        <w:t>and/or had</w:t>
      </w:r>
      <w:r w:rsidRPr="2FDF23B2" w:rsidR="3D3418BD">
        <w:rPr>
          <w:rFonts w:ascii="Arial Nova" w:hAnsi="Arial Nova" w:eastAsia="Arial Nova" w:cs="Arial Nova"/>
        </w:rPr>
        <w:t xml:space="preserve"> children</w:t>
      </w:r>
      <w:r w:rsidRPr="2FDF23B2" w:rsidR="7131056B">
        <w:rPr>
          <w:rFonts w:ascii="Arial Nova" w:hAnsi="Arial Nova" w:eastAsia="Arial Nova" w:cs="Arial Nova"/>
        </w:rPr>
        <w:t>;</w:t>
      </w:r>
      <w:r w:rsidRPr="2FDF23B2" w:rsidR="3D3418BD">
        <w:rPr>
          <w:rFonts w:ascii="Arial Nova" w:hAnsi="Arial Nova" w:eastAsia="Arial Nova" w:cs="Arial Nova"/>
        </w:rPr>
        <w:t xml:space="preserve"> </w:t>
      </w:r>
      <w:r>
        <w:br/>
      </w:r>
      <w:r w:rsidRPr="2FDF23B2" w:rsidR="3D3418BD">
        <w:rPr>
          <w:rFonts w:ascii="Arial Nova" w:hAnsi="Arial Nova" w:eastAsia="Arial Nova" w:cs="Arial Nova"/>
        </w:rPr>
        <w:t>also</w:t>
      </w:r>
      <w:r w:rsidRPr="2FDF23B2" w:rsidR="50C78A45">
        <w:rPr>
          <w:rFonts w:ascii="Arial Nova" w:hAnsi="Arial Nova" w:eastAsia="Arial Nova" w:cs="Arial Nova"/>
        </w:rPr>
        <w:t>,</w:t>
      </w:r>
      <w:r w:rsidRPr="2FDF23B2" w:rsidR="3D3418BD">
        <w:rPr>
          <w:rFonts w:ascii="Arial Nova" w:hAnsi="Arial Nova" w:eastAsia="Arial Nova" w:cs="Arial Nova"/>
        </w:rPr>
        <w:t xml:space="preserve"> queer and gay people</w:t>
      </w:r>
      <w:r w:rsidRPr="2FDF23B2" w:rsidR="391B0D4B">
        <w:rPr>
          <w:rFonts w:ascii="Arial Nova" w:hAnsi="Arial Nova" w:eastAsia="Arial Nova" w:cs="Arial Nova"/>
        </w:rPr>
        <w:t>;</w:t>
      </w:r>
      <w:r w:rsidRPr="2FDF23B2" w:rsidR="3D3418BD">
        <w:rPr>
          <w:rFonts w:ascii="Arial Nova" w:hAnsi="Arial Nova" w:eastAsia="Arial Nova" w:cs="Arial Nova"/>
        </w:rPr>
        <w:t xml:space="preserve"> folk healers and Indigenous people and their communities</w:t>
      </w:r>
      <w:r w:rsidRPr="2FDF23B2" w:rsidR="7B56031C">
        <w:rPr>
          <w:rFonts w:ascii="Arial Nova" w:hAnsi="Arial Nova" w:eastAsia="Arial Nova" w:cs="Arial Nova"/>
        </w:rPr>
        <w:t xml:space="preserve">, </w:t>
      </w:r>
      <w:r w:rsidRPr="2FDF23B2" w:rsidR="3D3418BD">
        <w:rPr>
          <w:rFonts w:ascii="Arial Nova" w:hAnsi="Arial Nova" w:eastAsia="Arial Nova" w:cs="Arial Nova"/>
        </w:rPr>
        <w:t>became part of the new target the patriarchy ha</w:t>
      </w:r>
      <w:r w:rsidRPr="2FDF23B2" w:rsidR="7B56031C">
        <w:rPr>
          <w:rFonts w:ascii="Arial Nova" w:hAnsi="Arial Nova" w:eastAsia="Arial Nova" w:cs="Arial Nova"/>
        </w:rPr>
        <w:t>d</w:t>
      </w:r>
      <w:r w:rsidRPr="2FDF23B2" w:rsidR="3D3418BD">
        <w:rPr>
          <w:rFonts w:ascii="Arial Nova" w:hAnsi="Arial Nova" w:eastAsia="Arial Nova" w:cs="Arial Nova"/>
        </w:rPr>
        <w:t xml:space="preserve"> set </w:t>
      </w:r>
      <w:r w:rsidRPr="2FDF23B2" w:rsidR="07951FE3">
        <w:rPr>
          <w:rFonts w:ascii="Arial Nova" w:hAnsi="Arial Nova" w:eastAsia="Arial Nova" w:cs="Arial Nova"/>
        </w:rPr>
        <w:t xml:space="preserve">their </w:t>
      </w:r>
      <w:r w:rsidRPr="2FDF23B2" w:rsidR="3D3418BD">
        <w:rPr>
          <w:rFonts w:ascii="Arial Nova" w:hAnsi="Arial Nova" w:eastAsia="Arial Nova" w:cs="Arial Nova"/>
        </w:rPr>
        <w:t>eyes on.</w:t>
      </w:r>
      <w:r w:rsidR="41E8ED71">
        <w:rPr/>
        <w:t xml:space="preserve"> </w:t>
      </w:r>
      <w:r w:rsidRPr="2FDF23B2" w:rsidR="3D3418BD">
        <w:rPr>
          <w:rFonts w:ascii="Arial Nova" w:hAnsi="Arial Nova" w:eastAsia="Arial Nova" w:cs="Arial Nova"/>
        </w:rPr>
        <w:t>Women were not allowed to express their sexual power, their desires</w:t>
      </w:r>
      <w:r w:rsidRPr="2FDF23B2" w:rsidR="220914DE">
        <w:rPr>
          <w:rFonts w:ascii="Arial Nova" w:hAnsi="Arial Nova" w:eastAsia="Arial Nova" w:cs="Arial Nova"/>
        </w:rPr>
        <w:t>;</w:t>
      </w:r>
      <w:r w:rsidRPr="2FDF23B2" w:rsidR="3D3418BD">
        <w:rPr>
          <w:rFonts w:ascii="Arial Nova" w:hAnsi="Arial Nova" w:eastAsia="Arial Nova" w:cs="Arial Nova"/>
        </w:rPr>
        <w:t xml:space="preserve"> so far that not even just their love and “collective spirit” of female friendship</w:t>
      </w:r>
      <w:r w:rsidRPr="2FDF23B2" w:rsidR="6D86CF9F">
        <w:rPr>
          <w:rFonts w:ascii="Arial Nova" w:hAnsi="Arial Nova" w:eastAsia="Arial Nova" w:cs="Arial Nova"/>
        </w:rPr>
        <w:t xml:space="preserve">, </w:t>
      </w:r>
      <w:r w:rsidRPr="2FDF23B2" w:rsidR="3D3418BD">
        <w:rPr>
          <w:rFonts w:ascii="Arial Nova" w:hAnsi="Arial Nova" w:eastAsia="Arial Nova" w:cs="Arial Nova"/>
        </w:rPr>
        <w:t>where the sharing of thoughts, ideas and feelings</w:t>
      </w:r>
      <w:r w:rsidRPr="2FDF23B2" w:rsidR="63EBB1FC">
        <w:rPr>
          <w:rFonts w:ascii="Arial Nova" w:hAnsi="Arial Nova" w:eastAsia="Arial Nova" w:cs="Arial Nova"/>
        </w:rPr>
        <w:t xml:space="preserve"> </w:t>
      </w:r>
      <w:r w:rsidRPr="2FDF23B2" w:rsidR="3D3418BD">
        <w:rPr>
          <w:rFonts w:ascii="Arial Nova" w:hAnsi="Arial Nova" w:eastAsia="Arial Nova" w:cs="Arial Nova"/>
        </w:rPr>
        <w:t>was seen as a threat and danger and were seen as untrustworthy, suspicious, and wrong.</w:t>
      </w:r>
      <w:r w:rsidRPr="2FDF23B2">
        <w:rPr>
          <w:rStyle w:val="Voetnootmarkering"/>
          <w:rFonts w:ascii="Arial Nova" w:hAnsi="Arial Nova" w:eastAsia="Arial Nova" w:cs="Arial Nova"/>
          <w:color w:val="767171" w:themeColor="background2" w:themeTint="FF" w:themeShade="80"/>
        </w:rPr>
        <w:footnoteReference w:id="16955"/>
      </w:r>
      <w:r>
        <w:br/>
      </w:r>
      <w:r>
        <w:br/>
      </w:r>
      <w:r w:rsidRPr="2FDF23B2" w:rsidR="1774CAD3">
        <w:rPr>
          <w:rFonts w:ascii="Arial Nova" w:hAnsi="Arial Nova" w:eastAsia="Arial Nova" w:cs="Arial Nova"/>
          <w:b w:val="1"/>
          <w:bCs w:val="1"/>
          <w:color w:val="7B7B7B" w:themeColor="accent3" w:themeTint="FF" w:themeShade="BF"/>
          <w:sz w:val="20"/>
          <w:szCs w:val="20"/>
        </w:rPr>
        <w:t>Alina Cohen</w:t>
      </w:r>
      <w:r w:rsidRPr="2FDF23B2" w:rsidR="1774CAD3">
        <w:rPr>
          <w:rFonts w:ascii="Arial Nova" w:hAnsi="Arial Nova" w:eastAsia="Arial Nova" w:cs="Arial Nova"/>
          <w:color w:val="7B7B7B" w:themeColor="accent3" w:themeTint="FF" w:themeShade="BF"/>
          <w:sz w:val="24"/>
          <w:szCs w:val="24"/>
        </w:rPr>
        <w:t>: “This vision of the witch, and its subsequent demonization of female sexuality, persisted for centuries.”</w:t>
      </w:r>
      <w:r w:rsidRPr="2FDF23B2">
        <w:rPr>
          <w:rStyle w:val="Voetnootmarkering"/>
          <w:rFonts w:ascii="Arial Nova" w:hAnsi="Arial Nova" w:eastAsia="Arial Nova" w:cs="Arial Nova"/>
          <w:color w:val="7B7B7B" w:themeColor="accent3" w:themeTint="FF" w:themeShade="BF"/>
          <w:sz w:val="24"/>
          <w:szCs w:val="24"/>
        </w:rPr>
        <w:footnoteReference w:id="30376"/>
      </w:r>
    </w:p>
    <w:p w:rsidR="00AF18FA" w:rsidP="5E6C38DB" w:rsidRDefault="00AF18FA" w14:textId="4B91DB41" w14:paraId="325179BB">
      <w:pPr>
        <w:pStyle w:val="Standaard"/>
        <w:spacing w:line="276" w:lineRule="auto"/>
        <w:ind w:right="2430"/>
        <w:rPr>
          <w:rFonts w:ascii="Arial Nova" w:hAnsi="Arial Nova" w:eastAsia="Arial Nova" w:cs="Arial Nova"/>
          <w:color w:val="767171" w:themeColor="background2" w:themeTint="FF" w:themeShade="80"/>
          <w:sz w:val="14"/>
          <w:szCs w:val="14"/>
          <w:lang w:val="nl-NL"/>
        </w:rPr>
      </w:pPr>
      <w:r w:rsidR="25EE439F">
        <w:drawing>
          <wp:inline wp14:editId="7F40A9E6" wp14:anchorId="1854FACB">
            <wp:extent cx="3981450" cy="5385624"/>
            <wp:effectExtent l="0" t="0" r="0" b="0"/>
            <wp:docPr id="1110093656" name="Afbeelding 1261777339" descr="https://upload.wikimedia.org/wikipedia/commons/e/e5/Champion_des_dames_Vaudoises.JPG" title=""/>
            <wp:cNvGraphicFramePr>
              <a:graphicFrameLocks noChangeAspect="1"/>
            </wp:cNvGraphicFramePr>
            <a:graphic>
              <a:graphicData uri="http://schemas.openxmlformats.org/drawingml/2006/picture">
                <pic:pic>
                  <pic:nvPicPr>
                    <pic:cNvPr id="0" name="Afbeelding 1261777339"/>
                    <pic:cNvPicPr/>
                  </pic:nvPicPr>
                  <pic:blipFill>
                    <a:blip r:embed="Rf89618bdd135433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981450" cy="5385624"/>
                    </a:xfrm>
                    <a:prstGeom xmlns:a="http://schemas.openxmlformats.org/drawingml/2006/main" prst="rect">
                      <a:avLst/>
                    </a:prstGeom>
                  </pic:spPr>
                </pic:pic>
              </a:graphicData>
            </a:graphic>
          </wp:inline>
        </w:drawing>
      </w:r>
      <w:r>
        <w:br/>
      </w:r>
      <w:proofErr w:type="spellStart"/>
      <w:r w:rsidRPr="4EF5E699" w:rsidR="1774CAD3">
        <w:rPr>
          <w:rFonts w:ascii="Arial Nova" w:hAnsi="Arial Nova" w:eastAsia="Arial Nova" w:cs="Arial Nova"/>
          <w:color w:val="767171" w:themeColor="background2" w:themeTint="FF" w:themeShade="80"/>
          <w:sz w:val="14"/>
          <w:szCs w:val="14"/>
        </w:rPr>
        <w:t>Hexenflug</w:t>
      </w:r>
      <w:proofErr w:type="spellEnd"/>
      <w:r w:rsidRPr="4EF5E699" w:rsidR="1774CAD3">
        <w:rPr>
          <w:rFonts w:ascii="Arial Nova" w:hAnsi="Arial Nova" w:eastAsia="Arial Nova" w:cs="Arial Nova"/>
          <w:color w:val="767171" w:themeColor="background2" w:themeTint="FF" w:themeShade="80"/>
          <w:sz w:val="14"/>
          <w:szCs w:val="14"/>
        </w:rPr>
        <w:t xml:space="preserve"> der "</w:t>
      </w:r>
      <w:proofErr w:type="spellStart"/>
      <w:r w:rsidRPr="4EF5E699" w:rsidR="1774CAD3">
        <w:rPr>
          <w:rFonts w:ascii="Arial Nova" w:hAnsi="Arial Nova" w:eastAsia="Arial Nova" w:cs="Arial Nova"/>
          <w:color w:val="767171" w:themeColor="background2" w:themeTint="FF" w:themeShade="80"/>
          <w:sz w:val="14"/>
          <w:szCs w:val="14"/>
        </w:rPr>
        <w:t>Vaudoises</w:t>
      </w:r>
      <w:proofErr w:type="spellEnd"/>
      <w:r w:rsidRPr="4EF5E699" w:rsidR="1774CAD3">
        <w:rPr>
          <w:rFonts w:ascii="Arial Nova" w:hAnsi="Arial Nova" w:eastAsia="Arial Nova" w:cs="Arial Nova"/>
          <w:color w:val="767171" w:themeColor="background2" w:themeTint="FF" w:themeShade="80"/>
          <w:sz w:val="14"/>
          <w:szCs w:val="14"/>
        </w:rPr>
        <w:t>" (</w:t>
      </w:r>
      <w:proofErr w:type="spellStart"/>
      <w:r w:rsidRPr="4EF5E699" w:rsidR="1774CAD3">
        <w:rPr>
          <w:rFonts w:ascii="Arial Nova" w:hAnsi="Arial Nova" w:eastAsia="Arial Nova" w:cs="Arial Nova"/>
          <w:color w:val="767171" w:themeColor="background2" w:themeTint="FF" w:themeShade="80"/>
          <w:sz w:val="14"/>
          <w:szCs w:val="14"/>
        </w:rPr>
        <w:t>hier</w:t>
      </w:r>
      <w:proofErr w:type="spellEnd"/>
      <w:r w:rsidRPr="4EF5E699" w:rsidR="1774CAD3">
        <w:rPr>
          <w:rFonts w:ascii="Arial Nova" w:hAnsi="Arial Nova" w:eastAsia="Arial Nova" w:cs="Arial Nova"/>
          <w:color w:val="767171" w:themeColor="background2" w:themeTint="FF" w:themeShade="80"/>
          <w:sz w:val="14"/>
          <w:szCs w:val="14"/>
        </w:rPr>
        <w:t xml:space="preserve"> </w:t>
      </w:r>
      <w:proofErr w:type="spellStart"/>
      <w:r w:rsidRPr="4EF5E699" w:rsidR="1774CAD3">
        <w:rPr>
          <w:rFonts w:ascii="Arial Nova" w:hAnsi="Arial Nova" w:eastAsia="Arial Nova" w:cs="Arial Nova"/>
          <w:color w:val="767171" w:themeColor="background2" w:themeTint="FF" w:themeShade="80"/>
          <w:sz w:val="14"/>
          <w:szCs w:val="14"/>
        </w:rPr>
        <w:t>Hexen</w:t>
      </w:r>
      <w:proofErr w:type="spellEnd"/>
      <w:r w:rsidRPr="4EF5E699" w:rsidR="1774CAD3">
        <w:rPr>
          <w:rFonts w:ascii="Arial Nova" w:hAnsi="Arial Nova" w:eastAsia="Arial Nova" w:cs="Arial Nova"/>
          <w:color w:val="767171" w:themeColor="background2" w:themeTint="FF" w:themeShade="80"/>
          <w:sz w:val="14"/>
          <w:szCs w:val="14"/>
        </w:rPr>
        <w:t xml:space="preserve">, </w:t>
      </w:r>
      <w:proofErr w:type="spellStart"/>
      <w:r w:rsidRPr="4EF5E699" w:rsidR="1774CAD3">
        <w:rPr>
          <w:rFonts w:ascii="Arial Nova" w:hAnsi="Arial Nova" w:eastAsia="Arial Nova" w:cs="Arial Nova"/>
          <w:color w:val="767171" w:themeColor="background2" w:themeTint="FF" w:themeShade="80"/>
          <w:sz w:val="14"/>
          <w:szCs w:val="14"/>
        </w:rPr>
        <w:t>ursprünglich</w:t>
      </w:r>
      <w:proofErr w:type="spellEnd"/>
      <w:r w:rsidRPr="4EF5E699" w:rsidR="1774CAD3">
        <w:rPr>
          <w:rFonts w:ascii="Arial Nova" w:hAnsi="Arial Nova" w:eastAsia="Arial Nova" w:cs="Arial Nova"/>
          <w:color w:val="767171" w:themeColor="background2" w:themeTint="FF" w:themeShade="80"/>
          <w:sz w:val="14"/>
          <w:szCs w:val="14"/>
        </w:rPr>
        <w:t xml:space="preserve"> </w:t>
      </w:r>
      <w:proofErr w:type="spellStart"/>
      <w:r w:rsidRPr="4EF5E699" w:rsidR="1774CAD3">
        <w:rPr>
          <w:rFonts w:ascii="Arial Nova" w:hAnsi="Arial Nova" w:eastAsia="Arial Nova" w:cs="Arial Nova"/>
          <w:color w:val="767171" w:themeColor="background2" w:themeTint="FF" w:themeShade="80"/>
          <w:sz w:val="14"/>
          <w:szCs w:val="14"/>
        </w:rPr>
        <w:t>Waldenser</w:t>
      </w:r>
      <w:proofErr w:type="spellEnd"/>
      <w:r w:rsidRPr="4EF5E699" w:rsidR="1774CAD3">
        <w:rPr>
          <w:rFonts w:ascii="Arial Nova" w:hAnsi="Arial Nova" w:eastAsia="Arial Nova" w:cs="Arial Nova"/>
          <w:color w:val="767171" w:themeColor="background2" w:themeTint="FF" w:themeShade="80"/>
          <w:sz w:val="14"/>
          <w:szCs w:val="14"/>
        </w:rPr>
        <w:t xml:space="preserve">) auf </w:t>
      </w:r>
      <w:proofErr w:type="spellStart"/>
      <w:r w:rsidRPr="4EF5E699" w:rsidR="1774CAD3">
        <w:rPr>
          <w:rFonts w:ascii="Arial Nova" w:hAnsi="Arial Nova" w:eastAsia="Arial Nova" w:cs="Arial Nova"/>
          <w:color w:val="767171" w:themeColor="background2" w:themeTint="FF" w:themeShade="80"/>
          <w:sz w:val="14"/>
          <w:szCs w:val="14"/>
        </w:rPr>
        <w:t>dem</w:t>
      </w:r>
      <w:proofErr w:type="spellEnd"/>
      <w:r w:rsidRPr="4EF5E699" w:rsidR="1774CAD3">
        <w:rPr>
          <w:rFonts w:ascii="Arial Nova" w:hAnsi="Arial Nova" w:eastAsia="Arial Nova" w:cs="Arial Nova"/>
          <w:color w:val="767171" w:themeColor="background2" w:themeTint="FF" w:themeShade="80"/>
          <w:sz w:val="14"/>
          <w:szCs w:val="14"/>
        </w:rPr>
        <w:t xml:space="preserve"> Besen, </w:t>
      </w:r>
      <w:proofErr w:type="spellStart"/>
      <w:r w:rsidRPr="4EF5E699" w:rsidR="1774CAD3">
        <w:rPr>
          <w:rFonts w:ascii="Arial Nova" w:hAnsi="Arial Nova" w:eastAsia="Arial Nova" w:cs="Arial Nova"/>
          <w:color w:val="767171" w:themeColor="background2" w:themeTint="FF" w:themeShade="80"/>
          <w:sz w:val="14"/>
          <w:szCs w:val="14"/>
        </w:rPr>
        <w:t>Miniatur</w:t>
      </w:r>
      <w:proofErr w:type="spellEnd"/>
      <w:r w:rsidRPr="4EF5E699" w:rsidR="1774CAD3">
        <w:rPr>
          <w:rFonts w:ascii="Arial Nova" w:hAnsi="Arial Nova" w:eastAsia="Arial Nova" w:cs="Arial Nova"/>
          <w:color w:val="767171" w:themeColor="background2" w:themeTint="FF" w:themeShade="80"/>
          <w:sz w:val="14"/>
          <w:szCs w:val="14"/>
        </w:rPr>
        <w:t xml:space="preserve"> in </w:t>
      </w:r>
      <w:proofErr w:type="spellStart"/>
      <w:r w:rsidRPr="4EF5E699" w:rsidR="1774CAD3">
        <w:rPr>
          <w:rFonts w:ascii="Arial Nova" w:hAnsi="Arial Nova" w:eastAsia="Arial Nova" w:cs="Arial Nova"/>
          <w:color w:val="767171" w:themeColor="background2" w:themeTint="FF" w:themeShade="80"/>
          <w:sz w:val="14"/>
          <w:szCs w:val="14"/>
        </w:rPr>
        <w:t>einer</w:t>
      </w:r>
      <w:proofErr w:type="spellEnd"/>
      <w:r w:rsidRPr="4EF5E699" w:rsidR="1774CAD3">
        <w:rPr>
          <w:rFonts w:ascii="Arial Nova" w:hAnsi="Arial Nova" w:eastAsia="Arial Nova" w:cs="Arial Nova"/>
          <w:color w:val="767171" w:themeColor="background2" w:themeTint="FF" w:themeShade="80"/>
          <w:sz w:val="14"/>
          <w:szCs w:val="14"/>
        </w:rPr>
        <w:t xml:space="preserve"> </w:t>
      </w:r>
      <w:proofErr w:type="spellStart"/>
      <w:r w:rsidRPr="4EF5E699" w:rsidR="1774CAD3">
        <w:rPr>
          <w:rFonts w:ascii="Arial Nova" w:hAnsi="Arial Nova" w:eastAsia="Arial Nova" w:cs="Arial Nova"/>
          <w:color w:val="767171" w:themeColor="background2" w:themeTint="FF" w:themeShade="80"/>
          <w:sz w:val="14"/>
          <w:szCs w:val="14"/>
        </w:rPr>
        <w:t>Handschrift</w:t>
      </w:r>
      <w:proofErr w:type="spellEnd"/>
      <w:r w:rsidRPr="4EF5E699" w:rsidR="1774CAD3">
        <w:rPr>
          <w:rFonts w:ascii="Arial Nova" w:hAnsi="Arial Nova" w:eastAsia="Arial Nova" w:cs="Arial Nova"/>
          <w:color w:val="767171" w:themeColor="background2" w:themeTint="FF" w:themeShade="80"/>
          <w:sz w:val="14"/>
          <w:szCs w:val="14"/>
        </w:rPr>
        <w:t xml:space="preserve"> von </w:t>
      </w:r>
      <w:r w:rsidRPr="4EF5E699" w:rsidR="1774CAD3">
        <w:rPr>
          <w:rFonts w:ascii="Arial Nova" w:hAnsi="Arial Nova" w:eastAsia="Arial Nova" w:cs="Arial Nova"/>
          <w:color w:val="767171" w:themeColor="background2" w:themeTint="FF" w:themeShade="80"/>
          <w:sz w:val="14"/>
          <w:szCs w:val="14"/>
        </w:rPr>
        <w:t xml:space="preserve">Martin Le France, Le champion des dames, 1451 Source: W. Schild. Die </w:t>
      </w:r>
      <w:proofErr w:type="spellStart"/>
      <w:r w:rsidRPr="4EF5E699" w:rsidR="1774CAD3">
        <w:rPr>
          <w:rFonts w:ascii="Arial Nova" w:hAnsi="Arial Nova" w:eastAsia="Arial Nova" w:cs="Arial Nova"/>
          <w:color w:val="767171" w:themeColor="background2" w:themeTint="FF" w:themeShade="80"/>
          <w:sz w:val="14"/>
          <w:szCs w:val="14"/>
        </w:rPr>
        <w:t>Maleficia</w:t>
      </w:r>
      <w:proofErr w:type="spellEnd"/>
      <w:r w:rsidRPr="4EF5E699" w:rsidR="1774CAD3">
        <w:rPr>
          <w:rFonts w:ascii="Arial Nova" w:hAnsi="Arial Nova" w:eastAsia="Arial Nova" w:cs="Arial Nova"/>
          <w:color w:val="767171" w:themeColor="background2" w:themeTint="FF" w:themeShade="80"/>
          <w:sz w:val="14"/>
          <w:szCs w:val="14"/>
        </w:rPr>
        <w:t xml:space="preserve"> </w:t>
      </w:r>
      <w:r>
        <w:br/>
      </w:r>
      <w:r w:rsidRPr="4EF5E699" w:rsidR="1774CAD3">
        <w:rPr>
          <w:rFonts w:ascii="Arial Nova" w:hAnsi="Arial Nova" w:eastAsia="Arial Nova" w:cs="Arial Nova"/>
          <w:color w:val="767171" w:themeColor="background2" w:themeTint="FF" w:themeShade="80"/>
          <w:sz w:val="14"/>
          <w:szCs w:val="14"/>
        </w:rPr>
        <w:t xml:space="preserve">der </w:t>
      </w:r>
      <w:proofErr w:type="spellStart"/>
      <w:r w:rsidRPr="4EF5E699" w:rsidR="1774CAD3">
        <w:rPr>
          <w:rFonts w:ascii="Arial Nova" w:hAnsi="Arial Nova" w:eastAsia="Arial Nova" w:cs="Arial Nova"/>
          <w:color w:val="767171" w:themeColor="background2" w:themeTint="FF" w:themeShade="80"/>
          <w:sz w:val="14"/>
          <w:szCs w:val="14"/>
        </w:rPr>
        <w:t>Hexenleut</w:t>
      </w:r>
      <w:proofErr w:type="spellEnd"/>
      <w:r w:rsidRPr="4EF5E699" w:rsidR="1774CAD3">
        <w:rPr>
          <w:rFonts w:ascii="Arial Nova" w:hAnsi="Arial Nova" w:eastAsia="Arial Nova" w:cs="Arial Nova"/>
          <w:color w:val="767171" w:themeColor="background2" w:themeTint="FF" w:themeShade="80"/>
          <w:sz w:val="14"/>
          <w:szCs w:val="14"/>
        </w:rPr>
        <w:t>', 1997, p. 97 {{PD-art}}</w:t>
      </w:r>
      <w:r w:rsidRPr="4EF5E699" w:rsidR="11EADB42">
        <w:rPr>
          <w:rFonts w:ascii="Arial Nova" w:hAnsi="Arial Nova" w:eastAsia="Arial Nova" w:cs="Arial Nova"/>
          <w:color w:val="767171" w:themeColor="background2" w:themeTint="FF" w:themeShade="80"/>
          <w:sz w:val="14"/>
          <w:szCs w:val="14"/>
        </w:rPr>
        <w:t xml:space="preserve"> </w:t>
      </w:r>
      <w:r>
        <w:br/>
      </w:r>
      <w:r w:rsidRPr="4EF5E699">
        <w:rPr>
          <w:rStyle w:val="Voetnootmarkering"/>
          <w:rFonts w:ascii="Georgia Pro" w:hAnsi="Georgia Pro" w:eastAsia="Georgia Pro" w:cs="Georgia Pro"/>
          <w:color w:val="767171" w:themeColor="background2" w:themeTint="FF" w:themeShade="80"/>
          <w:sz w:val="22"/>
          <w:szCs w:val="22"/>
        </w:rPr>
        <w:footnoteReference w:id="28971"/>
      </w:r>
    </w:p>
    <w:p w:rsidR="1293FEA2" w:rsidP="0E75DD4F" w:rsidRDefault="1293FEA2" w14:paraId="3C302871" w14:textId="4D1075F7">
      <w:pPr>
        <w:spacing w:line="276" w:lineRule="auto"/>
      </w:pPr>
      <w:r>
        <w:br w:type="page"/>
      </w:r>
    </w:p>
    <w:p w:rsidR="00AF18FA" w:rsidP="1A38F639" w:rsidRDefault="15905C5D" w14:paraId="23951ADE" w14:textId="3FDC3FF2">
      <w:pPr>
        <w:ind w:right="1440"/>
        <w:rPr>
          <w:rFonts w:ascii="Arial Nova" w:hAnsi="Arial Nova" w:eastAsia="Arial Nova" w:cs="Arial Nova"/>
          <w:sz w:val="12"/>
          <w:szCs w:val="12"/>
        </w:rPr>
      </w:pPr>
      <w:r w:rsidRPr="2C2AB389" w:rsidR="00F1FB11">
        <w:rPr>
          <w:rFonts w:ascii="Arial Nova" w:hAnsi="Arial Nova" w:eastAsia="Arial Nova" w:cs="Arial Nova"/>
          <w:b w:val="1"/>
          <w:bCs w:val="1"/>
        </w:rPr>
        <w:t>Poisoning and weaponization of psychoactive drugs</w:t>
      </w:r>
      <w:r>
        <w:br/>
      </w:r>
      <w:r>
        <w:br/>
      </w:r>
      <w:r w:rsidRPr="2C2AB389" w:rsidR="5D22C55D">
        <w:rPr>
          <w:rFonts w:ascii="Arial Nova" w:hAnsi="Arial Nova" w:eastAsia="Arial Nova" w:cs="Arial Nova"/>
        </w:rPr>
        <w:t>As we already know</w:t>
      </w:r>
      <w:r w:rsidRPr="2C2AB389" w:rsidR="21E66342">
        <w:rPr>
          <w:rFonts w:ascii="Arial Nova" w:hAnsi="Arial Nova" w:eastAsia="Arial Nova" w:cs="Arial Nova"/>
        </w:rPr>
        <w:t xml:space="preserve"> by now</w:t>
      </w:r>
      <w:r w:rsidRPr="2C2AB389" w:rsidR="5D22C55D">
        <w:rPr>
          <w:rFonts w:ascii="Arial Nova" w:hAnsi="Arial Nova" w:eastAsia="Arial Nova" w:cs="Arial Nova"/>
        </w:rPr>
        <w:t xml:space="preserve"> that psychedelic plants and fungi have been </w:t>
      </w:r>
      <w:r>
        <w:br/>
      </w:r>
      <w:r w:rsidRPr="2C2AB389" w:rsidR="5D22C55D">
        <w:rPr>
          <w:rFonts w:ascii="Arial Nova" w:hAnsi="Arial Nova" w:eastAsia="Arial Nova" w:cs="Arial Nova"/>
        </w:rPr>
        <w:t xml:space="preserve">used </w:t>
      </w:r>
      <w:r w:rsidRPr="2C2AB389" w:rsidR="5D22C55D">
        <w:rPr>
          <w:rFonts w:ascii="Arial Nova" w:hAnsi="Arial Nova" w:eastAsia="Arial Nova" w:cs="Arial Nova"/>
        </w:rPr>
        <w:t xml:space="preserve">by Indigenous communities for medical practices and healing rituals </w:t>
      </w:r>
      <w:r>
        <w:br/>
      </w:r>
      <w:r w:rsidRPr="2C2AB389" w:rsidR="5D22C55D">
        <w:rPr>
          <w:rFonts w:ascii="Arial Nova" w:hAnsi="Arial Nova" w:eastAsia="Arial Nova" w:cs="Arial Nova"/>
        </w:rPr>
        <w:t>for centuries, the</w:t>
      </w:r>
      <w:r w:rsidRPr="2C2AB389" w:rsidR="0CCC568E">
        <w:rPr>
          <w:rFonts w:ascii="Arial Nova" w:hAnsi="Arial Nova" w:eastAsia="Arial Nova" w:cs="Arial Nova"/>
        </w:rPr>
        <w:t>se</w:t>
      </w:r>
      <w:r w:rsidRPr="2C2AB389" w:rsidR="5D22C55D">
        <w:rPr>
          <w:rFonts w:ascii="Arial Nova" w:hAnsi="Arial Nova" w:eastAsia="Arial Nova" w:cs="Arial Nova"/>
        </w:rPr>
        <w:t xml:space="preserve"> substances used for medical studies and therapies didn't </w:t>
      </w:r>
      <w:r>
        <w:br/>
      </w:r>
      <w:r w:rsidRPr="2C2AB389" w:rsidR="5D22C55D">
        <w:rPr>
          <w:rFonts w:ascii="Arial Nova" w:hAnsi="Arial Nova" w:eastAsia="Arial Nova" w:cs="Arial Nova"/>
        </w:rPr>
        <w:t xml:space="preserve">enter Western modern medicine until Hofmann's study in 1938, </w:t>
      </w:r>
      <w:r>
        <w:br/>
      </w:r>
      <w:r w:rsidRPr="2C2AB389" w:rsidR="5D22C55D">
        <w:rPr>
          <w:rFonts w:ascii="Arial Nova" w:hAnsi="Arial Nova" w:eastAsia="Arial Nova" w:cs="Arial Nova"/>
        </w:rPr>
        <w:t xml:space="preserve">see </w:t>
      </w:r>
      <w:r w:rsidRPr="2C2AB389" w:rsidR="5D22C55D">
        <w:rPr>
          <w:rFonts w:ascii="Arial Nova" w:hAnsi="Arial Nova" w:eastAsia="Arial Nova" w:cs="Arial Nova"/>
          <w:i w:val="1"/>
          <w:iCs w:val="1"/>
          <w:u w:val="single"/>
        </w:rPr>
        <w:t>Ingesting Mushrooms: Our ancestors, indigenous knowledge and shamanism</w:t>
      </w:r>
      <w:r w:rsidRPr="2C2AB389" w:rsidR="5D22C55D">
        <w:rPr>
          <w:rFonts w:ascii="Arial Nova" w:hAnsi="Arial Nova" w:eastAsia="Arial Nova" w:cs="Arial Nova"/>
        </w:rPr>
        <w:t xml:space="preserve">, </w:t>
      </w:r>
      <w:r w:rsidRPr="2C2AB389" w:rsidR="5D22C55D">
        <w:rPr>
          <w:rFonts w:ascii="Arial Nova" w:hAnsi="Arial Nova" w:eastAsia="Arial Nova" w:cs="Arial Nova"/>
          <w:sz w:val="18"/>
          <w:szCs w:val="18"/>
        </w:rPr>
        <w:t>(note 26 &amp; 27)</w:t>
      </w:r>
    </w:p>
    <w:p w:rsidR="00AF18FA" w:rsidP="787F8B3C" w:rsidRDefault="5365B3E6" w14:paraId="42B0281B" w14:textId="6F303FCA">
      <w:pPr>
        <w:spacing w:line="276" w:lineRule="auto"/>
        <w:ind w:right="1518"/>
      </w:pPr>
      <w:r w:rsidRPr="1A38F639" w:rsidR="4B16005C">
        <w:rPr>
          <w:rFonts w:ascii="Arial Nova" w:hAnsi="Arial Nova" w:eastAsia="Arial Nova" w:cs="Arial Nova"/>
        </w:rPr>
        <w:t>After his first accidental testing of LSD</w:t>
      </w:r>
      <w:r w:rsidRPr="1A38F639" w:rsidR="51FB8EE2">
        <w:rPr>
          <w:rFonts w:ascii="Arial Nova" w:hAnsi="Arial Nova" w:eastAsia="Arial Nova" w:cs="Arial Nova"/>
        </w:rPr>
        <w:t xml:space="preserve"> in 1938, </w:t>
      </w:r>
      <w:r w:rsidRPr="1A38F639" w:rsidR="1656E333">
        <w:rPr>
          <w:rFonts w:ascii="Arial Nova" w:hAnsi="Arial Nova" w:eastAsia="Arial Nova" w:cs="Arial Nova"/>
        </w:rPr>
        <w:t xml:space="preserve">there were </w:t>
      </w:r>
      <w:r w:rsidRPr="1A38F639" w:rsidR="4B16005C">
        <w:rPr>
          <w:rFonts w:ascii="Arial Nova" w:hAnsi="Arial Nova" w:eastAsia="Arial Nova" w:cs="Arial Nova"/>
        </w:rPr>
        <w:t>in</w:t>
      </w:r>
      <w:r w:rsidRPr="1A38F639" w:rsidR="57A3B27B">
        <w:rPr>
          <w:rFonts w:ascii="Arial Nova" w:hAnsi="Arial Nova" w:eastAsia="Arial Nova" w:cs="Arial Nova"/>
        </w:rPr>
        <w:t xml:space="preserve"> </w:t>
      </w:r>
      <w:r w:rsidRPr="1A38F639" w:rsidR="4B16005C">
        <w:rPr>
          <w:rFonts w:ascii="Arial Nova" w:hAnsi="Arial Nova" w:eastAsia="Arial Nova" w:cs="Arial Nova"/>
        </w:rPr>
        <w:t>between</w:t>
      </w:r>
      <w:r w:rsidRPr="1A38F639" w:rsidR="4B16005C">
        <w:rPr>
          <w:rFonts w:ascii="Arial Nova" w:hAnsi="Arial Nova" w:eastAsia="Arial Nova" w:cs="Arial Nova"/>
        </w:rPr>
        <w:t xml:space="preserve"> 1940 and 1970</w:t>
      </w:r>
      <w:r w:rsidRPr="1A38F639">
        <w:rPr>
          <w:rStyle w:val="Voetnootmarkering"/>
          <w:rFonts w:ascii="Arial Nova" w:hAnsi="Arial Nova" w:eastAsia="Arial Nova" w:cs="Arial Nova"/>
          <w:color w:val="767171" w:themeColor="background2" w:themeShade="80"/>
        </w:rPr>
        <w:footnoteReference w:id="48"/>
      </w:r>
      <w:r w:rsidRPr="1A38F639" w:rsidR="4B16005C">
        <w:rPr>
          <w:rFonts w:ascii="Arial Nova" w:hAnsi="Arial Nova" w:eastAsia="Arial Nova" w:cs="Arial Nova"/>
        </w:rPr>
        <w:t xml:space="preserve"> experiments and research studies have tested psychedelics for offering </w:t>
      </w:r>
      <w:r w:rsidRPr="1A38F639" w:rsidR="4B16005C">
        <w:rPr>
          <w:rFonts w:ascii="Arial Nova" w:hAnsi="Arial Nova" w:eastAsia="Arial Nova" w:cs="Arial Nova"/>
        </w:rPr>
        <w:t xml:space="preserve">new medical approaches to mental disorders, depression, PTSD, alcoholism, anxiety disorders, etc. But Hofmann wasn't the first to introduce psychedelic medicine to modern Western pharmacy. Already in </w:t>
      </w:r>
      <w:r w:rsidRPr="1A38F639" w:rsidR="4B16005C">
        <w:rPr>
          <w:rFonts w:ascii="Arial Nova" w:hAnsi="Arial Nova" w:eastAsia="Arial Nova" w:cs="Arial Nova"/>
          <w:u w:val="single"/>
        </w:rPr>
        <w:t>1895</w:t>
      </w:r>
      <w:r w:rsidRPr="1A38F639" w:rsidR="4B16005C">
        <w:rPr>
          <w:rFonts w:ascii="Arial Nova" w:hAnsi="Arial Nova" w:eastAsia="Arial Nova" w:cs="Arial Nova"/>
        </w:rPr>
        <w:t xml:space="preserve"> Prentiss and Morgan (US) documented the healing practices and ceremonial rites in “Central America” o</w:t>
      </w:r>
      <w:r w:rsidRPr="1A38F639" w:rsidR="07B8CB3C">
        <w:rPr>
          <w:rFonts w:ascii="Arial Nova" w:hAnsi="Arial Nova" w:eastAsia="Arial Nova" w:cs="Arial Nova"/>
        </w:rPr>
        <w:t xml:space="preserve">n</w:t>
      </w:r>
      <w:r w:rsidRPr="1A38F639" w:rsidR="4B16005C">
        <w:rPr>
          <w:rFonts w:ascii="Arial Nova" w:hAnsi="Arial Nova" w:eastAsia="Arial Nova" w:cs="Arial Nova"/>
        </w:rPr>
        <w:t xml:space="preserve"> the psychedelic effects of Mescaline</w:t>
      </w:r>
      <w:r w:rsidRPr="1A38F639">
        <w:rPr>
          <w:rStyle w:val="Voetnootmarkering"/>
          <w:rFonts w:ascii="Arial Nova" w:hAnsi="Arial Nova" w:eastAsia="Arial Nova" w:cs="Arial Nova"/>
          <w:color w:val="767171" w:themeColor="background2" w:themeShade="80"/>
        </w:rPr>
        <w:footnoteReference w:id="49"/>
      </w:r>
      <w:r w:rsidRPr="1A38F639" w:rsidR="4B16005C">
        <w:rPr>
          <w:rFonts w:ascii="Arial Nova" w:hAnsi="Arial Nova" w:eastAsia="Arial Nova" w:cs="Arial Nova"/>
        </w:rPr>
        <w:t xml:space="preserve">. </w:t>
      </w:r>
      <w:r>
        <w:br/>
      </w:r>
      <w:r w:rsidRPr="1A38F639" w:rsidR="4B16005C">
        <w:rPr>
          <w:rFonts w:ascii="Arial Nova" w:hAnsi="Arial Nova" w:eastAsia="Arial Nova" w:cs="Arial Nova"/>
        </w:rPr>
        <w:t xml:space="preserve">In </w:t>
      </w:r>
      <w:r w:rsidRPr="1A38F639" w:rsidR="4B16005C">
        <w:rPr>
          <w:rFonts w:ascii="Arial Nova" w:hAnsi="Arial Nova" w:eastAsia="Arial Nova" w:cs="Arial Nova"/>
          <w:u w:val="single"/>
        </w:rPr>
        <w:t>1958</w:t>
      </w:r>
      <w:r w:rsidRPr="1A38F639" w:rsidR="4B16005C">
        <w:rPr>
          <w:rFonts w:ascii="Arial Nova" w:hAnsi="Arial Nova" w:eastAsia="Arial Nova" w:cs="Arial Nova"/>
        </w:rPr>
        <w:t xml:space="preserve"> Hofmann synthesized ‘psilocybe’, a deriving alkaloid of magic mushrooms (see note 35, </w:t>
      </w:r>
      <w:r w:rsidRPr="4EF5E699" w:rsidR="4B16005C">
        <w:rPr>
          <w:rFonts w:ascii="Arial Nova" w:hAnsi="Arial Nova" w:eastAsia="Arial Nova" w:cs="Arial Nova"/>
          <w:i w:val="1"/>
          <w:iCs w:val="1"/>
        </w:rPr>
        <w:t>Sandoz</w:t>
      </w:r>
      <w:r w:rsidRPr="1A38F639" w:rsidR="4B16005C">
        <w:rPr>
          <w:rFonts w:ascii="Arial Nova" w:hAnsi="Arial Nova" w:eastAsia="Arial Nova" w:cs="Arial Nova"/>
        </w:rPr>
        <w:t xml:space="preserve">). Before the escape of psychoactive substances from laboratories entering non-scientific settings in the 60's </w:t>
      </w:r>
      <w:r>
        <w:br/>
      </w:r>
      <w:r w:rsidRPr="1A38F639" w:rsidR="4B16005C">
        <w:rPr>
          <w:rFonts w:ascii="Arial Nova" w:hAnsi="Arial Nova" w:eastAsia="Arial Nova" w:cs="Arial Nova"/>
        </w:rPr>
        <w:t>and 70's, other drugs and psychoactive substances have been widely used during war times</w:t>
      </w:r>
      <w:r w:rsidRPr="1A38F639">
        <w:rPr>
          <w:rStyle w:val="Voetnootmarkering"/>
          <w:rFonts w:ascii="Arial Nova" w:hAnsi="Arial Nova" w:eastAsia="Arial Nova" w:cs="Arial Nova"/>
          <w:color w:val="767171" w:themeColor="background2" w:themeShade="80"/>
        </w:rPr>
        <w:footnoteReference w:id="50"/>
      </w:r>
      <w:r w:rsidRPr="1A38F639" w:rsidR="4B16005C">
        <w:rPr>
          <w:rFonts w:ascii="Arial Nova" w:hAnsi="Arial Nova" w:eastAsia="Arial Nova" w:cs="Arial Nova"/>
        </w:rPr>
        <w:t>, such as the Vietnam war in 1955, also known as the “pharmacological war” - lasting for at least 20 years</w:t>
      </w:r>
      <w:r w:rsidRPr="1A38F639">
        <w:rPr>
          <w:rStyle w:val="Voetnootmarkering"/>
          <w:rFonts w:ascii="Arial Nova" w:hAnsi="Arial Nova" w:eastAsia="Arial Nova" w:cs="Arial Nova"/>
          <w:color w:val="767171" w:themeColor="background2" w:themeShade="80"/>
        </w:rPr>
        <w:footnoteReference w:id="51"/>
      </w:r>
      <w:r w:rsidRPr="1A38F639" w:rsidR="4B16005C">
        <w:rPr>
          <w:rFonts w:ascii="Arial Nova" w:hAnsi="Arial Nova" w:eastAsia="Arial Nova" w:cs="Arial Nova"/>
        </w:rPr>
        <w:t xml:space="preserve">.</w:t>
      </w:r>
      <w:r w:rsidRPr="1A38F639" w:rsidR="4B16005C">
        <w:rPr>
          <w:rFonts w:ascii="Arial Nova" w:hAnsi="Arial Nova" w:eastAsia="Arial Nova" w:cs="Arial Nova"/>
        </w:rPr>
        <w:t xml:space="preserve"> </w:t>
      </w:r>
      <w:r>
        <w:br/>
      </w:r>
    </w:p>
    <w:p w:rsidR="00AF18FA" w:rsidP="6E5D44C6" w:rsidRDefault="6674AAE7" w14:paraId="3315E8BD" w14:textId="32670DEF">
      <w:pPr>
        <w:spacing w:line="276" w:lineRule="auto"/>
        <w:ind w:left="720" w:right="1518"/>
      </w:pPr>
      <w:r w:rsidRPr="4EF5E699" w:rsidR="29196291">
        <w:rPr>
          <w:rFonts w:ascii="Arial Nova" w:hAnsi="Arial Nova" w:eastAsia="Arial Nova" w:cs="Arial Nova"/>
          <w:b w:val="1"/>
          <w:bCs w:val="1"/>
          <w:color w:val="7B7B7B" w:themeColor="accent3" w:themeTint="FF" w:themeShade="BF"/>
          <w:sz w:val="20"/>
          <w:szCs w:val="20"/>
        </w:rPr>
        <w:t xml:space="preserve">Lukasz </w:t>
      </w:r>
      <w:r w:rsidRPr="4EF5E699" w:rsidR="29196291">
        <w:rPr>
          <w:rFonts w:ascii="Arial Nova" w:hAnsi="Arial Nova" w:eastAsia="Arial Nova" w:cs="Arial Nova"/>
          <w:b w:val="1"/>
          <w:bCs w:val="1"/>
          <w:color w:val="7B7B7B" w:themeColor="accent3" w:themeTint="FF" w:themeShade="BF"/>
          <w:sz w:val="20"/>
          <w:szCs w:val="20"/>
        </w:rPr>
        <w:t>Kamienski</w:t>
      </w:r>
      <w:r w:rsidRPr="4EF5E699" w:rsidR="29196291">
        <w:rPr>
          <w:rFonts w:ascii="Arial Nova" w:hAnsi="Arial Nova" w:eastAsia="Arial Nova" w:cs="Arial Nova"/>
          <w:b w:val="1"/>
          <w:bCs w:val="1"/>
          <w:color w:val="7B7B7B" w:themeColor="accent3" w:themeTint="FF" w:themeShade="BF"/>
          <w:sz w:val="20"/>
          <w:szCs w:val="20"/>
        </w:rPr>
        <w:t>:</w:t>
      </w:r>
      <w:r w:rsidRPr="4EF5E699" w:rsidR="29196291">
        <w:rPr>
          <w:rFonts w:ascii="Arial Nova" w:hAnsi="Arial Nova" w:eastAsia="Arial Nova" w:cs="Arial Nova"/>
          <w:b w:val="1"/>
          <w:bCs w:val="1"/>
          <w:color w:val="7B7B7B" w:themeColor="accent3" w:themeTint="FF" w:themeShade="BF"/>
        </w:rPr>
        <w:t xml:space="preserve"> </w:t>
      </w:r>
      <w:r w:rsidRPr="4EF5E699" w:rsidR="29196291">
        <w:rPr>
          <w:rFonts w:ascii="Arial Nova" w:hAnsi="Arial Nova" w:eastAsia="Arial Nova" w:cs="Arial Nova"/>
          <w:color w:val="7B7B7B" w:themeColor="accent3" w:themeTint="FF" w:themeShade="BF"/>
          <w:sz w:val="24"/>
          <w:szCs w:val="24"/>
        </w:rPr>
        <w:t xml:space="preserve">..."by the end of the 1960s...  </w:t>
      </w:r>
      <w:r>
        <w:br/>
      </w:r>
      <w:r w:rsidRPr="4EF5E699" w:rsidR="29196291">
        <w:rPr>
          <w:rFonts w:ascii="Arial Nova" w:hAnsi="Arial Nova" w:eastAsia="Arial Nova" w:cs="Arial Nova"/>
          <w:color w:val="7B7B7B" w:themeColor="accent3" w:themeTint="FF" w:themeShade="BF"/>
          <w:sz w:val="24"/>
          <w:szCs w:val="24"/>
        </w:rPr>
        <w:t xml:space="preserve">“The dark side of psychedelics began to receive tremendous amounts of publicity— bad trips, psychotic breaks, flashbacks, </w:t>
      </w:r>
      <w:r w:rsidRPr="4EF5E699" w:rsidR="29196291">
        <w:rPr>
          <w:rFonts w:ascii="Arial Nova" w:hAnsi="Arial Nova" w:eastAsia="Arial Nova" w:cs="Arial Nova"/>
          <w:color w:val="7B7B7B" w:themeColor="accent3" w:themeTint="FF" w:themeShade="BF"/>
          <w:sz w:val="24"/>
          <w:szCs w:val="24"/>
        </w:rPr>
        <w:t>suicides—and beginning in 1965 the exuberance surrounding these new drugs gave way to moral panic. As quickly as the culture and the scientific establishment had embraced psychedelics, they now turned sharply against them.”</w:t>
      </w:r>
      <w:r>
        <w:br/>
      </w:r>
    </w:p>
    <w:p w:rsidR="00AF18FA" w:rsidP="787F8B3C" w:rsidRDefault="00000000" w14:paraId="7620F841" w14:textId="3931B3BB">
      <w:pPr>
        <w:rPr>
          <w:rFonts w:ascii="Calibri" w:hAnsi="Calibri" w:eastAsia="Calibri" w:cs="Calibri"/>
        </w:rPr>
      </w:pPr>
      <w:r>
        <w:br w:type="page"/>
      </w:r>
    </w:p>
    <w:p w:rsidR="00AF18FA" w:rsidP="2C2AB389" w:rsidRDefault="00000000" w14:paraId="3EC97DA1" w14:textId="46D963DF">
      <w:pPr>
        <w:pStyle w:val="Standaard"/>
        <w:spacing w:line="276" w:lineRule="auto"/>
        <w:ind w:right="1518"/>
        <w:rPr>
          <w:rFonts w:ascii="Georgia Pro" w:hAnsi="Georgia Pro" w:eastAsia="Georgia Pro" w:cs="Georgia Pro"/>
          <w:color w:val="767171" w:themeColor="background2" w:themeShade="80"/>
        </w:rPr>
      </w:pPr>
      <w:r>
        <w:lastRenderedPageBreak/>
        <w:br/>
      </w:r>
      <w:r w:rsidRPr="1A38F639" w:rsidR="45F9BBEF">
        <w:rPr>
          <w:rFonts w:ascii="Arial Nova" w:hAnsi="Arial Nova" w:eastAsia="Arial Nova" w:cs="Arial Nova"/>
        </w:rPr>
        <w:t>T</w:t>
      </w:r>
      <w:r w:rsidRPr="1A38F639" w:rsidR="4B16005C">
        <w:rPr>
          <w:rFonts w:ascii="Arial Nova" w:hAnsi="Arial Nova" w:eastAsia="Arial Nova" w:cs="Arial Nova"/>
        </w:rPr>
        <w:t xml:space="preserve">here were no policies from pharmaceutical companies who were “offering synthesized </w:t>
      </w:r>
      <w:r w:rsidRPr="1A38F639" w:rsidR="4B16005C">
        <w:rPr>
          <w:rFonts w:ascii="Arial Nova" w:hAnsi="Arial Nova" w:eastAsia="Arial Nova" w:cs="Arial Nova"/>
        </w:rPr>
        <w:t>psychoactives</w:t>
      </w:r>
      <w:r w:rsidRPr="1A38F639" w:rsidR="79200EAF">
        <w:rPr>
          <w:rFonts w:ascii="Arial Nova" w:hAnsi="Arial Nova" w:eastAsia="Arial Nova" w:cs="Arial Nova"/>
        </w:rPr>
        <w:t>”</w:t>
      </w:r>
      <w:r w:rsidRPr="1A38F639">
        <w:rPr>
          <w:rStyle w:val="Voetnootmarkering"/>
          <w:rFonts w:ascii="Arial Nova" w:hAnsi="Arial Nova" w:eastAsia="Arial Nova" w:cs="Arial Nova"/>
          <w:color w:val="767171" w:themeColor="background2" w:themeShade="80"/>
        </w:rPr>
        <w:footnoteReference w:id="52"/>
      </w:r>
      <w:r w:rsidRPr="1A38F639" w:rsidR="55945494">
        <w:rPr>
          <w:rFonts w:ascii="Arial Nova" w:hAnsi="Arial Nova" w:eastAsia="Arial Nova" w:cs="Arial Nova"/>
        </w:rPr>
        <w:t>,</w:t>
      </w:r>
      <w:r w:rsidRPr="1A38F639" w:rsidR="4B16005C">
        <w:rPr>
          <w:rFonts w:ascii="Arial Nova" w:hAnsi="Arial Nova" w:eastAsia="Arial Nova" w:cs="Arial Nova"/>
        </w:rPr>
        <w:t xml:space="preserve"> </w:t>
      </w:r>
      <w:r w:rsidRPr="1A38F639" w:rsidR="4C5A1177">
        <w:rPr>
          <w:rFonts w:ascii="Arial Nova" w:hAnsi="Arial Nova" w:eastAsia="Arial Nova" w:cs="Arial Nova"/>
        </w:rPr>
        <w:t>r</w:t>
      </w:r>
      <w:r w:rsidRPr="1A38F639" w:rsidR="4B16005C">
        <w:rPr>
          <w:rFonts w:ascii="Arial Nova" w:hAnsi="Arial Nova" w:eastAsia="Arial Nova" w:cs="Arial Nova"/>
        </w:rPr>
        <w:t xml:space="preserve">esearchers </w:t>
      </w:r>
      <w:r w:rsidRPr="1A38F639" w:rsidR="69AB0224">
        <w:rPr>
          <w:rFonts w:ascii="Arial Nova" w:hAnsi="Arial Nova" w:eastAsia="Arial Nova" w:cs="Arial Nova"/>
        </w:rPr>
        <w:t xml:space="preserve">could </w:t>
      </w:r>
      <w:r w:rsidRPr="1A38F639" w:rsidR="69AB0224">
        <w:rPr>
          <w:rFonts w:ascii="Arial Nova" w:hAnsi="Arial Nova" w:eastAsia="Arial Nova" w:cs="Arial Nova"/>
        </w:rPr>
        <w:t xml:space="preserve">participate</w:t>
      </w:r>
      <w:r w:rsidRPr="1A38F639" w:rsidR="69AB0224">
        <w:rPr>
          <w:rFonts w:ascii="Arial Nova" w:hAnsi="Arial Nova" w:eastAsia="Arial Nova" w:cs="Arial Nova"/>
        </w:rPr>
        <w:t xml:space="preserve"> </w:t>
      </w:r>
      <w:r w:rsidRPr="1A38F639" w:rsidR="4B16005C">
        <w:rPr>
          <w:rFonts w:ascii="Arial Nova" w:hAnsi="Arial Nova" w:eastAsia="Arial Nova" w:cs="Arial Nova"/>
        </w:rPr>
        <w:t>on the condition of sharing the results of these studies.</w:t>
      </w:r>
      <w:r w:rsidRPr="1A38F639" w:rsidR="4B0CFAEB">
        <w:rPr>
          <w:rFonts w:ascii="Arial Nova" w:hAnsi="Arial Nova" w:eastAsia="Arial Nova" w:cs="Arial Nova"/>
        </w:rPr>
        <w:t xml:space="preserve"> </w:t>
      </w:r>
      <w:r w:rsidRPr="1A38F639" w:rsidR="4B16005C">
        <w:rPr>
          <w:rFonts w:ascii="Arial Nova" w:hAnsi="Arial Nova" w:eastAsia="Arial Nova" w:cs="Arial Nova"/>
        </w:rPr>
        <w:t xml:space="preserve">As psychedelics </w:t>
      </w:r>
      <w:r w:rsidRPr="1A38F639" w:rsidR="7A727FAE">
        <w:rPr>
          <w:rFonts w:ascii="Arial Nova" w:hAnsi="Arial Nova" w:eastAsia="Arial Nova" w:cs="Arial Nova"/>
        </w:rPr>
        <w:t xml:space="preserve">were</w:t>
      </w:r>
      <w:r w:rsidR="03EFA5D2">
        <w:rPr>
          <w:rFonts w:ascii="Arial Nova" w:hAnsi="Arial Nova" w:eastAsia="Arial Nova" w:cs="Arial Nova"/>
        </w:rPr>
        <w:t xml:space="preserve"> </w:t>
      </w:r>
      <w:r w:rsidR="03EFA5D2">
        <w:rPr>
          <w:rFonts w:ascii="Arial Nova" w:hAnsi="Arial Nova" w:eastAsia="Arial Nova" w:cs="Arial Nova"/>
        </w:rPr>
        <w:t xml:space="preserve">not accompanied with </w:t>
      </w:r>
      <w:r w:rsidRPr="1A38F639" w:rsidR="4B16005C">
        <w:rPr>
          <w:rFonts w:ascii="Arial Nova" w:hAnsi="Arial Nova" w:eastAsia="Arial Nova" w:cs="Arial Nova"/>
        </w:rPr>
        <w:t xml:space="preserve">an instruction manual, people were using them recklessly and basically anyone could get their hands on these </w:t>
      </w:r>
      <w:r w:rsidRPr="1A38F639" w:rsidR="4B16005C">
        <w:rPr>
          <w:rFonts w:ascii="Arial Nova" w:hAnsi="Arial Nova" w:eastAsia="Arial Nova" w:cs="Arial Nova"/>
        </w:rPr>
        <w:t>drugs</w:t>
      </w:r>
      <w:r w:rsidRPr="1A38F639" w:rsidR="18235770">
        <w:rPr>
          <w:rFonts w:ascii="Arial Nova" w:hAnsi="Arial Nova" w:eastAsia="Arial Nova" w:cs="Arial Nova"/>
        </w:rPr>
        <w:t>;</w:t>
      </w:r>
      <w:r w:rsidRPr="1A38F639" w:rsidR="4B16005C">
        <w:rPr>
          <w:rFonts w:ascii="Arial Nova" w:hAnsi="Arial Nova" w:eastAsia="Arial Nova" w:cs="Arial Nova"/>
        </w:rPr>
        <w:t xml:space="preserve"> using them without prescription in non-safe environments</w:t>
      </w:r>
      <w:r w:rsidRPr="1A38F639">
        <w:rPr>
          <w:rStyle w:val="Voetnootmarkering"/>
          <w:rFonts w:ascii="Arial Nova" w:hAnsi="Arial Nova" w:eastAsia="Arial Nova" w:cs="Arial Nova"/>
          <w:color w:val="767171" w:themeColor="background2" w:themeShade="80"/>
        </w:rPr>
        <w:footnoteReference w:id="53"/>
      </w:r>
      <w:r w:rsidRPr="1A38F639" w:rsidR="4B16005C">
        <w:rPr>
          <w:rFonts w:ascii="Arial Nova" w:hAnsi="Arial Nova" w:eastAsia="Arial Nova" w:cs="Arial Nova"/>
        </w:rPr>
        <w:t>.</w:t>
      </w:r>
      <w:r w:rsidRPr="1A38F639" w:rsidR="0CD3BE6F">
        <w:rPr>
          <w:rFonts w:ascii="Arial Nova" w:hAnsi="Arial Nova" w:eastAsia="Arial Nova" w:cs="Arial Nova"/>
        </w:rPr>
        <w:t xml:space="preserve"> </w:t>
      </w:r>
      <w:r w:rsidRPr="1A38F639" w:rsidR="4B16005C">
        <w:rPr>
          <w:rFonts w:ascii="Arial Nova" w:hAnsi="Arial Nova" w:eastAsia="Arial Nova" w:cs="Arial Nova"/>
        </w:rPr>
        <w:t>While the civil rights movement, war protests, African American civil rights movement</w:t>
      </w:r>
      <w:r w:rsidRPr="1A38F639" w:rsidR="41C531B9">
        <w:rPr>
          <w:rFonts w:ascii="Arial Nova" w:hAnsi="Arial Nova" w:eastAsia="Arial Nova" w:cs="Arial Nova"/>
        </w:rPr>
        <w:t>s</w:t>
      </w:r>
      <w:r w:rsidRPr="1A38F639" w:rsidR="6142F562">
        <w:rPr>
          <w:rFonts w:ascii="Arial Nova" w:hAnsi="Arial Nova" w:eastAsia="Arial Nova" w:cs="Arial Nova"/>
        </w:rPr>
        <w:t xml:space="preserve"> and </w:t>
      </w:r>
      <w:r w:rsidRPr="1A38F639" w:rsidR="4B16005C">
        <w:rPr>
          <w:rFonts w:ascii="Arial Nova" w:hAnsi="Arial Nova" w:eastAsia="Arial Nova" w:cs="Arial Nova"/>
        </w:rPr>
        <w:t>the second feminism wave</w:t>
      </w:r>
      <w:r w:rsidRPr="1A38F639" w:rsidR="7EBE8CD4">
        <w:rPr>
          <w:rFonts w:ascii="Arial Nova" w:hAnsi="Arial Nova" w:eastAsia="Arial Nova" w:cs="Arial Nova"/>
        </w:rPr>
        <w:t xml:space="preserve"> were</w:t>
      </w:r>
      <w:r w:rsidRPr="1A38F639" w:rsidR="4B16005C">
        <w:rPr>
          <w:rFonts w:ascii="Arial Nova" w:hAnsi="Arial Nova" w:eastAsia="Arial Nova" w:cs="Arial Nova"/>
        </w:rPr>
        <w:t xml:space="preserve"> develop</w:t>
      </w:r>
      <w:r w:rsidRPr="1A38F639" w:rsidR="383EE238">
        <w:rPr>
          <w:rFonts w:ascii="Arial Nova" w:hAnsi="Arial Nova" w:eastAsia="Arial Nova" w:cs="Arial Nova"/>
        </w:rPr>
        <w:t xml:space="preserve">ing </w:t>
      </w:r>
      <w:r w:rsidRPr="1A38F639" w:rsidR="4B16005C">
        <w:rPr>
          <w:rFonts w:ascii="Arial Nova" w:hAnsi="Arial Nova" w:eastAsia="Arial Nova" w:cs="Arial Nova"/>
        </w:rPr>
        <w:t xml:space="preserve">from </w:t>
      </w:r>
      <w:r w:rsidRPr="1A38F639" w:rsidR="30F6FA74">
        <w:rPr>
          <w:rFonts w:ascii="Arial Nova" w:hAnsi="Arial Nova" w:eastAsia="Arial Nova" w:cs="Arial Nova"/>
        </w:rPr>
        <w:t xml:space="preserve">the </w:t>
      </w:r>
      <w:r w:rsidRPr="1A38F639" w:rsidR="4B16005C">
        <w:rPr>
          <w:rFonts w:ascii="Arial Nova" w:hAnsi="Arial Nova" w:eastAsia="Arial Nova" w:cs="Arial Nova"/>
        </w:rPr>
        <w:t>1960</w:t>
      </w:r>
      <w:r w:rsidRPr="1A38F639" w:rsidR="5BCF23FD">
        <w:rPr>
          <w:rFonts w:ascii="Arial Nova" w:hAnsi="Arial Nova" w:eastAsia="Arial Nova" w:cs="Arial Nova"/>
        </w:rPr>
        <w:t>'s</w:t>
      </w:r>
      <w:r w:rsidRPr="1A38F639" w:rsidR="4B16005C">
        <w:rPr>
          <w:rFonts w:ascii="Arial Nova" w:hAnsi="Arial Nova" w:eastAsia="Arial Nova" w:cs="Arial Nova"/>
        </w:rPr>
        <w:t>, in 1971 Nixon</w:t>
      </w:r>
      <w:r w:rsidRPr="1A38F639">
        <w:rPr>
          <w:rStyle w:val="Voetnootmarkering"/>
          <w:rFonts w:ascii="Arial Nova" w:hAnsi="Arial Nova" w:eastAsia="Arial Nova" w:cs="Arial Nova"/>
          <w:color w:val="767171" w:themeColor="background2" w:themeShade="80"/>
        </w:rPr>
        <w:footnoteReference w:id="54"/>
      </w:r>
      <w:r w:rsidRPr="1A38F639" w:rsidR="4B16005C">
        <w:rPr>
          <w:rFonts w:ascii="Arial Nova" w:hAnsi="Arial Nova" w:eastAsia="Arial Nova" w:cs="Arial Nova"/>
        </w:rPr>
        <w:t xml:space="preserve"> declared a national “war on drugs” and signed the drug law enforcement on 28 Jan. 1972. Even though the war on drugs was there to solve a “national emergency</w:t>
      </w:r>
      <w:r w:rsidRPr="1A38F639" w:rsidR="4B16005C">
        <w:rPr>
          <w:rFonts w:ascii="Arial Nova" w:hAnsi="Arial Nova" w:eastAsia="Arial Nova" w:cs="Arial Nova"/>
        </w:rPr>
        <w:t xml:space="preserve">”</w:t>
      </w:r>
      <w:r w:rsidRPr="1A38F639" w:rsidR="2EAF44BE">
        <w:rPr>
          <w:rFonts w:ascii="Arial Nova" w:hAnsi="Arial Nova" w:eastAsia="Arial Nova" w:cs="Arial Nova"/>
        </w:rPr>
        <w:t xml:space="preserve">,</w:t>
      </w:r>
      <w:r w:rsidRPr="1A38F639" w:rsidR="2EAF44BE">
        <w:rPr>
          <w:rFonts w:ascii="Arial Nova" w:hAnsi="Arial Nova" w:eastAsia="Arial Nova" w:cs="Arial Nova"/>
        </w:rPr>
        <w:t xml:space="preserve"> there </w:t>
      </w:r>
      <w:r w:rsidRPr="1A38F639" w:rsidR="75F24A9B">
        <w:rPr>
          <w:rFonts w:ascii="Arial Nova" w:hAnsi="Arial Nova" w:eastAsia="Arial Nova" w:cs="Arial Nova"/>
        </w:rPr>
        <w:t>was</w:t>
      </w:r>
      <w:r w:rsidRPr="1A38F639" w:rsidR="4B16005C">
        <w:rPr>
          <w:rFonts w:ascii="Arial Nova" w:hAnsi="Arial Nova" w:eastAsia="Arial Nova" w:cs="Arial Nova"/>
        </w:rPr>
        <w:t xml:space="preserve"> </w:t>
      </w:r>
      <w:r w:rsidRPr="1A38F639" w:rsidR="0299D4FA">
        <w:rPr>
          <w:rFonts w:ascii="Arial Nova" w:hAnsi="Arial Nova" w:eastAsia="Arial Nova" w:cs="Arial Nova"/>
        </w:rPr>
        <w:t xml:space="preserve">a </w:t>
      </w:r>
      <w:r w:rsidRPr="1A38F639" w:rsidR="4B16005C">
        <w:rPr>
          <w:rFonts w:ascii="Arial Nova" w:hAnsi="Arial Nova" w:eastAsia="Arial Nova" w:cs="Arial Nova"/>
        </w:rPr>
        <w:t>“full scale moral panic”</w:t>
      </w:r>
      <w:r w:rsidRPr="1A38F639" w:rsidR="66ECE65E">
        <w:rPr>
          <w:rFonts w:ascii="Arial Nova" w:hAnsi="Arial Nova" w:eastAsia="Arial Nova" w:cs="Arial Nova"/>
        </w:rPr>
        <w:t xml:space="preserve"> (Pollan 24:50-24:</w:t>
      </w:r>
      <w:r w:rsidRPr="1A38F639" w:rsidR="66ECE65E">
        <w:rPr>
          <w:rFonts w:ascii="Arial Nova" w:hAnsi="Arial Nova" w:eastAsia="Arial Nova" w:cs="Arial Nova"/>
        </w:rPr>
        <w:t xml:space="preserve">56</w:t>
      </w:r>
      <w:r w:rsidRPr="1A38F639" w:rsidR="4B526B24">
        <w:rPr>
          <w:rFonts w:ascii="Arial Nova" w:hAnsi="Arial Nova" w:eastAsia="Arial Nova" w:cs="Arial Nova"/>
        </w:rPr>
        <w:t xml:space="preserve">)</w:t>
      </w:r>
      <w:r w:rsidRPr="4EF5E699">
        <w:rPr>
          <w:rStyle w:val="Voetnootmarkering"/>
          <w:rFonts w:ascii="Arial Nova" w:hAnsi="Arial Nova" w:eastAsia="Arial Nova" w:cs="Arial Nova"/>
          <w:color w:val="767171" w:themeColor="background2" w:themeTint="FF" w:themeShade="80"/>
        </w:rPr>
        <w:footnoteReference w:id="22434"/>
      </w:r>
      <w:r w:rsidRPr="4EF5E699" w:rsidR="359EF8DA">
        <w:rPr>
          <w:rFonts w:ascii="Arial Nova" w:hAnsi="Arial Nova" w:eastAsia="Arial Nova" w:cs="Arial Nova"/>
        </w:rPr>
        <w:t xml:space="preserve"> </w:t>
      </w:r>
      <w:r w:rsidRPr="2FDF23B2" w:rsidR="5FB3B287">
        <w:rPr>
          <w:rFonts w:ascii="Arial Nova" w:hAnsi="Arial Nova" w:eastAsia="Arial Nova" w:cs="Arial Nova"/>
        </w:rPr>
        <w:t xml:space="preserve">o</w:t>
      </w:r>
      <w:r w:rsidRPr="1A38F639" w:rsidR="06A19A59">
        <w:rPr>
          <w:rFonts w:ascii="Arial Nova" w:hAnsi="Arial Nova" w:eastAsia="Arial Nova" w:cs="Arial Nova"/>
        </w:rPr>
        <w:t xml:space="preserve">f</w:t>
      </w:r>
      <w:r w:rsidRPr="1A38F639" w:rsidR="06A19A59">
        <w:rPr>
          <w:rFonts w:ascii="Arial Nova" w:hAnsi="Arial Nova" w:eastAsia="Arial Nova" w:cs="Arial Nova"/>
        </w:rPr>
        <w:t xml:space="preserve"> </w:t>
      </w:r>
      <w:r w:rsidRPr="1A38F639" w:rsidR="4B16005C">
        <w:rPr>
          <w:rFonts w:ascii="Arial Nova" w:hAnsi="Arial Nova" w:eastAsia="Arial Nova" w:cs="Arial Nova"/>
        </w:rPr>
        <w:t>the adult generation on the youth of America; the Vietnam war was also a factor to move the drug law enforcement of 72</w:t>
      </w:r>
      <w:r w:rsidRPr="1A38F639" w:rsidR="28615ECE">
        <w:rPr>
          <w:rFonts w:ascii="Arial Nova" w:hAnsi="Arial Nova" w:eastAsia="Arial Nova" w:cs="Arial Nova"/>
        </w:rPr>
        <w:t>’</w:t>
      </w:r>
      <w:r w:rsidRPr="1A38F639" w:rsidR="4B16005C">
        <w:rPr>
          <w:rFonts w:ascii="Arial Nova" w:hAnsi="Arial Nova" w:eastAsia="Arial Nova" w:cs="Arial Nova"/>
        </w:rPr>
        <w:t xml:space="preserve"> forward, mainly because of the drug addicted soldiers it had created. </w:t>
      </w:r>
      <w:r>
        <w:br/>
      </w:r>
      <w:r>
        <w:br/>
      </w:r>
      <w:r w:rsidRPr="1A38F639" w:rsidR="4B16005C">
        <w:rPr>
          <w:rFonts w:ascii="Arial Nova" w:hAnsi="Arial Nova" w:eastAsia="Arial Nova" w:cs="Arial Nova"/>
        </w:rPr>
        <w:t xml:space="preserve">But the war on drugs was also designed to discriminate and set as a political strategy to demonize and criminalize people from different races and ethnicities, and mostly just from being black. By criminalizing a specific group in society, it shows the fear and overall malice of </w:t>
      </w:r>
      <w:r w:rsidRPr="1A38F639" w:rsidR="484195D5">
        <w:rPr>
          <w:rFonts w:ascii="Arial Nova" w:hAnsi="Arial Nova" w:eastAsia="Arial Nova" w:cs="Arial Nova"/>
        </w:rPr>
        <w:t xml:space="preserve">the</w:t>
      </w:r>
      <w:r w:rsidRPr="1A38F639" w:rsidR="08360534">
        <w:rPr>
          <w:rFonts w:ascii="Arial Nova" w:hAnsi="Arial Nova" w:eastAsia="Arial Nova" w:cs="Arial Nova"/>
        </w:rPr>
        <w:t xml:space="preserve"> politicians, who used the</w:t>
      </w:r>
      <w:r w:rsidRPr="1A38F639" w:rsidR="484195D5">
        <w:rPr>
          <w:rFonts w:ascii="Arial Nova" w:hAnsi="Arial Nova" w:eastAsia="Arial Nova" w:cs="Arial Nova"/>
        </w:rPr>
        <w:t xml:space="preserve"> war on drugs</w:t>
      </w:r>
      <w:r w:rsidRPr="1A38F639" w:rsidR="4B16005C">
        <w:rPr>
          <w:rFonts w:ascii="Arial Nova" w:hAnsi="Arial Nova" w:eastAsia="Arial Nova" w:cs="Arial Nova"/>
        </w:rPr>
        <w:t xml:space="preserve"> </w:t>
      </w:r>
      <w:r w:rsidRPr="1A38F639" w:rsidR="47475061">
        <w:rPr>
          <w:rFonts w:ascii="Arial Nova" w:hAnsi="Arial Nova" w:eastAsia="Arial Nova" w:cs="Arial Nova"/>
        </w:rPr>
        <w:t xml:space="preserve">to </w:t>
      </w:r>
      <w:r w:rsidRPr="1A38F639" w:rsidR="4B16005C">
        <w:rPr>
          <w:rFonts w:ascii="Arial Nova" w:hAnsi="Arial Nova" w:eastAsia="Arial Nova" w:cs="Arial Nova"/>
        </w:rPr>
        <w:t xml:space="preserve">mark</w:t>
      </w:r>
      <w:r w:rsidRPr="1A38F639" w:rsidR="4B16005C">
        <w:rPr>
          <w:rFonts w:ascii="Arial Nova" w:hAnsi="Arial Nova" w:eastAsia="Arial Nova" w:cs="Arial Nova"/>
        </w:rPr>
        <w:t xml:space="preserve"> American politics</w:t>
      </w:r>
      <w:r w:rsidRPr="1A38F639" w:rsidR="3D7C1A88">
        <w:rPr>
          <w:rFonts w:ascii="Arial Nova" w:hAnsi="Arial Nova" w:eastAsia="Arial Nova" w:cs="Arial Nova"/>
        </w:rPr>
        <w:t xml:space="preserve"> with</w:t>
      </w:r>
      <w:r w:rsidRPr="1A38F639" w:rsidR="4B16005C">
        <w:rPr>
          <w:rFonts w:ascii="Arial Nova" w:hAnsi="Arial Nova" w:eastAsia="Arial Nova" w:cs="Arial Nova"/>
        </w:rPr>
        <w:t xml:space="preserve"> the criminalization of black people. As the war on drugs was </w:t>
      </w:r>
      <w:r w:rsidRPr="1A38F639" w:rsidR="4B16005C">
        <w:rPr>
          <w:rFonts w:ascii="Arial Nova" w:hAnsi="Arial Nova" w:eastAsia="Arial Nova" w:cs="Arial Nova"/>
        </w:rPr>
        <w:t xml:space="preserve">generally failing</w:t>
      </w:r>
      <w:r w:rsidRPr="1A38F639" w:rsidR="4B16005C">
        <w:rPr>
          <w:rFonts w:ascii="Arial Nova" w:hAnsi="Arial Nova" w:eastAsia="Arial Nova" w:cs="Arial Nova"/>
        </w:rPr>
        <w:t xml:space="preserve">, the US government was looking for a scapegoat in society, </w:t>
      </w:r>
      <w:r w:rsidRPr="1A38F639" w:rsidR="4B16005C">
        <w:rPr>
          <w:rFonts w:ascii="Arial Nova" w:hAnsi="Arial Nova" w:eastAsia="Arial Nova" w:cs="Arial Nova"/>
        </w:rPr>
        <w:lastRenderedPageBreak/>
        <w:t>but more importantly, Nixon tried to cover his scandals</w:t>
      </w:r>
      <w:r w:rsidRPr="2FDF23B2">
        <w:rPr>
          <w:rStyle w:val="Voetnootmarkering"/>
          <w:rFonts w:ascii="Arial Nova" w:hAnsi="Arial Nova" w:eastAsia="Arial Nova" w:cs="Arial Nova"/>
          <w:color w:val="767171" w:themeColor="background2" w:themeTint="FF" w:themeShade="80"/>
        </w:rPr>
        <w:footnoteReference w:id="55"/>
      </w:r>
      <w:r w:rsidR="751BFD7E">
        <w:rPr>
          <w:rFonts w:ascii="Arial Nova" w:hAnsi="Arial Nova" w:eastAsia="Arial Nova" w:cs="Arial Nova"/>
        </w:rPr>
        <w:t xml:space="preserve"> </w:t>
      </w:r>
      <w:r w:rsidRPr="1A38F639" w:rsidR="4B16005C">
        <w:rPr>
          <w:rFonts w:ascii="Arial Nova" w:hAnsi="Arial Nova" w:eastAsia="Arial Nova" w:cs="Arial Nova"/>
        </w:rPr>
        <w:t xml:space="preserve">and mistakes of his time in the office. </w:t>
      </w:r>
      <w:r w:rsidRPr="2C2AB389" w:rsidR="2A3390EC">
        <w:rPr>
          <w:rFonts w:ascii="Arial Nova" w:hAnsi="Arial Nova" w:eastAsia="Arial Nova" w:cs="Arial Nova"/>
          <w:noProof w:val="0"/>
          <w:sz w:val="22"/>
          <w:szCs w:val="22"/>
          <w:lang w:val="en-GB"/>
        </w:rPr>
        <w:t>“</w:t>
      </w:r>
      <w:r w:rsidRPr="1A38F639" w:rsidR="4B16005C">
        <w:rPr>
          <w:rFonts w:ascii="Arial Nova" w:hAnsi="Arial Nova" w:eastAsia="Arial Nova" w:cs="Arial Nova"/>
        </w:rPr>
        <w:t xml:space="preserve">A report by Dan Baum for Harper's Magazine</w:t>
      </w:r>
      <w:r w:rsidRPr="1A38F639" w:rsidR="4B8249FD">
        <w:rPr>
          <w:rFonts w:ascii="Arial Nova" w:hAnsi="Arial Nova" w:eastAsia="Arial Nova" w:cs="Arial Nova"/>
        </w:rPr>
        <w:t xml:space="preserve">, </w:t>
      </w:r>
      <w:r w:rsidRPr="1A38F639" w:rsidR="4B16005C">
        <w:rPr>
          <w:rFonts w:ascii="Arial Nova" w:hAnsi="Arial Nova" w:eastAsia="Arial Nova" w:cs="Arial Nova"/>
          <w:b w:val="1"/>
          <w:bCs w:val="1"/>
          <w:sz w:val="20"/>
          <w:szCs w:val="20"/>
        </w:rPr>
        <w:t>John Ehrlichman (1994)</w:t>
      </w:r>
      <w:r w:rsidRPr="1A38F639" w:rsidR="2E733843">
        <w:rPr>
          <w:rFonts w:ascii="Arial Nova" w:hAnsi="Arial Nova" w:eastAsia="Arial Nova" w:cs="Arial Nova"/>
          <w:b w:val="1"/>
          <w:bCs w:val="1"/>
          <w:sz w:val="20"/>
          <w:szCs w:val="20"/>
        </w:rPr>
        <w:t>:</w:t>
      </w:r>
      <w:r>
        <w:br/>
      </w:r>
      <w:r>
        <w:br/>
      </w:r>
      <w:r w:rsidRPr="4EF5E699" w:rsidR="7C543F62">
        <w:rPr>
          <w:rFonts w:ascii="Arial Nova" w:hAnsi="Arial Nova" w:eastAsia="Arial Nova" w:cs="Arial Nova"/>
          <w:color w:val="767171" w:themeColor="background2" w:themeTint="FF" w:themeShade="80"/>
          <w:sz w:val="20"/>
          <w:szCs w:val="20"/>
        </w:rPr>
        <w:t>"</w:t>
      </w:r>
      <w:r w:rsidRPr="4EF5E699" w:rsidR="7C543F62">
        <w:rPr>
          <w:rFonts w:ascii="Arial Nova" w:hAnsi="Arial Nova" w:eastAsia="Arial Nova" w:cs="Arial Nova"/>
          <w:i w:val="1"/>
          <w:iCs w:val="1"/>
          <w:color w:val="767171" w:themeColor="background2" w:themeTint="FF" w:themeShade="80"/>
          <w:sz w:val="20"/>
          <w:szCs w:val="20"/>
        </w:rPr>
        <w:t xml:space="preserve">The Nixon campaign in 1968, and the Nixon White House </w:t>
      </w:r>
      <w:r>
        <w:br/>
      </w:r>
      <w:r w:rsidRPr="4EF5E699" w:rsidR="7C543F62">
        <w:rPr>
          <w:rFonts w:ascii="Arial Nova" w:hAnsi="Arial Nova" w:eastAsia="Arial Nova" w:cs="Arial Nova"/>
          <w:i w:val="1"/>
          <w:iCs w:val="1"/>
          <w:color w:val="767171" w:themeColor="background2" w:themeTint="FF" w:themeShade="80"/>
          <w:sz w:val="20"/>
          <w:szCs w:val="20"/>
        </w:rPr>
        <w:t xml:space="preserve">after that, had two enemies: the anti-war left and black people. You understand what </w:t>
      </w:r>
      <w:r w:rsidRPr="4EF5E699" w:rsidR="7C543F62">
        <w:rPr>
          <w:rFonts w:ascii="Arial Nova" w:hAnsi="Arial Nova" w:eastAsia="Arial Nova" w:cs="Arial Nova"/>
          <w:i w:val="1"/>
          <w:iCs w:val="1"/>
          <w:color w:val="767171" w:themeColor="background2" w:themeTint="FF" w:themeShade="80"/>
          <w:sz w:val="20"/>
          <w:szCs w:val="20"/>
        </w:rPr>
        <w:t>I'm</w:t>
      </w:r>
      <w:r w:rsidRPr="4EF5E699" w:rsidR="7C543F62">
        <w:rPr>
          <w:rFonts w:ascii="Arial Nova" w:hAnsi="Arial Nova" w:eastAsia="Arial Nova" w:cs="Arial Nova"/>
          <w:i w:val="1"/>
          <w:iCs w:val="1"/>
          <w:color w:val="767171" w:themeColor="background2" w:themeTint="FF" w:themeShade="80"/>
          <w:sz w:val="20"/>
          <w:szCs w:val="20"/>
        </w:rPr>
        <w:t xml:space="preserve"> saying? We knew we </w:t>
      </w:r>
      <w:r w:rsidRPr="4EF5E699" w:rsidR="7C543F62">
        <w:rPr>
          <w:rFonts w:ascii="Arial Nova" w:hAnsi="Arial Nova" w:eastAsia="Arial Nova" w:cs="Arial Nova"/>
          <w:i w:val="1"/>
          <w:iCs w:val="1"/>
          <w:color w:val="767171" w:themeColor="background2" w:themeTint="FF" w:themeShade="80"/>
          <w:sz w:val="20"/>
          <w:szCs w:val="20"/>
        </w:rPr>
        <w:t>couldn't</w:t>
      </w:r>
      <w:r w:rsidRPr="4EF5E699" w:rsidR="7C543F62">
        <w:rPr>
          <w:rFonts w:ascii="Arial Nova" w:hAnsi="Arial Nova" w:eastAsia="Arial Nova" w:cs="Arial Nova"/>
          <w:i w:val="1"/>
          <w:iCs w:val="1"/>
          <w:color w:val="767171" w:themeColor="background2" w:themeTint="FF" w:themeShade="80"/>
          <w:sz w:val="20"/>
          <w:szCs w:val="20"/>
        </w:rPr>
        <w:t xml:space="preserve"> make it illegal to be either against the war or black, but by getting the public to associate the hippies with marijuana and blacks with heroin, and then criminalizing both heavily, we could disrupt those communities. </w:t>
      </w:r>
      <w:r>
        <w:br/>
      </w:r>
      <w:r w:rsidRPr="4EF5E699" w:rsidR="7C543F62">
        <w:rPr>
          <w:rFonts w:ascii="Arial Nova" w:hAnsi="Arial Nova" w:eastAsia="Arial Nova" w:cs="Arial Nova"/>
          <w:i w:val="1"/>
          <w:iCs w:val="1"/>
          <w:color w:val="767171" w:themeColor="background2" w:themeTint="FF" w:themeShade="80"/>
          <w:sz w:val="20"/>
          <w:szCs w:val="20"/>
        </w:rPr>
        <w:t xml:space="preserve">We could arrest their leaders, raid their homes, break up their meetings, and vilify them night after night on the evening news. Did we know we were lying about the drugs? </w:t>
      </w:r>
      <w:r w:rsidRPr="4EF5E699" w:rsidR="7C543F62">
        <w:rPr>
          <w:rFonts w:ascii="Arial Nova" w:hAnsi="Arial Nova" w:eastAsia="Arial Nova" w:cs="Arial Nova"/>
          <w:i w:val="1"/>
          <w:iCs w:val="1"/>
          <w:color w:val="767171" w:themeColor="background2" w:themeTint="FF" w:themeShade="80"/>
          <w:sz w:val="20"/>
          <w:szCs w:val="20"/>
        </w:rPr>
        <w:t>Of course</w:t>
      </w:r>
      <w:r w:rsidRPr="4EF5E699" w:rsidR="7C543F62">
        <w:rPr>
          <w:rFonts w:ascii="Arial Nova" w:hAnsi="Arial Nova" w:eastAsia="Arial Nova" w:cs="Arial Nova"/>
          <w:i w:val="1"/>
          <w:iCs w:val="1"/>
          <w:color w:val="767171" w:themeColor="background2" w:themeTint="FF" w:themeShade="80"/>
          <w:sz w:val="20"/>
          <w:szCs w:val="20"/>
        </w:rPr>
        <w:t xml:space="preserve"> we did.</w:t>
      </w:r>
      <w:r w:rsidRPr="4EF5E699" w:rsidR="7C543F62">
        <w:rPr>
          <w:rFonts w:ascii="Arial Nova" w:hAnsi="Arial Nova" w:eastAsia="Arial Nova" w:cs="Arial Nova"/>
          <w:color w:val="767171" w:themeColor="background2" w:themeTint="FF" w:themeShade="80"/>
          <w:sz w:val="20"/>
          <w:szCs w:val="20"/>
        </w:rPr>
        <w:t>"</w:t>
      </w:r>
      <w:r>
        <w:br/>
      </w:r>
    </w:p>
    <w:p w:rsidR="00AF18FA" w:rsidP="1A38F639" w:rsidRDefault="5365B3E6" w14:paraId="308C0A6E" w14:textId="7C7CC5E0">
      <w:pPr>
        <w:ind w:right="1440"/>
        <w:rPr>
          <w:rFonts w:ascii="Arial Nova" w:hAnsi="Arial Nova" w:eastAsia="Arial Nova" w:cs="Arial Nova"/>
          <w:lang w:val="nl-NL"/>
        </w:rPr>
      </w:pPr>
      <w:r w:rsidRPr="1A38F639" w:rsidR="4B16005C">
        <w:rPr>
          <w:rFonts w:ascii="Arial Nova" w:hAnsi="Arial Nova" w:eastAsia="Arial Nova" w:cs="Arial Nova"/>
        </w:rPr>
        <w:t xml:space="preserve">While those communities of black people </w:t>
      </w:r>
      <w:r w:rsidRPr="1A38F639" w:rsidR="28F3DC8A">
        <w:rPr>
          <w:rFonts w:ascii="Arial Nova" w:hAnsi="Arial Nova" w:eastAsia="Arial Nova" w:cs="Arial Nova"/>
        </w:rPr>
        <w:t xml:space="preserve">(and </w:t>
      </w:r>
      <w:r w:rsidRPr="1A38F639" w:rsidR="4B16005C">
        <w:rPr>
          <w:rFonts w:ascii="Arial Nova" w:hAnsi="Arial Nova" w:eastAsia="Arial Nova" w:cs="Arial Nova"/>
        </w:rPr>
        <w:t>Hispanics</w:t>
      </w:r>
      <w:r w:rsidRPr="1A38F639" w:rsidR="70793FB7">
        <w:rPr>
          <w:rFonts w:ascii="Arial Nova" w:hAnsi="Arial Nova" w:eastAsia="Arial Nova" w:cs="Arial Nova"/>
        </w:rPr>
        <w:t>)</w:t>
      </w:r>
      <w:r w:rsidRPr="1A38F639">
        <w:rPr>
          <w:rStyle w:val="Voetnootmarkering"/>
          <w:rFonts w:ascii="Arial Nova" w:hAnsi="Arial Nova" w:eastAsia="Arial Nova" w:cs="Arial Nova"/>
          <w:color w:val="767171" w:themeColor="background2" w:themeShade="80"/>
        </w:rPr>
        <w:footnoteReference w:id="56"/>
      </w:r>
      <w:r w:rsidRPr="1A38F639" w:rsidR="17525903">
        <w:rPr>
          <w:rFonts w:ascii="Arial Nova" w:hAnsi="Arial Nova" w:eastAsia="Arial Nova" w:cs="Arial Nova"/>
        </w:rPr>
        <w:t xml:space="preserve"> </w:t>
      </w:r>
      <w:r w:rsidRPr="1A38F639" w:rsidR="4B16005C">
        <w:rPr>
          <w:rFonts w:ascii="Arial Nova" w:hAnsi="Arial Nova" w:eastAsia="Arial Nova" w:cs="Arial Nova"/>
        </w:rPr>
        <w:t xml:space="preserve">were targeted </w:t>
      </w:r>
      <w:r>
        <w:br/>
      </w:r>
      <w:r w:rsidRPr="1A38F639" w:rsidR="38AB99EF">
        <w:rPr>
          <w:rFonts w:ascii="Arial Nova" w:hAnsi="Arial Nova" w:eastAsia="Arial Nova" w:cs="Arial Nova"/>
        </w:rPr>
        <w:t>in the</w:t>
      </w:r>
      <w:r w:rsidRPr="1A38F639" w:rsidR="4B16005C">
        <w:rPr>
          <w:rFonts w:ascii="Arial Nova" w:hAnsi="Arial Nova" w:eastAsia="Arial Nova" w:cs="Arial Nova"/>
        </w:rPr>
        <w:t xml:space="preserve"> 1980's</w:t>
      </w:r>
      <w:ins w:author="mrsybot@gmail.com" w:date="2023-02-17T13:27:00Z" w:id="525003845">
        <w:r w:rsidRPr="4EF5E699" w:rsidR="23E7609E">
          <w:rPr>
            <w:rFonts w:ascii="Arial Nova" w:hAnsi="Arial Nova" w:eastAsia="Arial Nova" w:cs="Arial Nova"/>
          </w:rPr>
          <w:t>,</w:t>
        </w:r>
      </w:ins>
      <w:r w:rsidRPr="1A38F639" w:rsidR="4B16005C">
        <w:rPr>
          <w:rFonts w:ascii="Arial Nova" w:hAnsi="Arial Nova" w:eastAsia="Arial Nova" w:cs="Arial Nova"/>
        </w:rPr>
        <w:t xml:space="preserve"> Hollywood</w:t>
      </w:r>
      <w:r w:rsidRPr="1A38F639">
        <w:rPr>
          <w:rStyle w:val="Voetnootmarkering"/>
          <w:rFonts w:ascii="Arial Nova" w:hAnsi="Arial Nova" w:eastAsia="Arial Nova" w:cs="Arial Nova"/>
          <w:color w:val="767171" w:themeColor="background2" w:themeShade="80"/>
        </w:rPr>
        <w:footnoteReference w:id="57"/>
      </w:r>
      <w:r w:rsidRPr="1A38F639" w:rsidR="4B16005C">
        <w:rPr>
          <w:rFonts w:ascii="Arial Nova" w:hAnsi="Arial Nova" w:eastAsia="Arial Nova" w:cs="Arial Nova"/>
        </w:rPr>
        <w:t xml:space="preserve"> was </w:t>
      </w:r>
      <w:r w:rsidRPr="1A38F639" w:rsidR="25C1AE88">
        <w:rPr>
          <w:rFonts w:ascii="Arial Nova" w:hAnsi="Arial Nova" w:eastAsia="Arial Nova" w:cs="Arial Nova"/>
        </w:rPr>
        <w:t xml:space="preserve">being </w:t>
      </w:r>
      <w:r w:rsidRPr="1A38F639" w:rsidR="4B16005C">
        <w:rPr>
          <w:rFonts w:ascii="Arial Nova" w:hAnsi="Arial Nova" w:eastAsia="Arial Nova" w:cs="Arial Nova"/>
        </w:rPr>
        <w:t xml:space="preserve">praised for the use of crack cocaine</w:t>
      </w:r>
      <w:ins w:author="mrsybot@gmail.com" w:date="2023-02-17T13:27:00Z" w:id="1981673062">
        <w:r w:rsidRPr="4EF5E699" w:rsidR="23E7609E">
          <w:rPr>
            <w:rFonts w:ascii="Arial Nova" w:hAnsi="Arial Nova" w:eastAsia="Arial Nova" w:cs="Arial Nova"/>
          </w:rPr>
          <w:t xml:space="preserve"> </w:t>
        </w:r>
      </w:ins>
      <w:r>
        <w:br/>
      </w:r>
      <w:r w:rsidRPr="1A38F639" w:rsidR="4B16005C">
        <w:rPr>
          <w:rFonts w:ascii="Arial Nova" w:hAnsi="Arial Nova" w:eastAsia="Arial Nova" w:cs="Arial Nova"/>
        </w:rPr>
        <w:t xml:space="preserve">Barack Obama (8:46): “It's not normal for black and Latino youth </w:t>
      </w:r>
      <w:r>
        <w:br/>
      </w:r>
      <w:r w:rsidRPr="1A38F639" w:rsidR="4B16005C">
        <w:rPr>
          <w:rFonts w:ascii="Arial Nova" w:hAnsi="Arial Nova" w:eastAsia="Arial Nova" w:cs="Arial Nova"/>
        </w:rPr>
        <w:t xml:space="preserve">to go through the system in this way.” ... “This is not normal.” </w:t>
      </w:r>
      <w:r>
        <w:br/>
      </w:r>
      <w:r w:rsidRPr="1A38F639" w:rsidR="4B16005C">
        <w:rPr>
          <w:rFonts w:ascii="Arial Nova" w:hAnsi="Arial Nova" w:eastAsia="Arial Nova" w:cs="Arial Nova"/>
        </w:rPr>
        <w:t xml:space="preserve">There is a huge link to the “violent” </w:t>
      </w:r>
      <w:r w:rsidRPr="1A38F639" w:rsidR="751BFD7E">
        <w:rPr>
          <w:rFonts w:ascii="Arial Nova" w:hAnsi="Arial Nova" w:eastAsia="Arial Nova" w:cs="Arial Nova"/>
        </w:rPr>
        <w:t>arrestment’s</w:t>
      </w:r>
      <w:r w:rsidRPr="1A38F639" w:rsidR="4B16005C">
        <w:rPr>
          <w:rFonts w:ascii="Arial Nova" w:hAnsi="Arial Nova" w:eastAsia="Arial Nova" w:cs="Arial Nova"/>
        </w:rPr>
        <w:t xml:space="preserve"> we see in the news and media almost every day, where innocent black people are being targeted </w:t>
      </w:r>
      <w:r>
        <w:br/>
      </w:r>
      <w:r w:rsidRPr="1A38F639" w:rsidR="4B16005C">
        <w:rPr>
          <w:rFonts w:ascii="Arial Nova" w:hAnsi="Arial Nova" w:eastAsia="Arial Nova" w:cs="Arial Nova"/>
        </w:rPr>
        <w:t>and where the police are always looking for a “drug involvement”</w:t>
      </w:r>
      <w:r w:rsidRPr="1A38F639">
        <w:rPr>
          <w:rStyle w:val="Voetnootmarkering"/>
          <w:rFonts w:ascii="Arial Nova" w:hAnsi="Arial Nova" w:eastAsia="Arial Nova" w:cs="Arial Nova"/>
          <w:color w:val="767171" w:themeColor="background2" w:themeShade="80"/>
        </w:rPr>
        <w:footnoteReference w:id="58"/>
      </w:r>
      <w:r w:rsidRPr="1A38F639" w:rsidR="4B16005C">
        <w:rPr>
          <w:rFonts w:ascii="Arial Nova" w:hAnsi="Arial Nova" w:eastAsia="Arial Nova" w:cs="Arial Nova"/>
        </w:rPr>
        <w:t xml:space="preserve"> </w:t>
      </w:r>
      <w:r w:rsidRPr="787F8B3C" w:rsidR="23314FF6">
        <w:rPr>
          <w:rFonts w:ascii="Arial Nova" w:hAnsi="Arial Nova" w:eastAsia="Arial Nova" w:cs="Arial Nova"/>
        </w:rPr>
        <w:t xml:space="preserve">— </w:t>
      </w:r>
      <w:r w:rsidRPr="1A38F639" w:rsidR="4B16005C">
        <w:rPr>
          <w:rFonts w:ascii="Arial Nova" w:hAnsi="Arial Nova" w:eastAsia="Arial Nova" w:cs="Arial Nova"/>
        </w:rPr>
        <w:t>so that those police officers, who are guilty of violent arrests and the killing of black people, can find a way an</w:t>
      </w:r>
      <w:r w:rsidRPr="1A38F639" w:rsidR="07860347">
        <w:rPr>
          <w:rFonts w:ascii="Arial Nova" w:hAnsi="Arial Nova" w:eastAsia="Arial Nova" w:cs="Arial Nova"/>
        </w:rPr>
        <w:t>d an</w:t>
      </w:r>
      <w:r w:rsidRPr="1A38F639" w:rsidR="4B16005C">
        <w:rPr>
          <w:rFonts w:ascii="Arial Nova" w:hAnsi="Arial Nova" w:eastAsia="Arial Nova" w:cs="Arial Nova"/>
        </w:rPr>
        <w:t xml:space="preserve"> excuse to justify their actions while being </w:t>
      </w:r>
      <w:r>
        <w:br/>
      </w:r>
      <w:r w:rsidRPr="1A38F639" w:rsidR="4B16005C">
        <w:rPr>
          <w:rFonts w:ascii="Arial Nova" w:hAnsi="Arial Nova" w:eastAsia="Arial Nova" w:cs="Arial Nova"/>
        </w:rPr>
        <w:t>in service and duty of the American Law Enforcement</w:t>
      </w:r>
      <w:r w:rsidRPr="1A38F639">
        <w:rPr>
          <w:rStyle w:val="Voetnootmarkering"/>
          <w:rFonts w:ascii="Arial Nova" w:hAnsi="Arial Nova" w:eastAsia="Arial Nova" w:cs="Arial Nova"/>
          <w:color w:val="767171" w:themeColor="background2" w:themeShade="80"/>
        </w:rPr>
        <w:footnoteReference w:id="59"/>
      </w:r>
      <w:r w:rsidRPr="1A38F639" w:rsidR="4B16005C">
        <w:rPr>
          <w:rFonts w:ascii="Arial Nova" w:hAnsi="Arial Nova" w:eastAsia="Arial Nova" w:cs="Arial Nova"/>
        </w:rPr>
        <w:t xml:space="preserve">. </w:t>
      </w:r>
      <w:r>
        <w:br/>
      </w:r>
      <w:r>
        <w:br/>
      </w:r>
      <w:r w:rsidRPr="1A38F639" w:rsidR="4B16005C">
        <w:rPr>
          <w:rFonts w:ascii="Arial Nova" w:hAnsi="Arial Nova" w:eastAsia="Arial Nova" w:cs="Arial Nova"/>
        </w:rPr>
        <w:t>Slowly from the 90's, small groups</w:t>
      </w:r>
      <w:r w:rsidRPr="1A38F639">
        <w:rPr>
          <w:rStyle w:val="Voetnootmarkering"/>
          <w:rFonts w:ascii="Arial Nova" w:hAnsi="Arial Nova" w:eastAsia="Arial Nova" w:cs="Arial Nova"/>
          <w:color w:val="767171" w:themeColor="background2" w:themeShade="80"/>
        </w:rPr>
        <w:footnoteReference w:id="60"/>
      </w:r>
      <w:r w:rsidRPr="1A38F639" w:rsidR="4B16005C">
        <w:rPr>
          <w:rFonts w:ascii="Arial Nova" w:hAnsi="Arial Nova" w:eastAsia="Arial Nova" w:cs="Arial Nova"/>
        </w:rPr>
        <w:t xml:space="preserve"> of scientists and psychotherapists still believed in the potential benefits of studying and testing </w:t>
      </w:r>
      <w:r w:rsidRPr="1A38F639" w:rsidR="4B16005C">
        <w:rPr>
          <w:rFonts w:ascii="Arial Nova" w:hAnsi="Arial Nova" w:eastAsia="Arial Nova" w:cs="Arial Nova"/>
        </w:rPr>
        <w:t>psychoactives</w:t>
      </w:r>
      <w:r w:rsidRPr="1A38F639" w:rsidR="4B16005C">
        <w:rPr>
          <w:rFonts w:ascii="Arial Nova" w:hAnsi="Arial Nova" w:eastAsia="Arial Nova" w:cs="Arial Nova"/>
        </w:rPr>
        <w:t xml:space="preserve"> for mental health therapies and this slowly developed into the rebirth of psychedelics </w:t>
      </w:r>
      <w:r w:rsidRPr="1A38F639" w:rsidR="6276E004">
        <w:rPr>
          <w:rFonts w:ascii="Arial Nova" w:hAnsi="Arial Nova" w:eastAsia="Arial Nova" w:cs="Arial Nova"/>
        </w:rPr>
        <w:t>we know today</w:t>
      </w:r>
      <w:r w:rsidRPr="1A38F639" w:rsidR="4B16005C">
        <w:rPr>
          <w:rFonts w:ascii="Arial Nova" w:hAnsi="Arial Nova" w:eastAsia="Arial Nova" w:cs="Arial Nova"/>
        </w:rPr>
        <w:t>,</w:t>
      </w:r>
      <w:r w:rsidRPr="1A38F639" w:rsidR="56550A96">
        <w:rPr>
          <w:rFonts w:ascii="Arial Nova" w:hAnsi="Arial Nova" w:eastAsia="Arial Nova" w:cs="Arial Nova"/>
        </w:rPr>
        <w:t xml:space="preserve"> </w:t>
      </w:r>
      <w:r w:rsidRPr="1A38F639" w:rsidR="4B16005C">
        <w:rPr>
          <w:rFonts w:ascii="Arial Nova" w:hAnsi="Arial Nova" w:eastAsia="Arial Nova" w:cs="Arial Nova"/>
        </w:rPr>
        <w:t>“The Psychedelic Renaissance”.</w:t>
      </w:r>
      <w:r w:rsidRPr="1A38F639">
        <w:rPr>
          <w:rStyle w:val="Voetnootmarkering"/>
          <w:rFonts w:ascii="Arial Nova" w:hAnsi="Arial Nova" w:eastAsia="Arial Nova" w:cs="Arial Nova"/>
          <w:color w:val="767171" w:themeColor="background2" w:themeShade="80"/>
        </w:rPr>
        <w:footnoteReference w:id="61"/>
      </w:r>
      <w:r w:rsidRPr="1A38F639" w:rsidR="4B16005C">
        <w:rPr>
          <w:rFonts w:ascii="Arial Nova" w:hAnsi="Arial Nova" w:eastAsia="Arial Nova" w:cs="Arial Nova"/>
        </w:rPr>
        <w:t xml:space="preserve"> </w:t>
      </w:r>
      <w:r>
        <w:br/>
      </w:r>
    </w:p>
    <w:p w:rsidR="283C8BCB" w:rsidP="21F13F52" w:rsidRDefault="283C8BCB" w14:paraId="642102E3" w14:textId="52A953E7">
      <w:pPr>
        <w:ind w:right="1440"/>
      </w:pPr>
      <w:r>
        <w:br w:type="page"/>
      </w:r>
    </w:p>
    <w:p w:rsidR="3C13077B" w:rsidP="6E5D44C6" w:rsidRDefault="3170E261" w14:paraId="4802EB27" w14:textId="5BD2693D">
      <w:pPr>
        <w:ind w:left="1530" w:right="1440"/>
      </w:pPr>
    </w:p>
    <w:p w:rsidR="3C13077B" w:rsidP="10D22387" w:rsidRDefault="7C187287" w14:paraId="3A472306" w14:textId="305A7EF7">
      <w:pPr>
        <w:spacing w:line="276" w:lineRule="auto"/>
        <w:ind w:right="1518"/>
      </w:pPr>
      <w:r w:rsidRPr="1F58D1DF">
        <w:rPr>
          <w:rFonts w:ascii="Arial Nova" w:hAnsi="Arial Nova" w:eastAsia="Arial Nova" w:cs="Arial Nova"/>
          <w:i/>
          <w:iCs/>
          <w:color w:val="767171" w:themeColor="background2" w:themeShade="80"/>
          <w:u w:val="single"/>
        </w:rPr>
        <w:t>30–1 \mu m (micro meters)</w:t>
      </w:r>
      <w:r w:rsidRPr="1F58D1DF">
        <w:rPr>
          <w:rFonts w:ascii="Arial Nova" w:hAnsi="Arial Nova" w:eastAsia="Arial Nova" w:cs="Arial Nova"/>
          <w:b/>
          <w:bCs/>
        </w:rPr>
        <w:t xml:space="preserve"> </w:t>
      </w:r>
      <w:r w:rsidR="3C13077B">
        <w:br/>
      </w:r>
      <w:r w:rsidRPr="1F58D1DF" w:rsidR="0B4BDF6D">
        <w:rPr>
          <w:rFonts w:ascii="Arial Nova" w:hAnsi="Arial Nova" w:eastAsia="Arial Nova" w:cs="Arial Nova"/>
          <w:b/>
          <w:bCs/>
        </w:rPr>
        <w:t>Our</w:t>
      </w:r>
      <w:r w:rsidRPr="1F58D1DF" w:rsidR="0B4BDF6D">
        <w:rPr>
          <w:rFonts w:ascii="Arial Nova" w:hAnsi="Arial Nova" w:eastAsia="Arial Nova" w:cs="Arial Nova"/>
          <w:b/>
          <w:bCs/>
          <w:i/>
          <w:iCs/>
        </w:rPr>
        <w:t xml:space="preserve"> unexpected</w:t>
      </w:r>
      <w:r w:rsidRPr="1F58D1DF" w:rsidR="0B4BDF6D">
        <w:rPr>
          <w:rFonts w:ascii="Arial Nova" w:hAnsi="Arial Nova" w:eastAsia="Arial Nova" w:cs="Arial Nova"/>
          <w:b/>
          <w:bCs/>
        </w:rPr>
        <w:t xml:space="preserve"> close relatives</w:t>
      </w:r>
    </w:p>
    <w:p w:rsidR="3C13077B" w:rsidP="1A38F639" w:rsidRDefault="06497665" w14:paraId="7D94A9A7" w14:textId="40C53B37">
      <w:pPr>
        <w:ind w:right="1440"/>
        <w:rPr>
          <w:rFonts w:ascii="Arial Nova" w:hAnsi="Arial Nova" w:eastAsia="Arial Nova" w:cs="Arial Nova"/>
          <w:color w:val="000000" w:themeColor="text1"/>
        </w:rPr>
      </w:pPr>
      <w:r w:rsidRPr="2FDF23B2" w:rsidR="6CFAD0B0">
        <w:rPr>
          <w:rFonts w:ascii="Arial Nova" w:hAnsi="Arial Nova" w:eastAsia="Arial Nova" w:cs="Arial Nova"/>
        </w:rPr>
        <w:t xml:space="preserve">What are mushrooms – and how does humankind relate to them? </w:t>
      </w:r>
      <w:r>
        <w:br/>
      </w:r>
      <w:r w:rsidRPr="2FDF23B2" w:rsidR="6CFAD0B0">
        <w:rPr>
          <w:rFonts w:ascii="Arial Nova" w:hAnsi="Arial Nova" w:eastAsia="Arial Nova" w:cs="Arial Nova"/>
        </w:rPr>
        <w:t>Somewhat mysterious, envied and still misunderstood</w:t>
      </w:r>
      <w:r w:rsidRPr="2FDF23B2" w:rsidR="6F5E0D1B">
        <w:rPr>
          <w:rFonts w:ascii="Arial Nova" w:hAnsi="Arial Nova" w:eastAsia="Arial Nova" w:cs="Arial Nova"/>
        </w:rPr>
        <w:t xml:space="preserve">, </w:t>
      </w:r>
      <w:r w:rsidRPr="2FDF23B2" w:rsidR="6CFAD0B0">
        <w:rPr>
          <w:rFonts w:ascii="Arial Nova" w:hAnsi="Arial Nova" w:eastAsia="Arial Nova" w:cs="Arial Nova"/>
        </w:rPr>
        <w:t xml:space="preserve">these amazing, intelligent and extraordinary organisms are often connected to negative stereotypes of being dirty </w:t>
      </w:r>
      <w:r w:rsidRPr="2FDF23B2" w:rsidR="1E89D51B">
        <w:rPr>
          <w:rFonts w:ascii="Arial Nova" w:hAnsi="Arial Nova" w:eastAsia="Arial Nova" w:cs="Arial Nova"/>
        </w:rPr>
        <w:t xml:space="preserve">or in general not </w:t>
      </w:r>
      <w:r w:rsidRPr="2FDF23B2" w:rsidR="1D8378C0">
        <w:rPr>
          <w:rFonts w:ascii="Arial Nova" w:hAnsi="Arial Nova" w:eastAsia="Arial Nova" w:cs="Arial Nova"/>
        </w:rPr>
        <w:t>important.</w:t>
      </w:r>
    </w:p>
    <w:p w:rsidR="3C13077B" w:rsidP="4EF5E699" w:rsidRDefault="4CBF74DE" w14:paraId="156D983C" w14:textId="262094B7">
      <w:pPr>
        <w:pStyle w:val="Standaard"/>
        <w:ind w:right="1440"/>
        <w:rPr>
          <w:rFonts w:ascii="Arial Nova" w:hAnsi="Arial Nova" w:eastAsia="Arial Nova" w:cs="Arial Nova"/>
        </w:rPr>
      </w:pPr>
      <w:r w:rsidRPr="1A38F639" w:rsidR="352B6779">
        <w:rPr>
          <w:rFonts w:ascii="Arial Nova" w:hAnsi="Arial Nova" w:eastAsia="Arial Nova" w:cs="Arial Nova"/>
        </w:rPr>
        <w:t>Consisting of a cap</w:t>
      </w:r>
      <w:r w:rsidRPr="1A38F639" w:rsidR="352B6779">
        <w:rPr>
          <w:rFonts w:ascii="Arial Nova" w:hAnsi="Arial Nova" w:eastAsia="Arial Nova" w:cs="Arial Nova"/>
        </w:rPr>
        <w:t xml:space="preserve"> with gills, filled with spores that release and travel </w:t>
      </w:r>
      <w:r w:rsidR="3C13077B">
        <w:br/>
      </w:r>
      <w:r w:rsidRPr="1A38F639" w:rsidR="352B6779">
        <w:rPr>
          <w:rFonts w:ascii="Arial Nova" w:hAnsi="Arial Nova" w:eastAsia="Arial Nova" w:cs="Arial Nova"/>
        </w:rPr>
        <w:t>by wind for expanding their kin</w:t>
      </w:r>
      <w:r w:rsidRPr="4EF5E699" w:rsidR="352B6779">
        <w:rPr>
          <w:rFonts w:ascii="Arial Nova" w:hAnsi="Arial Nova" w:eastAsia="Arial Nova" w:cs="Arial Nova"/>
          <w:i w:val="1"/>
          <w:iCs w:val="1"/>
        </w:rPr>
        <w:t xml:space="preserve"> </w:t>
      </w:r>
      <w:r w:rsidRPr="1A38F639" w:rsidR="352B6779">
        <w:rPr>
          <w:rFonts w:ascii="Arial Nova" w:hAnsi="Arial Nova" w:eastAsia="Arial Nova" w:cs="Arial Nova"/>
        </w:rPr>
        <w:t xml:space="preserve">on big geographical distances. What are mushrooms? </w:t>
      </w:r>
      <w:r w:rsidRPr="1A38F639" w:rsidR="352B6779">
        <w:rPr>
          <w:rFonts w:ascii="Arial Nova" w:hAnsi="Arial Nova" w:eastAsia="Arial Nova" w:cs="Arial Nova"/>
        </w:rPr>
        <w:t xml:space="preserve">Basically, a</w:t>
      </w:r>
      <w:r w:rsidRPr="1A38F639" w:rsidR="352B6779">
        <w:rPr>
          <w:rFonts w:ascii="Arial Nova" w:hAnsi="Arial Nova" w:eastAsia="Arial Nova" w:cs="Arial Nova"/>
        </w:rPr>
        <w:t xml:space="preserve"> </w:t>
      </w:r>
      <w:r w:rsidRPr="1A38F639" w:rsidR="6043E324">
        <w:rPr>
          <w:rFonts w:ascii="Arial Nova" w:hAnsi="Arial Nova" w:eastAsia="Arial Nova" w:cs="Arial Nova"/>
        </w:rPr>
        <w:t>fungus</w:t>
      </w:r>
      <w:r w:rsidRPr="1A38F639" w:rsidR="352B6779">
        <w:rPr>
          <w:rFonts w:ascii="Arial Nova" w:hAnsi="Arial Nova" w:eastAsia="Arial Nova" w:cs="Arial Nova"/>
        </w:rPr>
        <w:t xml:space="preserve"> itself, </w:t>
      </w:r>
      <w:r w:rsidRPr="1A38F639" w:rsidR="0C43DA3D">
        <w:rPr>
          <w:rFonts w:ascii="Arial Nova" w:hAnsi="Arial Nova" w:eastAsia="Arial Nova" w:cs="Arial Nova"/>
        </w:rPr>
        <w:t xml:space="preserve">a mushroom is considered </w:t>
      </w:r>
      <w:r w:rsidRPr="1A38F639" w:rsidR="352B6779">
        <w:rPr>
          <w:rFonts w:ascii="Arial Nova" w:hAnsi="Arial Nova" w:eastAsia="Arial Nova" w:cs="Arial Nova"/>
        </w:rPr>
        <w:t>the fruit of the fungal body</w:t>
      </w:r>
      <w:r w:rsidRPr="1A38F639" w:rsidR="652D2527">
        <w:rPr>
          <w:rFonts w:ascii="Arial Nova" w:hAnsi="Arial Nova" w:eastAsia="Arial Nova" w:cs="Arial Nova"/>
        </w:rPr>
        <w:t>,</w:t>
      </w:r>
      <w:r w:rsidRPr="1A38F639" w:rsidR="352B6779">
        <w:rPr>
          <w:rFonts w:ascii="Arial Nova" w:hAnsi="Arial Nova" w:eastAsia="Arial Nova" w:cs="Arial Nova"/>
        </w:rPr>
        <w:t xml:space="preserve"> </w:t>
      </w:r>
      <w:r w:rsidRPr="1A38F639" w:rsidR="5F35E89A">
        <w:rPr>
          <w:rFonts w:ascii="Arial Nova" w:hAnsi="Arial Nova" w:eastAsia="Arial Nova" w:cs="Arial Nova"/>
        </w:rPr>
        <w:t>where</w:t>
      </w:r>
      <w:r w:rsidRPr="1A38F639" w:rsidR="352B6779">
        <w:rPr>
          <w:rFonts w:ascii="Arial Nova" w:hAnsi="Arial Nova" w:eastAsia="Arial Nova" w:cs="Arial Nova"/>
        </w:rPr>
        <w:t xml:space="preserve">as</w:t>
      </w:r>
      <w:r w:rsidRPr="1A38F639" w:rsidR="352B6779">
        <w:rPr>
          <w:rFonts w:ascii="Arial Nova" w:hAnsi="Arial Nova" w:eastAsia="Arial Nova" w:cs="Arial Nova"/>
        </w:rPr>
        <w:t xml:space="preserve"> the roots </w:t>
      </w:r>
      <w:r w:rsidRPr="1A38F639" w:rsidR="1A1F05E8">
        <w:rPr>
          <w:rFonts w:ascii="Arial Nova" w:hAnsi="Arial Nova" w:eastAsia="Arial Nova" w:cs="Arial Nova"/>
        </w:rPr>
        <w:t xml:space="preserve">are </w:t>
      </w:r>
      <w:r w:rsidRPr="1A38F639" w:rsidR="352B6779">
        <w:rPr>
          <w:rFonts w:ascii="Arial Nova" w:hAnsi="Arial Nova" w:eastAsia="Arial Nova" w:cs="Arial Nova"/>
        </w:rPr>
        <w:t>growing underneath the soil</w:t>
      </w:r>
      <w:r w:rsidRPr="1A38F639" w:rsidR="762C6AE4">
        <w:rPr>
          <w:rFonts w:ascii="Arial Nova" w:hAnsi="Arial Nova" w:eastAsia="Arial Nova" w:cs="Arial Nova"/>
        </w:rPr>
        <w:t xml:space="preserve">: </w:t>
      </w:r>
      <w:r w:rsidRPr="4EF5E699" w:rsidR="352B6779">
        <w:rPr>
          <w:rFonts w:ascii="Arial Nova" w:hAnsi="Arial Nova" w:eastAsia="Arial Nova" w:cs="Arial Nova"/>
          <w:i w:val="1"/>
          <w:iCs w:val="1"/>
        </w:rPr>
        <w:t>mycelium.</w:t>
      </w:r>
      <w:r w:rsidRPr="1A38F639" w:rsidR="352B6779">
        <w:rPr>
          <w:rFonts w:ascii="Arial Nova" w:hAnsi="Arial Nova" w:eastAsia="Arial Nova" w:cs="Arial Nova"/>
        </w:rPr>
        <w:t xml:space="preserve"> When we look closer to the microscopic thin threads, they consist of rooted structures, the </w:t>
      </w:r>
      <w:r w:rsidRPr="4EF5E699" w:rsidR="352B6779">
        <w:rPr>
          <w:rFonts w:ascii="Arial Nova" w:hAnsi="Arial Nova" w:eastAsia="Arial Nova" w:cs="Arial Nova"/>
          <w:i w:val="1"/>
          <w:iCs w:val="1"/>
        </w:rPr>
        <w:t>hyphae</w:t>
      </w:r>
      <w:r w:rsidRPr="1A38F639" w:rsidR="352B6779">
        <w:rPr>
          <w:rFonts w:ascii="Arial Nova" w:hAnsi="Arial Nova" w:eastAsia="Arial Nova" w:cs="Arial Nova"/>
        </w:rPr>
        <w:t xml:space="preserve">. </w:t>
      </w:r>
      <w:r w:rsidRPr="4EF5E699" w:rsidR="352B6779">
        <w:rPr>
          <w:rFonts w:ascii="Arial Nova" w:hAnsi="Arial Nova" w:eastAsia="Arial Nova" w:cs="Arial Nova"/>
          <w:color w:val="auto"/>
        </w:rPr>
        <w:t>Mushrooms are made of these hyphae and are the reproductive organ of the fung</w:t>
      </w:r>
      <w:r w:rsidRPr="4EF5E699" w:rsidR="67A79E74">
        <w:rPr>
          <w:rFonts w:ascii="Arial Nova" w:hAnsi="Arial Nova" w:eastAsia="Arial Nova" w:cs="Arial Nova"/>
          <w:color w:val="auto"/>
        </w:rPr>
        <w:t>al body</w:t>
      </w:r>
      <w:r w:rsidRPr="4EF5E699" w:rsidR="352B6779">
        <w:rPr>
          <w:rFonts w:ascii="Arial Nova" w:hAnsi="Arial Nova" w:eastAsia="Arial Nova" w:cs="Arial Nova"/>
          <w:color w:val="auto"/>
        </w:rPr>
        <w:t>.</w:t>
      </w:r>
      <w:r w:rsidRPr="4EF5E699" w:rsidR="15135714">
        <w:rPr>
          <w:rFonts w:ascii="Arial Nova" w:hAnsi="Arial Nova" w:eastAsia="Arial Nova" w:cs="Arial Nova"/>
          <w:color w:val="auto"/>
        </w:rPr>
        <w:t xml:space="preserve"> From spore germination, the way how fungi with mushrooms reproduce, hy</w:t>
      </w:r>
      <w:r w:rsidRPr="4EF5E699" w:rsidR="15135714">
        <w:rPr>
          <w:rFonts w:ascii="Arial Nova" w:hAnsi="Arial Nova" w:eastAsia="Arial Nova" w:cs="Arial Nova"/>
          <w:color w:val="auto"/>
        </w:rPr>
        <w:t>p</w:t>
      </w:r>
      <w:r w:rsidRPr="4EF5E699" w:rsidR="07B75096">
        <w:rPr>
          <w:rFonts w:ascii="Arial Nova" w:hAnsi="Arial Nova" w:eastAsia="Arial Nova" w:cs="Arial Nova"/>
          <w:color w:val="auto"/>
        </w:rPr>
        <w:t>h</w:t>
      </w:r>
      <w:r w:rsidRPr="4EF5E699" w:rsidR="15135714">
        <w:rPr>
          <w:rFonts w:ascii="Arial Nova" w:hAnsi="Arial Nova" w:eastAsia="Arial Nova" w:cs="Arial Nova"/>
          <w:color w:val="auto"/>
        </w:rPr>
        <w:t>ae starts to form.</w:t>
      </w:r>
      <w:r w:rsidRPr="4EF5E699">
        <w:rPr>
          <w:rStyle w:val="Voetnootmarkering"/>
          <w:rFonts w:ascii="Arial Nova" w:hAnsi="Arial Nova" w:eastAsia="Arial Nova" w:cs="Arial Nova"/>
          <w:color w:val="767171" w:themeColor="background2" w:themeTint="FF" w:themeShade="80"/>
        </w:rPr>
        <w:footnoteReference w:id="19728"/>
      </w:r>
      <w:r w:rsidR="3C13077B">
        <w:br/>
      </w:r>
      <w:r w:rsidRPr="1A38F639" w:rsidR="352B6779">
        <w:rPr>
          <w:rFonts w:ascii="Arial Nova" w:hAnsi="Arial Nova" w:eastAsia="Arial Nova" w:cs="Arial Nova"/>
        </w:rPr>
        <w:t xml:space="preserve">Not all fungi produce mushrooms, and they can also be classified into </w:t>
      </w:r>
      <w:r w:rsidR="3C13077B">
        <w:br/>
      </w:r>
      <w:r w:rsidRPr="1A38F639" w:rsidR="352B6779">
        <w:rPr>
          <w:rFonts w:ascii="Arial Nova" w:hAnsi="Arial Nova" w:eastAsia="Arial Nova" w:cs="Arial Nova"/>
        </w:rPr>
        <w:t xml:space="preserve">sub-species: poisonous, medicinal, invading or </w:t>
      </w:r>
      <w:r w:rsidRPr="1A38F639" w:rsidR="61B167DF">
        <w:rPr>
          <w:rFonts w:ascii="Arial Nova" w:hAnsi="Arial Nova" w:eastAsia="Arial Nova" w:cs="Arial Nova"/>
        </w:rPr>
        <w:t xml:space="preserve">even </w:t>
      </w:r>
      <w:r w:rsidRPr="1A38F639" w:rsidR="352B6779">
        <w:rPr>
          <w:rFonts w:ascii="Arial Nova" w:hAnsi="Arial Nova" w:eastAsia="Arial Nova" w:cs="Arial Nova"/>
        </w:rPr>
        <w:t xml:space="preserve">symbiotic species. </w:t>
      </w:r>
      <w:r w:rsidR="3C13077B">
        <w:br/>
      </w:r>
      <w:r w:rsidRPr="1A38F639" w:rsidR="352B6779">
        <w:rPr>
          <w:rFonts w:ascii="Arial Nova" w:hAnsi="Arial Nova" w:eastAsia="Arial Nova" w:cs="Arial Nova"/>
        </w:rPr>
        <w:t>When we look at the cell structure of mushrooms, we see that these eukaryoti</w:t>
      </w:r>
      <w:r w:rsidRPr="1A38F639" w:rsidR="15669011">
        <w:rPr>
          <w:rFonts w:ascii="Arial Nova" w:hAnsi="Arial Nova" w:eastAsia="Arial Nova" w:cs="Arial Nova"/>
        </w:rPr>
        <w:t>c</w:t>
      </w:r>
      <w:r w:rsidRPr="1A38F639" w:rsidR="352B6779">
        <w:rPr>
          <w:rFonts w:ascii="Arial Nova" w:hAnsi="Arial Nova" w:eastAsia="Arial Nova" w:cs="Arial Nova"/>
        </w:rPr>
        <w:t xml:space="preserve"> organisms are very different from the cell structure of plants. </w:t>
      </w:r>
      <w:r w:rsidR="3C13077B">
        <w:br/>
      </w:r>
      <w:r w:rsidRPr="1A38F639" w:rsidR="352B6779">
        <w:rPr>
          <w:rFonts w:ascii="Arial Nova" w:hAnsi="Arial Nova" w:eastAsia="Arial Nova" w:cs="Arial Nova"/>
        </w:rPr>
        <w:t xml:space="preserve">As fungi have a special and very own </w:t>
      </w:r>
      <w:r w:rsidRPr="1A38F639" w:rsidR="20CBE4DD">
        <w:rPr>
          <w:rFonts w:ascii="Arial Nova" w:hAnsi="Arial Nova" w:eastAsia="Arial Nova" w:cs="Arial Nova"/>
        </w:rPr>
        <w:t>regna</w:t>
      </w:r>
      <w:r w:rsidRPr="1A38F639" w:rsidR="3C13077B">
        <w:rPr>
          <w:rStyle w:val="Voetnootmarkering"/>
          <w:rFonts w:ascii="Arial Nova" w:hAnsi="Arial Nova" w:eastAsia="Arial Nova" w:cs="Arial Nova"/>
          <w:color w:val="767171" w:themeColor="background2" w:themeShade="80"/>
        </w:rPr>
        <w:footnoteReference w:id="63"/>
      </w:r>
      <w:r w:rsidRPr="1A38F639" w:rsidR="352B6779">
        <w:rPr>
          <w:rFonts w:ascii="Arial Nova" w:hAnsi="Arial Nova" w:eastAsia="Arial Nova" w:cs="Arial Nova"/>
        </w:rPr>
        <w:t xml:space="preserve"> of species, </w:t>
      </w:r>
      <w:r w:rsidRPr="1A38F639" w:rsidR="5DC6F76C">
        <w:rPr>
          <w:rFonts w:ascii="Arial Nova" w:hAnsi="Arial Nova" w:eastAsia="Arial Nova" w:cs="Arial Nova"/>
        </w:rPr>
        <w:t xml:space="preserve">and </w:t>
      </w:r>
      <w:r w:rsidRPr="1A38F639" w:rsidR="105AC315">
        <w:rPr>
          <w:rFonts w:ascii="Arial Nova" w:hAnsi="Arial Nova" w:eastAsia="Arial Nova" w:cs="Arial Nova"/>
        </w:rPr>
        <w:t xml:space="preserve">they don't</w:t>
      </w:r>
      <w:r w:rsidRPr="1A38F639" w:rsidR="196C5C28">
        <w:rPr>
          <w:rFonts w:ascii="Arial Nova" w:hAnsi="Arial Nova" w:eastAsia="Arial Nova" w:cs="Arial Nova"/>
        </w:rPr>
        <w:t xml:space="preserve"> </w:t>
      </w:r>
      <w:r w:rsidRPr="1A38F639" w:rsidR="196C5C28">
        <w:rPr>
          <w:rFonts w:ascii="Arial Nova" w:hAnsi="Arial Nova" w:eastAsia="Arial Nova" w:cs="Arial Nova"/>
        </w:rPr>
        <w:t>belong</w:t>
      </w:r>
      <w:r w:rsidRPr="1A38F639" w:rsidR="352B6779">
        <w:rPr>
          <w:rFonts w:ascii="Arial Nova" w:hAnsi="Arial Nova" w:eastAsia="Arial Nova" w:cs="Arial Nova"/>
        </w:rPr>
        <w:t xml:space="preserve"> to the plant or mammal </w:t>
      </w:r>
      <w:r w:rsidRPr="1A38F639" w:rsidR="4EF2BA3B">
        <w:rPr>
          <w:rFonts w:ascii="Arial Nova" w:hAnsi="Arial Nova" w:eastAsia="Arial Nova" w:cs="Arial Nova"/>
        </w:rPr>
        <w:t>regna</w:t>
      </w:r>
      <w:r w:rsidRPr="1A38F639" w:rsidR="23F8B2A9">
        <w:rPr>
          <w:rFonts w:ascii="Arial Nova" w:hAnsi="Arial Nova" w:eastAsia="Arial Nova" w:cs="Arial Nova"/>
        </w:rPr>
        <w:t>;</w:t>
      </w:r>
      <w:r w:rsidRPr="1A38F639" w:rsidR="352B6779">
        <w:rPr>
          <w:rFonts w:ascii="Arial Nova" w:hAnsi="Arial Nova" w:eastAsia="Arial Nova" w:cs="Arial Nova"/>
        </w:rPr>
        <w:t xml:space="preserve"> we humans, </w:t>
      </w:r>
      <w:r w:rsidRPr="1A38F639" w:rsidR="21696C4F">
        <w:rPr>
          <w:rFonts w:ascii="Arial Nova" w:hAnsi="Arial Nova" w:eastAsia="Arial Nova" w:cs="Arial Nova"/>
        </w:rPr>
        <w:t>share</w:t>
      </w:r>
      <w:r w:rsidRPr="1A38F639" w:rsidR="352B6779">
        <w:rPr>
          <w:rFonts w:ascii="Arial Nova" w:hAnsi="Arial Nova" w:eastAsia="Arial Nova" w:cs="Arial Nova"/>
        </w:rPr>
        <w:t xml:space="preserve"> the same evolutionary cell characters as fungi. Also, fungal behaviours are very </w:t>
      </w:r>
      <w:r w:rsidR="3C13077B">
        <w:br/>
      </w:r>
      <w:proofErr w:type="gramStart"/>
      <w:r w:rsidRPr="1A38F639" w:rsidR="352B6779">
        <w:rPr>
          <w:rFonts w:ascii="Arial Nova" w:hAnsi="Arial Nova" w:eastAsia="Arial Nova" w:cs="Arial Nova"/>
        </w:rPr>
        <w:t xml:space="preserve">similar to</w:t>
      </w:r>
      <w:proofErr w:type="gramEnd"/>
      <w:r w:rsidRPr="1A38F639" w:rsidR="352B6779">
        <w:rPr>
          <w:rFonts w:ascii="Arial Nova" w:hAnsi="Arial Nova" w:eastAsia="Arial Nova" w:cs="Arial Nova"/>
        </w:rPr>
        <w:t xml:space="preserve"> our human-social-interactions. </w:t>
      </w:r>
      <w:r w:rsidR="3C13077B">
        <w:br/>
      </w:r>
      <w:r>
        <w:br/>
      </w:r>
    </w:p>
    <w:p w:rsidR="3C13077B" w:rsidP="4EF5E699" w:rsidRDefault="4CBF74DE" w14:paraId="383E27D1" w14:textId="3F4836FB">
      <w:pPr>
        <w:pStyle w:val="Standaard"/>
        <w:ind/>
      </w:pPr>
      <w:r>
        <w:br w:type="page"/>
      </w:r>
    </w:p>
    <w:p w:rsidR="3C13077B" w:rsidP="4EF5E699" w:rsidRDefault="02FD635E" w14:paraId="3662B3EA" w14:textId="1A5D547A">
      <w:pPr>
        <w:pStyle w:val="Standaard"/>
        <w:ind w:right="1080"/>
        <w:rPr>
          <w:rFonts w:ascii="Arial Nova" w:hAnsi="Arial Nova" w:eastAsia="Arial Nova" w:cs="Arial Nova"/>
          <w:color w:val="7030A0"/>
        </w:rPr>
      </w:pPr>
      <w:r w:rsidRPr="1A38F639" w:rsidR="332B2F4D">
        <w:rPr>
          <w:rFonts w:ascii="Arial Nova" w:hAnsi="Arial Nova" w:eastAsia="Arial Nova" w:cs="Arial Nova"/>
          <w:b w:val="1"/>
          <w:bCs w:val="1"/>
        </w:rPr>
        <w:lastRenderedPageBreak/>
        <w:t>Eukaryotic body, multispecies and symbiotic relations</w:t>
      </w:r>
      <w:r w:rsidR="3C13077B">
        <w:br/>
      </w:r>
      <w:r w:rsidR="3C13077B">
        <w:br/>
      </w:r>
      <w:r w:rsidRPr="1A38F639" w:rsidR="332B2F4D">
        <w:rPr>
          <w:rFonts w:ascii="Arial Nova" w:hAnsi="Arial Nova" w:eastAsia="Arial Nova" w:cs="Arial Nova"/>
        </w:rPr>
        <w:t>Fungi share similarities with us in social behaviour, survival instincts and collaboration. But these similarities are even literally on a cellular level.</w:t>
      </w:r>
      <w:r w:rsidRPr="2FDF23B2" w:rsidR="3C13077B">
        <w:rPr>
          <w:rStyle w:val="Voetnootmarkering"/>
          <w:rFonts w:ascii="Arial Nova" w:hAnsi="Arial Nova" w:eastAsia="Arial Nova" w:cs="Arial Nova"/>
          <w:color w:val="767171" w:themeColor="background2" w:themeTint="FF" w:themeShade="80"/>
        </w:rPr>
        <w:footnoteReference w:id="64"/>
      </w:r>
      <w:r w:rsidRPr="1A38F639" w:rsidR="332B2F4D">
        <w:rPr>
          <w:rFonts w:ascii="Arial Nova" w:hAnsi="Arial Nova" w:eastAsia="Arial Nova" w:cs="Arial Nova"/>
        </w:rPr>
        <w:t xml:space="preserve"> </w:t>
      </w:r>
      <w:r w:rsidR="3C13077B">
        <w:br/>
      </w:r>
      <w:r w:rsidRPr="1A38F639" w:rsidR="332B2F4D">
        <w:rPr>
          <w:rFonts w:ascii="Arial Nova" w:hAnsi="Arial Nova" w:eastAsia="Arial Nova" w:cs="Arial Nova"/>
        </w:rPr>
        <w:t xml:space="preserve">Did you know that </w:t>
      </w:r>
      <w:r w:rsidRPr="1A38F639" w:rsidR="6DEFC683">
        <w:rPr>
          <w:rFonts w:ascii="Arial Nova" w:hAnsi="Arial Nova" w:eastAsia="Arial Nova" w:cs="Arial Nova"/>
        </w:rPr>
        <w:t xml:space="preserve">fungi and mushroom</w:t>
      </w:r>
      <w:r w:rsidRPr="1A38F639" w:rsidR="332B2F4D">
        <w:rPr>
          <w:rFonts w:ascii="Arial Nova" w:hAnsi="Arial Nova" w:eastAsia="Arial Nova" w:cs="Arial Nova"/>
        </w:rPr>
        <w:t xml:space="preserve">s are closer </w:t>
      </w:r>
      <w:r w:rsidRPr="1A38F639" w:rsidR="3AF64BB8">
        <w:rPr>
          <w:rFonts w:ascii="Arial Nova" w:hAnsi="Arial Nova" w:eastAsia="Arial Nova" w:cs="Arial Nova"/>
        </w:rPr>
        <w:t xml:space="preserve">to humans</w:t>
      </w:r>
      <w:r w:rsidRPr="1A38F639" w:rsidR="332B2F4D">
        <w:rPr>
          <w:rFonts w:ascii="Arial Nova" w:hAnsi="Arial Nova" w:eastAsia="Arial Nova" w:cs="Arial Nova"/>
        </w:rPr>
        <w:t xml:space="preserve"> </w:t>
      </w:r>
      <w:r w:rsidRPr="1A38F639" w:rsidR="332B2F4D">
        <w:rPr>
          <w:rFonts w:ascii="Arial Nova" w:hAnsi="Arial Nova" w:eastAsia="Arial Nova" w:cs="Arial Nova"/>
        </w:rPr>
        <w:t xml:space="preserve">than </w:t>
      </w:r>
      <w:r w:rsidRPr="1A38F639" w:rsidR="18D1552F">
        <w:rPr>
          <w:rFonts w:ascii="Arial Nova" w:hAnsi="Arial Nova" w:eastAsia="Arial Nova" w:cs="Arial Nova"/>
        </w:rPr>
        <w:t xml:space="preserve">you might think</w:t>
      </w:r>
      <w:r w:rsidRPr="1A38F639" w:rsidR="332B2F4D">
        <w:rPr>
          <w:rFonts w:ascii="Arial Nova" w:hAnsi="Arial Nova" w:eastAsia="Arial Nova" w:cs="Arial Nova"/>
        </w:rPr>
        <w:t xml:space="preserve">?</w:t>
      </w:r>
      <w:r w:rsidRPr="1A38F639" w:rsidR="70C9B5AA">
        <w:rPr>
          <w:rFonts w:ascii="Arial Nova" w:hAnsi="Arial Nova" w:eastAsia="Arial Nova" w:cs="Arial Nova"/>
        </w:rPr>
        <w:t xml:space="preserve"> </w:t>
      </w:r>
      <w:r w:rsidRPr="1A38F639" w:rsidR="332B2F4D">
        <w:rPr>
          <w:rFonts w:ascii="Arial Nova" w:hAnsi="Arial Nova" w:eastAsia="Arial Nova" w:cs="Arial Nova"/>
        </w:rPr>
        <w:t xml:space="preserve">In the </w:t>
      </w:r>
      <w:r w:rsidRPr="4EF5E699" w:rsidR="332B2F4D">
        <w:rPr>
          <w:rFonts w:ascii="Arial Nova" w:hAnsi="Arial Nova" w:eastAsia="Arial Nova" w:cs="Arial Nova"/>
          <w:i w:val="1"/>
          <w:iCs w:val="1"/>
        </w:rPr>
        <w:t>biological field</w:t>
      </w:r>
      <w:r w:rsidRPr="1A38F639" w:rsidR="332B2F4D">
        <w:rPr>
          <w:rFonts w:ascii="Arial Nova" w:hAnsi="Arial Nova" w:eastAsia="Arial Nova" w:cs="Arial Nova"/>
        </w:rPr>
        <w:t xml:space="preserve">, </w:t>
      </w:r>
      <w:r w:rsidRPr="1A38F639" w:rsidR="676C33D1">
        <w:rPr>
          <w:rFonts w:ascii="Arial Nova" w:hAnsi="Arial Nova" w:eastAsia="Arial Nova" w:cs="Arial Nova"/>
        </w:rPr>
        <w:t>regna</w:t>
      </w:r>
      <w:r w:rsidRPr="1A38F639" w:rsidR="332B2F4D">
        <w:rPr>
          <w:rFonts w:ascii="Arial Nova" w:hAnsi="Arial Nova" w:eastAsia="Arial Nova" w:cs="Arial Nova"/>
        </w:rPr>
        <w:t xml:space="preserve"> and their species can be divided </w:t>
      </w:r>
      <w:r w:rsidR="3C13077B">
        <w:br/>
      </w:r>
      <w:r w:rsidRPr="1A38F639" w:rsidR="332B2F4D">
        <w:rPr>
          <w:rFonts w:ascii="Arial Nova" w:hAnsi="Arial Nova" w:eastAsia="Arial Nova" w:cs="Arial Nova"/>
        </w:rPr>
        <w:t xml:space="preserve">in 3 domains: </w:t>
      </w:r>
      <w:r w:rsidRPr="4EF5E699" w:rsidR="332B2F4D">
        <w:rPr>
          <w:rFonts w:ascii="Arial Nova" w:hAnsi="Arial Nova" w:eastAsia="Arial Nova" w:cs="Arial Nova"/>
          <w:i w:val="1"/>
          <w:iCs w:val="1"/>
          <w:u w:val="single"/>
        </w:rPr>
        <w:t>Bacteria</w:t>
      </w:r>
      <w:r w:rsidRPr="1A38F639" w:rsidR="3C13077B">
        <w:rPr>
          <w:rStyle w:val="Voetnootmarkering"/>
          <w:rFonts w:ascii="Arial Nova" w:hAnsi="Arial Nova" w:eastAsia="Arial Nova" w:cs="Arial Nova"/>
          <w:color w:val="767171" w:themeColor="background2" w:themeShade="80"/>
        </w:rPr>
        <w:footnoteReference w:id="65"/>
      </w:r>
      <w:r w:rsidRPr="1A38F639" w:rsidR="332B2F4D">
        <w:rPr>
          <w:rFonts w:ascii="Arial Nova" w:hAnsi="Arial Nova" w:eastAsia="Arial Nova" w:cs="Arial Nova"/>
        </w:rPr>
        <w:t xml:space="preserve">, </w:t>
      </w:r>
      <w:r w:rsidRPr="4EF5E699" w:rsidR="332B2F4D">
        <w:rPr>
          <w:rFonts w:ascii="Arial Nova" w:hAnsi="Arial Nova" w:eastAsia="Arial Nova" w:cs="Arial Nova"/>
          <w:i w:val="1"/>
          <w:iCs w:val="1"/>
          <w:u w:val="single"/>
        </w:rPr>
        <w:t>Archaea</w:t>
      </w:r>
      <w:r w:rsidRPr="1A38F639" w:rsidR="332B2F4D">
        <w:rPr>
          <w:rFonts w:ascii="Arial Nova" w:hAnsi="Arial Nova" w:eastAsia="Arial Nova" w:cs="Arial Nova"/>
        </w:rPr>
        <w:t xml:space="preserve"> and </w:t>
      </w:r>
      <w:r w:rsidRPr="4EF5E699" w:rsidR="332B2F4D">
        <w:rPr>
          <w:rFonts w:ascii="Arial Nova" w:hAnsi="Arial Nova" w:eastAsia="Arial Nova" w:cs="Arial Nova"/>
          <w:i w:val="1"/>
          <w:iCs w:val="1"/>
          <w:u w:val="single"/>
        </w:rPr>
        <w:t>Eukaryotic</w:t>
      </w:r>
      <w:r w:rsidRPr="4EF5E699" w:rsidR="7F934848">
        <w:rPr>
          <w:rFonts w:ascii="Arial Nova" w:hAnsi="Arial Nova" w:eastAsia="Arial Nova" w:cs="Arial Nova"/>
          <w:i w:val="0"/>
          <w:iCs w:val="0"/>
          <w:u w:val="none"/>
        </w:rPr>
        <w:t xml:space="preserve">, </w:t>
      </w:r>
      <w:r w:rsidRPr="4EF5E699" w:rsidR="7F934848">
        <w:rPr>
          <w:rFonts w:ascii="Arial Nova" w:hAnsi="Arial Nova" w:eastAsia="Arial Nova" w:cs="Arial Nova"/>
          <w:i w:val="0"/>
          <w:iCs w:val="0"/>
          <w:u w:val="none"/>
        </w:rPr>
        <w:t>(</w:t>
      </w:r>
      <w:r w:rsidRPr="4EF5E699" w:rsidR="7F934848">
        <w:rPr>
          <w:rFonts w:ascii="Arial Nova" w:hAnsi="Arial Nova" w:eastAsia="Arial Nova" w:cs="Arial Nova"/>
        </w:rPr>
        <w:t>Sheldrake, p86-87)</w:t>
      </w:r>
      <w:r w:rsidRPr="4EF5E699">
        <w:rPr>
          <w:rStyle w:val="Voetnootmarkering"/>
          <w:rFonts w:ascii="Arial Nova" w:hAnsi="Arial Nova" w:eastAsia="Arial Nova" w:cs="Arial Nova"/>
          <w:color w:val="767171" w:themeColor="background2" w:themeTint="FF" w:themeShade="80"/>
        </w:rPr>
        <w:footnoteReference w:id="23438"/>
      </w:r>
      <w:r w:rsidRPr="1A38F639" w:rsidR="332B2F4D">
        <w:rPr>
          <w:rFonts w:ascii="Arial Nova" w:hAnsi="Arial Nova" w:eastAsia="Arial Nova" w:cs="Arial Nova"/>
        </w:rPr>
        <w:t>.</w:t>
      </w:r>
      <w:r w:rsidRPr="1A38F639" w:rsidR="332B2F4D">
        <w:rPr>
          <w:rFonts w:ascii="Arial Nova" w:hAnsi="Arial Nova" w:eastAsia="Arial Nova" w:cs="Arial Nova"/>
          <w:color w:val="7030A0"/>
        </w:rPr>
        <w:t xml:space="preserve"> </w:t>
      </w:r>
      <w:r>
        <w:br/>
      </w:r>
      <w:r w:rsidRPr="4EF5E699" w:rsidR="0D0F99D6">
        <w:rPr>
          <w:rFonts w:ascii="Arial Nova" w:hAnsi="Arial Nova" w:eastAsia="Arial Nova" w:cs="Arial Nova"/>
          <w:color w:val="auto"/>
        </w:rPr>
        <w:t xml:space="preserve">When we enlarge</w:t>
      </w:r>
      <w:r w:rsidRPr="4EF5E699" w:rsidR="360D7575">
        <w:rPr>
          <w:rFonts w:ascii="Arial Nova" w:hAnsi="Arial Nova" w:eastAsia="Arial Nova" w:cs="Arial Nova"/>
          <w:color w:val="auto"/>
        </w:rPr>
        <w:t xml:space="preserve"> on of these domains,</w:t>
      </w:r>
      <w:r w:rsidRPr="4EF5E699" w:rsidR="0D0F99D6">
        <w:rPr>
          <w:rFonts w:ascii="Arial Nova" w:hAnsi="Arial Nova" w:eastAsia="Arial Nova" w:cs="Arial Nova"/>
          <w:color w:val="auto"/>
        </w:rPr>
        <w:t xml:space="preserve"> the Eukaryotic, the </w:t>
      </w:r>
      <w:r w:rsidRPr="4EF5E699" w:rsidR="0D0F99D6">
        <w:rPr>
          <w:rFonts w:ascii="Arial Nova" w:hAnsi="Arial Nova" w:eastAsia="Arial Nova" w:cs="Arial Nova"/>
          <w:color w:val="auto"/>
        </w:rPr>
        <w:t xml:space="preserve">microscopic features </w:t>
      </w:r>
      <w:r w:rsidRPr="4EF5E699" w:rsidR="0B7DF4C8">
        <w:rPr>
          <w:rFonts w:ascii="Arial Nova" w:hAnsi="Arial Nova" w:eastAsia="Arial Nova" w:cs="Arial Nova"/>
          <w:color w:val="auto"/>
        </w:rPr>
        <w:t xml:space="preserve">reveal these elements </w:t>
      </w:r>
      <w:r w:rsidRPr="4EF5E699" w:rsidR="6E6C4754">
        <w:rPr>
          <w:rFonts w:ascii="Arial Nova" w:hAnsi="Arial Nova" w:eastAsia="Arial Nova" w:cs="Arial Nova"/>
          <w:color w:val="auto"/>
        </w:rPr>
        <w:t xml:space="preserve">of</w:t>
      </w:r>
      <w:r w:rsidRPr="4EF5E699" w:rsidR="6E6C4754">
        <w:rPr>
          <w:rFonts w:ascii="Arial Nova" w:hAnsi="Arial Nova" w:eastAsia="Arial Nova" w:cs="Arial Nova"/>
          <w:color w:val="auto"/>
        </w:rPr>
        <w:t xml:space="preserve"> similarity between human and mushroom </w:t>
      </w:r>
      <w:r w:rsidRPr="4EF5E699" w:rsidR="0B7DF4C8">
        <w:rPr>
          <w:rFonts w:ascii="Arial Nova" w:hAnsi="Arial Nova" w:eastAsia="Arial Nova" w:cs="Arial Nova"/>
          <w:color w:val="auto"/>
        </w:rPr>
        <w:t xml:space="preserve">very well.</w:t>
      </w:r>
    </w:p>
    <w:p w:rsidR="3C13077B" w:rsidP="1A38F639" w:rsidRDefault="02FD635E" w14:paraId="2CB6D1BD" w14:textId="7035CB90">
      <w:pPr>
        <w:ind w:right="1440"/>
        <w:rPr>
          <w:rFonts w:ascii="Arial Nova" w:hAnsi="Arial Nova" w:eastAsia="Arial Nova" w:cs="Arial Nova"/>
        </w:rPr>
      </w:pPr>
      <w:r w:rsidRPr="1A38F639" w:rsidR="332B2F4D">
        <w:rPr>
          <w:rFonts w:ascii="Arial Nova" w:hAnsi="Arial Nova" w:eastAsia="Arial Nova" w:cs="Arial Nova"/>
        </w:rPr>
        <w:t>Animals, plants, algae or fung</w:t>
      </w:r>
      <w:r w:rsidRPr="1A38F639" w:rsidR="2022F4F5">
        <w:rPr>
          <w:rFonts w:ascii="Arial Nova" w:hAnsi="Arial Nova" w:eastAsia="Arial Nova" w:cs="Arial Nova"/>
        </w:rPr>
        <w:t>i</w:t>
      </w:r>
      <w:r w:rsidRPr="1A38F639" w:rsidR="332B2F4D">
        <w:rPr>
          <w:rFonts w:ascii="Arial Nova" w:hAnsi="Arial Nova" w:eastAsia="Arial Nova" w:cs="Arial Nova"/>
        </w:rPr>
        <w:t xml:space="preserve"> are eukaryotic organisms and share therefore also</w:t>
      </w:r>
      <w:r w:rsidRPr="1A38F639" w:rsidR="1097DBC8">
        <w:rPr>
          <w:rFonts w:ascii="Arial Nova" w:hAnsi="Arial Nova" w:eastAsia="Arial Nova" w:cs="Arial Nova"/>
        </w:rPr>
        <w:t xml:space="preserve"> the story of</w:t>
      </w:r>
      <w:r w:rsidRPr="1A38F639" w:rsidR="332B2F4D">
        <w:rPr>
          <w:rFonts w:ascii="Arial Nova" w:hAnsi="Arial Nova" w:eastAsia="Arial Nova" w:cs="Arial Nova"/>
        </w:rPr>
        <w:t xml:space="preserve"> “the long-lasting intimacy of strangers”</w:t>
      </w:r>
      <w:r w:rsidRPr="1A38F639" w:rsidR="3C13077B">
        <w:rPr>
          <w:rStyle w:val="Voetnootmarkering"/>
          <w:rFonts w:ascii="Arial Nova" w:hAnsi="Arial Nova" w:eastAsia="Arial Nova" w:cs="Arial Nova"/>
          <w:color w:val="767171" w:themeColor="background2" w:themeShade="80"/>
        </w:rPr>
        <w:footnoteReference w:id="66"/>
      </w:r>
      <w:r w:rsidRPr="1A38F639" w:rsidR="332B2F4D">
        <w:rPr>
          <w:rFonts w:ascii="Arial Nova" w:hAnsi="Arial Nova" w:eastAsia="Arial Nova" w:cs="Arial Nova"/>
        </w:rPr>
        <w:t xml:space="preserve">. This evolutionary theory is based on the symbiosis of organisms and not on the interpretation we also know </w:t>
      </w:r>
      <w:r w:rsidRPr="1A38F639" w:rsidR="162703AB">
        <w:rPr>
          <w:rFonts w:ascii="Arial Nova" w:hAnsi="Arial Nova" w:eastAsia="Arial Nova" w:cs="Arial Nova"/>
        </w:rPr>
        <w:t>as</w:t>
      </w:r>
      <w:r w:rsidRPr="1A38F639" w:rsidR="332B2F4D">
        <w:rPr>
          <w:rFonts w:ascii="Arial Nova" w:hAnsi="Arial Nova" w:eastAsia="Arial Nova" w:cs="Arial Nova"/>
        </w:rPr>
        <w:t xml:space="preserve"> Darwin</w:t>
      </w:r>
      <w:r w:rsidRPr="1A38F639" w:rsidR="462D3067">
        <w:rPr>
          <w:rFonts w:ascii="Arial Nova" w:hAnsi="Arial Nova" w:eastAsia="Arial Nova" w:cs="Arial Nova"/>
        </w:rPr>
        <w:t>’s</w:t>
      </w:r>
      <w:r w:rsidRPr="1A38F639" w:rsidR="2A9E8385">
        <w:rPr>
          <w:rFonts w:ascii="Arial Nova" w:hAnsi="Arial Nova" w:eastAsia="Arial Nova" w:cs="Arial Nova"/>
        </w:rPr>
        <w:t xml:space="preserve"> </w:t>
      </w:r>
      <w:r w:rsidRPr="1A38F639" w:rsidR="3C13077B">
        <w:rPr>
          <w:rStyle w:val="Voetnootmarkering"/>
          <w:rFonts w:ascii="Arial Nova" w:hAnsi="Arial Nova" w:eastAsia="Arial Nova" w:cs="Arial Nova"/>
          <w:color w:val="767171" w:themeColor="background2" w:themeShade="80"/>
        </w:rPr>
        <w:footnoteReference w:id="67"/>
      </w:r>
      <w:r w:rsidRPr="1A38F639" w:rsidR="332B2F4D">
        <w:rPr>
          <w:rFonts w:ascii="Arial Nova" w:hAnsi="Arial Nova" w:eastAsia="Arial Nova" w:cs="Arial Nova"/>
        </w:rPr>
        <w:t xml:space="preserve"> evolution theory, where </w:t>
      </w:r>
      <w:r w:rsidRPr="1A38F639" w:rsidR="265DB734">
        <w:rPr>
          <w:rFonts w:ascii="Arial Nova" w:hAnsi="Arial Nova" w:eastAsia="Arial Nova" w:cs="Arial Nova"/>
        </w:rPr>
        <w:t xml:space="preserve">the </w:t>
      </w:r>
      <w:r w:rsidRPr="1A38F639" w:rsidR="332B2F4D">
        <w:rPr>
          <w:rFonts w:ascii="Arial Nova" w:hAnsi="Arial Nova" w:eastAsia="Arial Nova" w:cs="Arial Nova"/>
        </w:rPr>
        <w:t xml:space="preserve">survival of the fittest reflects similarly </w:t>
      </w:r>
      <w:r w:rsidRPr="1A38F639" w:rsidR="1C1D8491">
        <w:rPr>
          <w:rFonts w:ascii="Arial Nova" w:hAnsi="Arial Nova" w:eastAsia="Arial Nova" w:cs="Arial Nova"/>
        </w:rPr>
        <w:t xml:space="preserve">on</w:t>
      </w:r>
      <w:r w:rsidRPr="1A38F639" w:rsidR="332B2F4D">
        <w:rPr>
          <w:rFonts w:ascii="Arial Nova" w:hAnsi="Arial Nova" w:eastAsia="Arial Nova" w:cs="Arial Nova"/>
        </w:rPr>
        <w:t xml:space="preserve"> the competitive nature of the capitalised western society. What makes this story so interesting and relevant to us, is that </w:t>
      </w:r>
      <w:r w:rsidR="07951FE3">
        <w:rPr>
          <w:rFonts w:ascii="Arial Nova" w:hAnsi="Arial Nova" w:eastAsia="Arial Nova" w:cs="Arial Nova"/>
        </w:rPr>
        <w:t xml:space="preserve">it </w:t>
      </w:r>
      <w:r w:rsidRPr="1A38F639" w:rsidR="332B2F4D">
        <w:rPr>
          <w:rFonts w:ascii="Arial Nova" w:hAnsi="Arial Nova" w:eastAsia="Arial Nova" w:cs="Arial Nova"/>
        </w:rPr>
        <w:t>is based on most of the significant moments</w:t>
      </w:r>
      <w:r w:rsidRPr="1A38F639" w:rsidR="631470AD">
        <w:rPr>
          <w:rFonts w:ascii="Arial Nova" w:hAnsi="Arial Nova" w:eastAsia="Arial Nova" w:cs="Arial Nova"/>
        </w:rPr>
        <w:t xml:space="preserve"> </w:t>
      </w:r>
      <w:r w:rsidRPr="1A38F639" w:rsidR="332B2F4D">
        <w:rPr>
          <w:rFonts w:ascii="Arial Nova" w:hAnsi="Arial Nova" w:eastAsia="Arial Nova" w:cs="Arial Nova"/>
        </w:rPr>
        <w:t xml:space="preserve">in the evolution. It shows the convergence, </w:t>
      </w:r>
      <w:r w:rsidRPr="1A38F639" w:rsidR="29001C99">
        <w:rPr>
          <w:rFonts w:ascii="Arial Nova" w:hAnsi="Arial Nova" w:eastAsia="Arial Nova" w:cs="Arial Nova"/>
        </w:rPr>
        <w:t xml:space="preserve">the </w:t>
      </w:r>
      <w:r w:rsidRPr="1A38F639" w:rsidR="332B2F4D">
        <w:rPr>
          <w:rFonts w:ascii="Arial Nova" w:hAnsi="Arial Nova" w:eastAsia="Arial Nova" w:cs="Arial Nova"/>
        </w:rPr>
        <w:t xml:space="preserve">collaboration, </w:t>
      </w:r>
      <w:r w:rsidRPr="1A38F639" w:rsidR="2D284A79">
        <w:rPr>
          <w:rFonts w:ascii="Arial Nova" w:hAnsi="Arial Nova" w:eastAsia="Arial Nova" w:cs="Arial Nova"/>
        </w:rPr>
        <w:t xml:space="preserve">the </w:t>
      </w:r>
      <w:r w:rsidRPr="1A38F639" w:rsidR="332B2F4D">
        <w:rPr>
          <w:rFonts w:ascii="Arial Nova" w:hAnsi="Arial Nova" w:eastAsia="Arial Nova" w:cs="Arial Nova"/>
        </w:rPr>
        <w:t xml:space="preserve">coming together and staying together of different organisms. (1967, </w:t>
      </w:r>
      <w:r w:rsidRPr="4EF5E699" w:rsidR="332B2F4D">
        <w:rPr>
          <w:rFonts w:ascii="Arial Nova" w:hAnsi="Arial Nova" w:eastAsia="Arial Nova" w:cs="Arial Nova"/>
          <w:i w:val="1"/>
          <w:iCs w:val="1"/>
        </w:rPr>
        <w:t xml:space="preserve">Lynn Margulis, </w:t>
      </w:r>
      <w:r w:rsidRPr="1A38F639" w:rsidR="332B2F4D">
        <w:rPr>
          <w:rFonts w:ascii="Arial Nova" w:hAnsi="Arial Nova" w:eastAsia="Arial Nova" w:cs="Arial Nova"/>
        </w:rPr>
        <w:t xml:space="preserve">US biologist) </w:t>
      </w:r>
      <w:r w:rsidR="3C13077B">
        <w:br/>
      </w:r>
      <w:r w:rsidRPr="1A38F639" w:rsidR="332B2F4D">
        <w:rPr>
          <w:rFonts w:ascii="Arial Nova" w:hAnsi="Arial Nova" w:eastAsia="Arial Nova" w:cs="Arial Nova"/>
        </w:rPr>
        <w:t>We could call this coming together and sticking together of species</w:t>
      </w:r>
      <w:r w:rsidRPr="1A38F639" w:rsidR="474FAFA3">
        <w:rPr>
          <w:rFonts w:ascii="Arial Nova" w:hAnsi="Arial Nova" w:eastAsia="Arial Nova" w:cs="Arial Nova"/>
        </w:rPr>
        <w:t xml:space="preserve"> </w:t>
      </w:r>
      <w:r>
        <w:br/>
      </w:r>
      <w:r w:rsidRPr="1A38F639" w:rsidR="474FAFA3">
        <w:rPr>
          <w:rFonts w:ascii="Arial Nova" w:hAnsi="Arial Nova" w:eastAsia="Arial Nova" w:cs="Arial Nova"/>
        </w:rPr>
        <w:t xml:space="preserve">a</w:t>
      </w:r>
      <w:r w:rsidRPr="1A38F639" w:rsidR="332B2F4D">
        <w:rPr>
          <w:rFonts w:ascii="Arial Nova" w:hAnsi="Arial Nova" w:eastAsia="Arial Nova" w:cs="Arial Nova"/>
        </w:rPr>
        <w:t xml:space="preserve"> symbiosis. As mammals and fungi are both Eukaryotic organisms</w:t>
      </w:r>
      <w:r w:rsidRPr="1A38F639" w:rsidR="332B2F4D">
        <w:rPr>
          <w:rFonts w:ascii="Arial Nova" w:hAnsi="Arial Nova" w:eastAsia="Arial Nova" w:cs="Arial Nova"/>
        </w:rPr>
        <w:t>,</w:t>
      </w:r>
      <w:r w:rsidRPr="1A38F639" w:rsidR="332B2F4D">
        <w:rPr>
          <w:rFonts w:ascii="Arial Nova" w:hAnsi="Arial Nova" w:eastAsia="Arial Nova" w:cs="Arial Nova"/>
        </w:rPr>
        <w:t xml:space="preserve"> </w:t>
      </w:r>
      <w:r>
        <w:br/>
      </w:r>
      <w:r w:rsidRPr="1A38F639" w:rsidR="332B2F4D">
        <w:rPr>
          <w:rFonts w:ascii="Arial Nova" w:hAnsi="Arial Nova" w:eastAsia="Arial Nova" w:cs="Arial Nova"/>
        </w:rPr>
        <w:t>our</w:t>
      </w:r>
      <w:r w:rsidRPr="4EF5E699" w:rsidR="332B2F4D">
        <w:rPr>
          <w:rFonts w:ascii="Arial Nova" w:hAnsi="Arial Nova" w:eastAsia="Arial Nova" w:cs="Arial Nova"/>
          <w:i w:val="1"/>
          <w:iCs w:val="1"/>
        </w:rPr>
        <w:t xml:space="preserve"> </w:t>
      </w:r>
      <w:r w:rsidRPr="1A38F639" w:rsidR="332B2F4D">
        <w:rPr>
          <w:rFonts w:ascii="Arial Nova" w:hAnsi="Arial Nova" w:eastAsia="Arial Nova" w:cs="Arial Nova"/>
        </w:rPr>
        <w:t>cell structure is even almost alike</w:t>
      </w:r>
      <w:r w:rsidRPr="4EF5E699" w:rsidR="332B2F4D">
        <w:rPr>
          <w:rFonts w:ascii="Arial Nova" w:hAnsi="Arial Nova" w:eastAsia="Arial Nova" w:cs="Arial Nova"/>
          <w:i w:val="1"/>
          <w:iCs w:val="1"/>
        </w:rPr>
        <w:t xml:space="preserve">. </w:t>
      </w:r>
      <w:r w:rsidRPr="1A38F639" w:rsidR="332B2F4D">
        <w:rPr>
          <w:rFonts w:ascii="Arial Nova" w:hAnsi="Arial Nova" w:eastAsia="Arial Nova" w:cs="Arial Nova"/>
        </w:rPr>
        <w:t>Could mushrooms help us find the answers we</w:t>
      </w:r>
      <w:r w:rsidR="751BFD7E">
        <w:rPr>
          <w:rFonts w:ascii="Arial Nova" w:hAnsi="Arial Nova" w:eastAsia="Arial Nova" w:cs="Arial Nova"/>
        </w:rPr>
        <w:t xml:space="preserve">’re </w:t>
      </w:r>
      <w:r w:rsidRPr="1A38F639" w:rsidR="332B2F4D">
        <w:rPr>
          <w:rFonts w:ascii="Arial Nova" w:hAnsi="Arial Nova" w:eastAsia="Arial Nova" w:cs="Arial Nova"/>
        </w:rPr>
        <w:t>looking for? And could fungi</w:t>
      </w:r>
      <w:r w:rsidR="751BFD7E">
        <w:rPr>
          <w:rFonts w:ascii="Arial Nova" w:hAnsi="Arial Nova" w:eastAsia="Arial Nova" w:cs="Arial Nova"/>
        </w:rPr>
        <w:t xml:space="preserve"> </w:t>
      </w:r>
      <w:r w:rsidRPr="1A38F639" w:rsidR="332B2F4D">
        <w:rPr>
          <w:rFonts w:ascii="Arial Nova" w:hAnsi="Arial Nova" w:eastAsia="Arial Nova" w:cs="Arial Nova"/>
        </w:rPr>
        <w:t>actual</w:t>
      </w:r>
      <w:r w:rsidR="751BFD7E">
        <w:rPr>
          <w:rFonts w:ascii="Arial Nova" w:hAnsi="Arial Nova" w:eastAsia="Arial Nova" w:cs="Arial Nova"/>
        </w:rPr>
        <w:t xml:space="preserve">ly be</w:t>
      </w:r>
      <w:r w:rsidR="751BFD7E">
        <w:rPr>
          <w:rFonts w:ascii="Arial Nova" w:hAnsi="Arial Nova" w:eastAsia="Arial Nova" w:cs="Arial Nova"/>
        </w:rPr>
        <w:t xml:space="preserve"> the </w:t>
      </w:r>
      <w:r w:rsidR="428BF277">
        <w:rPr>
          <w:rFonts w:ascii="Arial Nova" w:hAnsi="Arial Nova" w:eastAsia="Arial Nova" w:cs="Arial Nova"/>
        </w:rPr>
        <w:t xml:space="preserve">most </w:t>
      </w:r>
      <w:r w:rsidRPr="1A38F639" w:rsidR="332B2F4D">
        <w:rPr>
          <w:rFonts w:ascii="Arial Nova" w:hAnsi="Arial Nova" w:eastAsia="Arial Nova" w:cs="Arial Nova"/>
        </w:rPr>
        <w:t>dominat</w:t>
      </w:r>
      <w:r w:rsidR="751BFD7E">
        <w:rPr>
          <w:rFonts w:ascii="Arial Nova" w:hAnsi="Arial Nova" w:eastAsia="Arial Nova" w:cs="Arial Nova"/>
        </w:rPr>
        <w:t>ing</w:t>
      </w:r>
      <w:r w:rsidRPr="1A38F639" w:rsidR="332B2F4D">
        <w:rPr>
          <w:rFonts w:ascii="Arial Nova" w:hAnsi="Arial Nova" w:eastAsia="Arial Nova" w:cs="Arial Nova"/>
        </w:rPr>
        <w:t xml:space="preserve"> species on earth?  </w:t>
      </w:r>
    </w:p>
    <w:p w:rsidRPr="004C4C17" w:rsidR="3C13077B" w:rsidP="004C4C17" w:rsidRDefault="02FD635E" w14:paraId="5A457A93" w14:textId="72C812D1">
      <w:pPr>
        <w:ind w:right="1440"/>
        <w:rPr>
          <w:rFonts w:ascii="Georgia Pro" w:hAnsi="Georgia Pro" w:eastAsia="Georgia Pro" w:cs="Georgia Pro"/>
          <w:color w:val="767171" w:themeColor="background2" w:themeShade="80"/>
        </w:rPr>
      </w:pPr>
      <w:r w:rsidRPr="1A38F639" w:rsidR="332B2F4D">
        <w:rPr>
          <w:rFonts w:ascii="Arial Nova" w:hAnsi="Arial Nova" w:eastAsia="Arial Nova" w:cs="Arial Nova"/>
        </w:rPr>
        <w:t xml:space="preserve">The term originates from the former Botanist Anton </w:t>
      </w:r>
      <w:r w:rsidRPr="1A38F639" w:rsidR="332B2F4D">
        <w:rPr>
          <w:rFonts w:ascii="Arial Nova" w:hAnsi="Arial Nova" w:eastAsia="Arial Nova" w:cs="Arial Nova"/>
        </w:rPr>
        <w:t>DeBary</w:t>
      </w:r>
      <w:r w:rsidRPr="1A38F639" w:rsidR="332B2F4D">
        <w:rPr>
          <w:rFonts w:ascii="Arial Nova" w:hAnsi="Arial Nova" w:eastAsia="Arial Nova" w:cs="Arial Nova"/>
        </w:rPr>
        <w:t xml:space="preserve"> in 1873</w:t>
      </w:r>
      <w:ins w:author="mrsybot@gmail.com" w:date="2023-02-19T19:07:00Z" w:id="1590629475">
        <w:r w:rsidRPr="4EF5E699" w:rsidR="702C0AD6">
          <w:rPr>
            <w:rFonts w:ascii="Arial Nova" w:hAnsi="Arial Nova" w:eastAsia="Arial Nova" w:cs="Arial Nova"/>
          </w:rPr>
          <w:t>,</w:t>
        </w:r>
      </w:ins>
      <w:r w:rsidRPr="1A38F639" w:rsidR="332B2F4D">
        <w:rPr>
          <w:rFonts w:ascii="Arial Nova" w:hAnsi="Arial Nova" w:eastAsia="Arial Nova" w:cs="Arial Nova"/>
        </w:rPr>
        <w:t xml:space="preserve"> and the idea of </w:t>
      </w:r>
      <w:r w:rsidRPr="1A38F639" w:rsidR="332B2F4D">
        <w:rPr>
          <w:rFonts w:ascii="Arial Nova" w:hAnsi="Arial Nova" w:eastAsia="Arial Nova" w:cs="Arial Nova"/>
        </w:rPr>
        <w:t>symbiogenisis</w:t>
      </w:r>
      <w:r w:rsidRPr="1A38F639" w:rsidR="332B2F4D">
        <w:rPr>
          <w:rFonts w:ascii="Arial Nova" w:hAnsi="Arial Nova" w:eastAsia="Arial Nova" w:cs="Arial Nova"/>
        </w:rPr>
        <w:t xml:space="preserve"> has been invented by Konstantin Berezovsky (1855-1921), which can be understood as "the living together of very different kinds of organisms.”</w:t>
      </w:r>
      <w:r w:rsidRPr="1A38F639" w:rsidR="332B2F4D">
        <w:rPr>
          <w:rFonts w:ascii="Arial Nova" w:hAnsi="Arial Nova" w:eastAsia="Arial Nova" w:cs="Arial Nova"/>
          <w:color w:val="FF0000"/>
        </w:rPr>
        <w:t xml:space="preserve"> </w:t>
      </w:r>
      <w:r w:rsidRPr="1A38F639" w:rsidR="138D4C79">
        <w:rPr>
          <w:rFonts w:ascii="Arial Nova" w:hAnsi="Arial Nova" w:eastAsia="Arial Nova" w:cs="Arial Nova"/>
        </w:rPr>
        <w:t>Margulis: “</w:t>
      </w:r>
      <w:r w:rsidRPr="4EF5E699" w:rsidR="332B2F4D">
        <w:rPr>
          <w:rFonts w:ascii="Arial Nova" w:hAnsi="Arial Nova" w:eastAsia="Arial Nova" w:cs="Arial Nova"/>
          <w:i w:val="1"/>
          <w:iCs w:val="1"/>
        </w:rPr>
        <w:t>In some situation (I think over the course of evolution) this shared living</w:t>
      </w:r>
      <w:r w:rsidRPr="4EF5E699" w:rsidR="4FAD5ADA">
        <w:rPr>
          <w:rFonts w:ascii="Arial Nova" w:hAnsi="Arial Nova" w:eastAsia="Arial Nova" w:cs="Arial Nova"/>
          <w:i w:val="1"/>
          <w:iCs w:val="1"/>
        </w:rPr>
        <w:t xml:space="preserve"> and </w:t>
      </w:r>
      <w:r w:rsidRPr="4EF5E699" w:rsidR="332B2F4D">
        <w:rPr>
          <w:rFonts w:ascii="Arial Nova" w:hAnsi="Arial Nova" w:eastAsia="Arial Nova" w:cs="Arial Nova"/>
          <w:i w:val="1"/>
          <w:iCs w:val="1"/>
        </w:rPr>
        <w:t xml:space="preserve">collaboration came from sharing the habitats, </w:t>
      </w:r>
      <w:r w:rsidRPr="4EF5E699" w:rsidR="332B2F4D">
        <w:rPr>
          <w:rFonts w:ascii="Arial Nova" w:hAnsi="Arial Nova" w:eastAsia="Arial Nova" w:cs="Arial Nova"/>
          <w:i w:val="1"/>
          <w:iCs w:val="1"/>
        </w:rPr>
        <w:lastRenderedPageBreak/>
        <w:t xml:space="preserve">leading to living and sticking together. This process can be understood as </w:t>
      </w:r>
      <w:r w:rsidRPr="4EF5E699" w:rsidR="332B2F4D">
        <w:rPr>
          <w:rFonts w:ascii="Arial Nova" w:hAnsi="Arial Nova" w:eastAsia="Arial Nova" w:cs="Arial Nova"/>
          <w:i w:val="1"/>
          <w:iCs w:val="1"/>
        </w:rPr>
        <w:t>symbiogenisis</w:t>
      </w:r>
      <w:r w:rsidRPr="4EF5E699" w:rsidR="332B2F4D">
        <w:rPr>
          <w:rFonts w:ascii="Arial Nova" w:hAnsi="Arial Nova" w:eastAsia="Arial Nova" w:cs="Arial Nova"/>
          <w:i w:val="1"/>
          <w:iCs w:val="1"/>
        </w:rPr>
        <w:t>.</w:t>
      </w:r>
      <w:r w:rsidRPr="1A38F639" w:rsidR="398B6196">
        <w:rPr>
          <w:rFonts w:ascii="Arial Nova" w:hAnsi="Arial Nova" w:eastAsia="Arial Nova" w:cs="Arial Nova"/>
        </w:rPr>
        <w:t>”</w:t>
      </w:r>
      <w:r w:rsidRPr="1A38F639" w:rsidR="332B2F4D">
        <w:rPr>
          <w:rFonts w:ascii="Arial Nova" w:hAnsi="Arial Nova" w:eastAsia="Arial Nova" w:cs="Arial Nova"/>
        </w:rPr>
        <w:t xml:space="preserve"> Lynn is aware of her different approach </w:t>
      </w:r>
      <w:r w:rsidRPr="1A38F639" w:rsidR="2850D6DA">
        <w:rPr>
          <w:rFonts w:ascii="Arial Nova" w:hAnsi="Arial Nova" w:eastAsia="Arial Nova" w:cs="Arial Nova"/>
        </w:rPr>
        <w:t xml:space="preserve">and </w:t>
      </w:r>
      <w:r w:rsidRPr="1A38F639" w:rsidR="332B2F4D">
        <w:rPr>
          <w:rFonts w:ascii="Arial Nova" w:hAnsi="Arial Nova" w:eastAsia="Arial Nova" w:cs="Arial Nova"/>
        </w:rPr>
        <w:t>belief on evolution</w:t>
      </w:r>
      <w:r w:rsidRPr="1A38F639" w:rsidR="0A7B0476">
        <w:rPr>
          <w:rFonts w:ascii="Arial Nova" w:hAnsi="Arial Nova" w:eastAsia="Arial Nova" w:cs="Arial Nova"/>
        </w:rPr>
        <w:t>. E</w:t>
      </w:r>
      <w:r w:rsidRPr="1A38F639" w:rsidR="56CEF44C">
        <w:rPr>
          <w:rFonts w:ascii="Arial Nova" w:hAnsi="Arial Nova" w:eastAsia="Arial Nova" w:cs="Arial Nova"/>
        </w:rPr>
        <w:t xml:space="preserve">ven when </w:t>
      </w:r>
      <w:r w:rsidRPr="1A38F639" w:rsidR="332B2F4D">
        <w:rPr>
          <w:rFonts w:ascii="Arial Nova" w:hAnsi="Arial Nova" w:eastAsia="Arial Nova" w:cs="Arial Nova"/>
        </w:rPr>
        <w:t xml:space="preserve">she had to stand her ground to other leading figures </w:t>
      </w:r>
      <w:r w:rsidR="3C13077B">
        <w:br/>
      </w:r>
      <w:r w:rsidRPr="1A38F639" w:rsidR="7F389D4C">
        <w:rPr>
          <w:rFonts w:ascii="Arial Nova" w:hAnsi="Arial Nova" w:eastAsia="Arial Nova" w:cs="Arial Nova"/>
        </w:rPr>
        <w:t xml:space="preserve">that </w:t>
      </w:r>
      <w:r w:rsidRPr="1A38F639" w:rsidR="7F389D4C">
        <w:rPr>
          <w:rFonts w:ascii="Arial Nova" w:hAnsi="Arial Nova" w:eastAsia="Arial Nova" w:cs="Arial Nova"/>
        </w:rPr>
        <w:t>weren't</w:t>
      </w:r>
      <w:r w:rsidRPr="1A38F639" w:rsidR="332B2F4D">
        <w:rPr>
          <w:rFonts w:ascii="Arial Nova" w:hAnsi="Arial Nova" w:eastAsia="Arial Nova" w:cs="Arial Nova"/>
        </w:rPr>
        <w:t xml:space="preserve"> taking her </w:t>
      </w:r>
      <w:r w:rsidRPr="1A38F639" w:rsidR="661C96F7">
        <w:rPr>
          <w:rFonts w:ascii="Arial Nova" w:hAnsi="Arial Nova" w:eastAsia="Arial Nova" w:cs="Arial Nova"/>
        </w:rPr>
        <w:t>alternative studies on</w:t>
      </w:r>
      <w:r w:rsidRPr="1A38F639" w:rsidR="332B2F4D">
        <w:rPr>
          <w:rFonts w:ascii="Arial Nova" w:hAnsi="Arial Nova" w:eastAsia="Arial Nova" w:cs="Arial Nova"/>
        </w:rPr>
        <w:t xml:space="preserve"> </w:t>
      </w:r>
      <w:r w:rsidRPr="1A38F639" w:rsidR="1F9FEA4D">
        <w:rPr>
          <w:rFonts w:ascii="Arial Nova" w:hAnsi="Arial Nova" w:eastAsia="Arial Nova" w:cs="Arial Nova"/>
        </w:rPr>
        <w:t xml:space="preserve">the </w:t>
      </w:r>
      <w:r w:rsidRPr="1A38F639" w:rsidR="332B2F4D">
        <w:rPr>
          <w:rFonts w:ascii="Arial Nova" w:hAnsi="Arial Nova" w:eastAsia="Arial Nova" w:cs="Arial Nova"/>
        </w:rPr>
        <w:t xml:space="preserve">evolution </w:t>
      </w:r>
      <w:r w:rsidRPr="1A38F639" w:rsidR="2329DB49">
        <w:rPr>
          <w:rFonts w:ascii="Arial Nova" w:hAnsi="Arial Nova" w:eastAsia="Arial Nova" w:cs="Arial Nova"/>
        </w:rPr>
        <w:t xml:space="preserve">theory </w:t>
      </w:r>
      <w:r w:rsidRPr="1A38F639" w:rsidR="332B2F4D">
        <w:rPr>
          <w:rFonts w:ascii="Arial Nova" w:hAnsi="Arial Nova" w:eastAsia="Arial Nova" w:cs="Arial Nova"/>
        </w:rPr>
        <w:t>seriously</w:t>
      </w:r>
      <w:r w:rsidRPr="1A38F639" w:rsidR="6EB7DC2F">
        <w:rPr>
          <w:rFonts w:ascii="Arial Nova" w:hAnsi="Arial Nova" w:eastAsia="Arial Nova" w:cs="Arial Nova"/>
        </w:rPr>
        <w:t xml:space="preserve">, she </w:t>
      </w:r>
      <w:r w:rsidRPr="1A38F639" w:rsidR="6EB7DC2F">
        <w:rPr>
          <w:rFonts w:ascii="Arial Nova" w:hAnsi="Arial Nova" w:eastAsia="Arial Nova" w:cs="Arial Nova"/>
        </w:rPr>
        <w:t>wouldn't</w:t>
      </w:r>
      <w:r w:rsidRPr="1A38F639" w:rsidR="6EB7DC2F">
        <w:rPr>
          <w:rFonts w:ascii="Arial Nova" w:hAnsi="Arial Nova" w:eastAsia="Arial Nova" w:cs="Arial Nova"/>
        </w:rPr>
        <w:t xml:space="preserve"> give up on</w:t>
      </w:r>
      <w:r w:rsidRPr="1A38F639" w:rsidR="018201EF">
        <w:rPr>
          <w:rFonts w:ascii="Arial Nova" w:hAnsi="Arial Nova" w:eastAsia="Arial Nova" w:cs="Arial Nova"/>
        </w:rPr>
        <w:t xml:space="preserve"> trying to</w:t>
      </w:r>
      <w:r w:rsidRPr="1A38F639" w:rsidR="6EB7DC2F">
        <w:rPr>
          <w:rFonts w:ascii="Arial Nova" w:hAnsi="Arial Nova" w:eastAsia="Arial Nova" w:cs="Arial Nova"/>
        </w:rPr>
        <w:t xml:space="preserve"> publish them</w:t>
      </w:r>
      <w:r w:rsidRPr="1A38F639" w:rsidR="7A1EE349">
        <w:rPr>
          <w:rFonts w:ascii="Arial Nova" w:hAnsi="Arial Nova" w:eastAsia="Arial Nova" w:cs="Arial Nova"/>
        </w:rPr>
        <w:t xml:space="preserve"> under a pseudonym</w:t>
      </w:r>
      <w:r w:rsidRPr="1A38F639" w:rsidR="6EB7DC2F">
        <w:rPr>
          <w:rFonts w:ascii="Arial Nova" w:hAnsi="Arial Nova" w:eastAsia="Arial Nova" w:cs="Arial Nova"/>
        </w:rPr>
        <w:t>.</w:t>
      </w:r>
      <w:r w:rsidRPr="1A38F639" w:rsidR="332B2F4D">
        <w:rPr>
          <w:rFonts w:ascii="Arial Nova" w:hAnsi="Arial Nova" w:eastAsia="Arial Nova" w:cs="Arial Nova"/>
        </w:rPr>
        <w:t xml:space="preserve"> </w:t>
      </w:r>
      <w:r>
        <w:br/>
      </w:r>
      <w:r w:rsidRPr="1A38F639" w:rsidR="47728DF5">
        <w:rPr>
          <w:rFonts w:ascii="Arial Nova" w:hAnsi="Arial Nova" w:eastAsia="Arial Nova" w:cs="Arial Nova"/>
          <w:b w:val="1"/>
          <w:bCs w:val="1"/>
          <w:color w:val="7B7B7B" w:themeColor="accent3" w:themeShade="BF"/>
        </w:rPr>
        <w:t>Margulis:</w:t>
      </w:r>
      <w:r w:rsidRPr="1A38F639" w:rsidR="47728DF5">
        <w:rPr>
          <w:rFonts w:ascii="Arial Nova" w:hAnsi="Arial Nova" w:eastAsia="Arial Nova" w:cs="Arial Nova"/>
          <w:color w:val="7B7B7B" w:themeColor="accent3" w:themeShade="BF"/>
        </w:rPr>
        <w:t xml:space="preserve"> </w:t>
      </w:r>
      <w:r w:rsidRPr="1A38F639" w:rsidR="332B2F4D">
        <w:rPr>
          <w:rFonts w:ascii="Arial Nova" w:hAnsi="Arial Nova" w:eastAsia="Arial Nova" w:cs="Arial Nova"/>
          <w:color w:val="7B7B7B" w:themeColor="accent3" w:themeShade="BF"/>
        </w:rPr>
        <w:t>“Appearance of new bodies, new organs, new species.” (p43, ch3)</w:t>
      </w:r>
      <w:r w:rsidRPr="1A38F639" w:rsidR="3C13077B">
        <w:rPr>
          <w:rStyle w:val="Voetnootmarkering"/>
          <w:rFonts w:ascii="Calibri" w:hAnsi="Calibri" w:eastAsia="Calibri" w:cs="Calibri"/>
          <w:color w:val="7B7B7B" w:themeColor="accent3" w:themeShade="BF"/>
        </w:rPr>
        <w:footnoteReference w:id="69"/>
      </w:r>
      <w:r w:rsidR="3C13077B">
        <w:br/>
      </w:r>
      <w:r w:rsidR="3E380222">
        <w:rPr>
          <w:noProof/>
        </w:rPr>
        <w:drawing>
          <wp:inline distT="0" distB="0" distL="0" distR="0" wp14:anchorId="28E206D4" wp14:editId="45870BDE">
            <wp:extent cx="3566164" cy="5123676"/>
            <wp:effectExtent l="0" t="0" r="0" b="0"/>
            <wp:docPr id="82815090" name="Afbeelding 8281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66164" cy="5123676"/>
                    </a:xfrm>
                    <a:prstGeom prst="rect">
                      <a:avLst/>
                    </a:prstGeom>
                  </pic:spPr>
                </pic:pic>
              </a:graphicData>
            </a:graphic>
          </wp:inline>
        </w:drawing>
      </w:r>
      <w:r w:rsidR="3C13077B">
        <w:br/>
      </w:r>
      <w:r w:rsidRPr="2C2AB389" w:rsidR="7DC0F155">
        <w:rPr>
          <w:rFonts w:ascii="Arial Nova" w:hAnsi="Arial Nova" w:eastAsia="Arial Nova" w:cs="Arial Nova"/>
          <w:color w:val="767171" w:themeColor="background2" w:themeShade="80"/>
          <w:sz w:val="20"/>
          <w:szCs w:val="20"/>
        </w:rPr>
        <w:t xml:space="preserve">Figure and example of Lynn's </w:t>
      </w:r>
      <w:r w:rsidRPr="2C2AB389" w:rsidR="7DC0F155">
        <w:rPr>
          <w:rFonts w:ascii="Arial Nova" w:hAnsi="Arial Nova" w:eastAsia="Arial Nova" w:cs="Arial Nova"/>
          <w:color w:val="767171" w:themeColor="background2" w:themeShade="80"/>
          <w:sz w:val="20"/>
          <w:szCs w:val="20"/>
        </w:rPr>
        <w:t>symbiogenisis</w:t>
      </w:r>
      <w:r w:rsidRPr="2C2AB389" w:rsidR="7DC0F155">
        <w:rPr>
          <w:rFonts w:ascii="Arial Nova" w:hAnsi="Arial Nova" w:eastAsia="Arial Nova" w:cs="Arial Nova"/>
          <w:color w:val="767171" w:themeColor="background2" w:themeShade="80"/>
          <w:sz w:val="20"/>
          <w:szCs w:val="20"/>
        </w:rPr>
        <w:t xml:space="preserve"> evolution theory</w:t>
      </w:r>
      <w:r w:rsidR="3C13077B">
        <w:br/>
      </w:r>
      <w:r w:rsidRPr="2C2AB389" w:rsidR="5FA2A051">
        <w:rPr>
          <w:rFonts w:ascii="Arial Nova" w:hAnsi="Arial Nova" w:eastAsia="Arial Nova" w:cs="Arial Nova"/>
          <w:color w:val="767171" w:themeColor="background2" w:themeShade="80"/>
          <w:sz w:val="20"/>
          <w:szCs w:val="20"/>
        </w:rPr>
        <w:t xml:space="preserve">(p41 figure 2, SET </w:t>
      </w:r>
      <w:r w:rsidRPr="4EF5E699" w:rsidR="5FA2A051">
        <w:rPr>
          <w:rFonts w:ascii="Arial Nova" w:hAnsi="Arial Nova" w:eastAsia="Arial Nova" w:cs="Arial Nova"/>
          <w:i w:val="1"/>
          <w:iCs w:val="1"/>
          <w:color w:val="767171" w:themeColor="background2" w:themeShade="80"/>
          <w:sz w:val="18"/>
          <w:szCs w:val="18"/>
        </w:rPr>
        <w:t>Serial Endosymbiosis Theory</w:t>
      </w:r>
      <w:r w:rsidRPr="2C2AB389" w:rsidR="5FA2A051">
        <w:rPr>
          <w:rFonts w:ascii="Arial Nova" w:hAnsi="Arial Nova" w:eastAsia="Arial Nova" w:cs="Arial Nova"/>
          <w:color w:val="767171" w:themeColor="background2" w:themeShade="80"/>
          <w:sz w:val="18"/>
          <w:szCs w:val="18"/>
        </w:rPr>
        <w:t>) phylogeny</w:t>
      </w:r>
      <w:r>
        <w:br/>
      </w:r>
      <w:r>
        <w:br/>
      </w:r>
      <w:r>
        <w:br/>
      </w:r>
      <w:r>
        <w:br/>
      </w:r>
      <w:r w:rsidRPr="3A3F9144" w:rsidR="0D0F6C12">
        <w:rPr>
          <w:rFonts w:ascii="Arial Nova" w:hAnsi="Arial Nova" w:eastAsia="Arial Nova" w:cs="Arial Nova"/>
        </w:rPr>
        <w:lastRenderedPageBreak/>
        <w:t>Another scholar who supports this theory is Donna Haraway</w:t>
      </w:r>
      <w:r w:rsidRPr="3A3F9144" w:rsidR="3C13077B">
        <w:rPr>
          <w:rStyle w:val="Voetnootmarkering"/>
          <w:rFonts w:ascii="Arial Nova" w:hAnsi="Arial Nova" w:eastAsia="Arial Nova" w:cs="Arial Nova"/>
          <w:color w:val="767171" w:themeColor="background2" w:themeShade="80"/>
        </w:rPr>
        <w:footnoteReference w:id="70"/>
      </w:r>
      <w:r w:rsidRPr="3A3F9144" w:rsidR="0D0F6C12">
        <w:rPr>
          <w:rFonts w:ascii="Arial Nova" w:hAnsi="Arial Nova" w:eastAsia="Arial Nova" w:cs="Arial Nova"/>
        </w:rPr>
        <w:t xml:space="preserve">: </w:t>
      </w:r>
      <w:r w:rsidRPr="3A3F9144" w:rsidR="401EF56F">
        <w:rPr>
          <w:rFonts w:ascii="Arial Nova" w:hAnsi="Arial Nova" w:eastAsia="Arial Nova" w:cs="Arial Nova"/>
        </w:rPr>
        <w:t xml:space="preserve">her</w:t>
      </w:r>
      <w:r w:rsidRPr="3A3F9144" w:rsidR="0D0F6C12">
        <w:rPr>
          <w:rFonts w:ascii="Arial Nova" w:hAnsi="Arial Nova" w:eastAsia="Arial Nova" w:cs="Arial Nova"/>
        </w:rPr>
        <w:t xml:space="preserve"> </w:t>
      </w:r>
      <w:r w:rsidR="3C13077B">
        <w:br/>
      </w:r>
      <w:r w:rsidRPr="3A3F9144" w:rsidR="0D0F6C12">
        <w:rPr>
          <w:rFonts w:ascii="Arial Nova" w:hAnsi="Arial Nova" w:eastAsia="Arial Nova" w:cs="Arial Nova"/>
        </w:rPr>
        <w:t>Camille stories</w:t>
      </w:r>
      <w:r w:rsidRPr="2FDF23B2" w:rsidR="3C13077B">
        <w:rPr>
          <w:rStyle w:val="Voetnootmarkering"/>
          <w:rFonts w:ascii="Arial Nova" w:hAnsi="Arial Nova" w:eastAsia="Arial Nova" w:cs="Arial Nova"/>
          <w:color w:val="767171" w:themeColor="background2" w:themeTint="FF" w:themeShade="80"/>
        </w:rPr>
        <w:footnoteReference w:id="71"/>
      </w:r>
      <w:r w:rsidRPr="3A3F9144" w:rsidR="0D0F6C12">
        <w:rPr>
          <w:rFonts w:ascii="Arial Nova" w:hAnsi="Arial Nova" w:eastAsia="Arial Nova" w:cs="Arial Nova"/>
        </w:rPr>
        <w:t xml:space="preserve"> </w:t>
      </w:r>
      <w:r w:rsidRPr="3A3F9144" w:rsidR="0D0F6C12">
        <w:rPr>
          <w:rFonts w:ascii="Arial Nova" w:hAnsi="Arial Nova" w:eastAsia="Arial Nova" w:cs="Arial Nova"/>
        </w:rPr>
        <w:t xml:space="preserve">speculate on a different future for our earthly survival, a way to break down the barrier that has been put by the western capitalist driven minds between people and nature. The Camille Stories were a way for Haraway to explain her theory on making kin and not </w:t>
      </w:r>
      <w:r w:rsidRPr="3A3F9144" w:rsidR="0D0F6C12">
        <w:rPr>
          <w:rFonts w:ascii="Arial Nova" w:hAnsi="Arial Nova" w:eastAsia="Arial Nova" w:cs="Arial Nova"/>
        </w:rPr>
        <w:t xml:space="preserve">babies.</w:t>
      </w:r>
      <w:r w:rsidRPr="1A38F639" w:rsidR="3C13077B">
        <w:rPr>
          <w:rStyle w:val="Voetnootmarkering"/>
          <w:rFonts w:ascii="Arial Nova" w:hAnsi="Arial Nova" w:eastAsia="Arial Nova" w:cs="Arial Nova"/>
          <w:color w:val="767171" w:themeColor="background2" w:themeShade="80"/>
        </w:rPr>
        <w:footnoteReference w:id="72"/>
      </w:r>
      <w:r w:rsidRPr="3A3F9144" w:rsidR="5C29A9AC">
        <w:rPr>
          <w:rFonts w:ascii="Arial Nova" w:hAnsi="Arial Nova" w:eastAsia="Arial Nova" w:cs="Arial Nova"/>
        </w:rPr>
        <w:t xml:space="preserve"> </w:t>
      </w:r>
      <w:r w:rsidRPr="3A3F9144" w:rsidR="7345208A">
        <w:rPr>
          <w:rFonts w:ascii="Arial Nova" w:hAnsi="Arial Nova" w:eastAsia="Arial Nova" w:cs="Arial Nova"/>
        </w:rPr>
        <w:t xml:space="preserve">She</w:t>
      </w:r>
      <w:r w:rsidRPr="3A3F9144" w:rsidR="0D0F6C12">
        <w:rPr>
          <w:rFonts w:ascii="Arial Nova" w:hAnsi="Arial Nova" w:eastAsia="Arial Nova" w:cs="Arial Nova"/>
        </w:rPr>
        <w:t xml:space="preserve"> is breaking the </w:t>
      </w:r>
      <w:r w:rsidRPr="3A3F9144" w:rsidR="75439B1B">
        <w:rPr>
          <w:rFonts w:ascii="Arial Nova" w:hAnsi="Arial Nova" w:eastAsia="Arial Nova" w:cs="Arial Nova"/>
        </w:rPr>
        <w:t xml:space="preserve">previous</w:t>
      </w:r>
      <w:r w:rsidRPr="3A3F9144" w:rsidR="75439B1B">
        <w:rPr>
          <w:rFonts w:ascii="Arial Nova" w:hAnsi="Arial Nova" w:eastAsia="Arial Nova" w:cs="Arial Nova"/>
        </w:rPr>
        <w:t xml:space="preserve"> and current </w:t>
      </w:r>
      <w:r w:rsidRPr="3A3F9144" w:rsidR="0D0F6C12">
        <w:rPr>
          <w:rFonts w:ascii="Arial Nova" w:hAnsi="Arial Nova" w:eastAsia="Arial Nova" w:cs="Arial Nova"/>
        </w:rPr>
        <w:t xml:space="preserve">paths we take as human </w:t>
      </w:r>
      <w:r w:rsidRPr="3A3F9144" w:rsidR="0D0F6C12">
        <w:rPr>
          <w:rFonts w:ascii="Arial Nova" w:hAnsi="Arial Nova" w:eastAsia="Arial Nova" w:cs="Arial Nova"/>
        </w:rPr>
        <w:t>individuals</w:t>
      </w:r>
      <w:r w:rsidRPr="3A3F9144" w:rsidR="0D0F6C12">
        <w:rPr>
          <w:rFonts w:ascii="Arial Nova" w:hAnsi="Arial Nova" w:eastAsia="Arial Nova" w:cs="Arial Nova"/>
        </w:rPr>
        <w:t xml:space="preserve"> </w:t>
      </w:r>
      <w:r w:rsidRPr="3A3F9144" w:rsidR="10340915">
        <w:rPr>
          <w:rFonts w:ascii="Arial Nova" w:hAnsi="Arial Nova" w:eastAsia="Arial Nova" w:cs="Arial Nova"/>
        </w:rPr>
        <w:t xml:space="preserve">while </w:t>
      </w:r>
      <w:r w:rsidRPr="3A3F9144" w:rsidR="0D0F6C12">
        <w:rPr>
          <w:rFonts w:ascii="Arial Nova" w:hAnsi="Arial Nova" w:eastAsia="Arial Nova" w:cs="Arial Nova"/>
        </w:rPr>
        <w:t>allowing us to reimagine future aspects of our earthly world, by looking for solutions beyond the human centred world</w:t>
      </w:r>
      <w:r w:rsidRPr="3A3F9144" w:rsidR="479FF3C1">
        <w:rPr>
          <w:rFonts w:ascii="Arial Nova" w:hAnsi="Arial Nova" w:eastAsia="Arial Nova" w:cs="Arial Nova"/>
        </w:rPr>
        <w:t>.</w:t>
      </w:r>
      <w:r w:rsidRPr="3A3F9144" w:rsidR="0D0F6C12">
        <w:rPr>
          <w:rFonts w:ascii="Arial Nova" w:hAnsi="Arial Nova" w:eastAsia="Arial Nova" w:cs="Arial Nova"/>
        </w:rPr>
        <w:t xml:space="preserve"> </w:t>
      </w:r>
      <w:r w:rsidRPr="3A3F9144" w:rsidR="4A2D92AD">
        <w:rPr>
          <w:rFonts w:ascii="Arial Nova" w:hAnsi="Arial Nova" w:eastAsia="Arial Nova" w:cs="Arial Nova"/>
        </w:rPr>
        <w:t xml:space="preserve">Haraway</w:t>
      </w:r>
      <w:r w:rsidRPr="3A3F9144" w:rsidR="0D0F6C12">
        <w:rPr>
          <w:rFonts w:ascii="Arial Nova" w:hAnsi="Arial Nova" w:eastAsia="Arial Nova" w:cs="Arial Nova"/>
        </w:rPr>
        <w:t xml:space="preserve"> sees multispecies as the intersection of symbionts</w:t>
      </w:r>
      <w:r w:rsidRPr="4EF5E699">
        <w:rPr>
          <w:color w:val="767171" w:themeColor="background2" w:themeTint="FF" w:themeShade="80"/>
        </w:rPr>
        <w:footnoteReference w:id="8418"/>
      </w:r>
      <w:r w:rsidRPr="3A3F9144" w:rsidR="0D0F6C12">
        <w:rPr>
          <w:rFonts w:ascii="Arial Nova" w:hAnsi="Arial Nova" w:eastAsia="Arial Nova" w:cs="Arial Nova"/>
        </w:rPr>
        <w:t xml:space="preserve"> not only working and </w:t>
      </w:r>
      <w:r w:rsidRPr="3A3F9144" w:rsidR="6ECDD8A2">
        <w:rPr>
          <w:rFonts w:ascii="Arial Nova" w:hAnsi="Arial Nova" w:eastAsia="Arial Nova" w:cs="Arial Nova"/>
        </w:rPr>
        <w:t xml:space="preserve">cooperating together</w:t>
      </w:r>
      <w:r w:rsidRPr="3A3F9144" w:rsidR="0D0F6C12">
        <w:rPr>
          <w:rFonts w:ascii="Arial Nova" w:hAnsi="Arial Nova" w:eastAsia="Arial Nova" w:cs="Arial Nova"/>
        </w:rPr>
        <w:t xml:space="preserve">, </w:t>
      </w:r>
      <w:r>
        <w:br/>
      </w:r>
      <w:r w:rsidRPr="3A3F9144" w:rsidR="0D0F6C12">
        <w:rPr>
          <w:rFonts w:ascii="Arial Nova" w:hAnsi="Arial Nova" w:eastAsia="Arial Nova" w:cs="Arial Nova"/>
        </w:rPr>
        <w:t xml:space="preserve">but also</w:t>
      </w:r>
      <w:r w:rsidRPr="3A3F9144" w:rsidR="28950307">
        <w:rPr>
          <w:rFonts w:ascii="Arial Nova" w:hAnsi="Arial Nova" w:eastAsia="Arial Nova" w:cs="Arial Nova"/>
        </w:rPr>
        <w:t xml:space="preserve">,</w:t>
      </w:r>
      <w:r w:rsidRPr="3A3F9144" w:rsidR="0D0F6C12">
        <w:rPr>
          <w:rFonts w:ascii="Arial Nova" w:hAnsi="Arial Nova" w:eastAsia="Arial Nova" w:cs="Arial Nova"/>
        </w:rPr>
        <w:t xml:space="preserve"> by love and care, trying to preserve multispecies habitat and sustain balance by </w:t>
      </w:r>
      <w:r w:rsidRPr="3A3F9144" w:rsidR="0D0F6C12">
        <w:rPr>
          <w:rFonts w:ascii="Arial Nova" w:hAnsi="Arial Nova" w:eastAsia="Arial Nova" w:cs="Arial Nova"/>
        </w:rPr>
        <w:t xml:space="preserve">speculating</w:t>
      </w:r>
      <w:r w:rsidRPr="3A3F9144" w:rsidR="0D0F6C12">
        <w:rPr>
          <w:rFonts w:ascii="Arial Nova" w:hAnsi="Arial Nova" w:eastAsia="Arial Nova" w:cs="Arial Nova"/>
        </w:rPr>
        <w:t xml:space="preserve"> on </w:t>
      </w:r>
      <w:r w:rsidRPr="3A3F9144" w:rsidR="0D0F6C12">
        <w:rPr>
          <w:rFonts w:ascii="Arial Nova" w:hAnsi="Arial Nova" w:eastAsia="Arial Nova" w:cs="Arial Nova"/>
        </w:rPr>
        <w:t>symbiogenisis</w:t>
      </w:r>
      <w:r w:rsidRPr="3A3F9144" w:rsidR="0D0F6C12">
        <w:rPr>
          <w:rFonts w:ascii="Arial Nova" w:hAnsi="Arial Nova" w:eastAsia="Arial Nova" w:cs="Arial Nova"/>
        </w:rPr>
        <w:t xml:space="preserve"> of human and animal</w:t>
      </w:r>
      <w:r w:rsidRPr="3A3F9144" w:rsidR="07DB2E18">
        <w:rPr>
          <w:rFonts w:ascii="Arial Nova" w:hAnsi="Arial Nova" w:eastAsia="Arial Nova" w:cs="Arial Nova"/>
        </w:rPr>
        <w:t xml:space="preserve">s</w:t>
      </w:r>
      <w:r w:rsidRPr="3A3F9144" w:rsidR="0D0F6C12">
        <w:rPr>
          <w:rFonts w:ascii="Arial Nova" w:hAnsi="Arial Nova" w:eastAsia="Arial Nova" w:cs="Arial Nova"/>
        </w:rPr>
        <w:t xml:space="preserve">. Haraway (21:05–22:05</w:t>
      </w:r>
      <w:r w:rsidRPr="3A3F9144" w:rsidR="0D0F6C12">
        <w:rPr>
          <w:rFonts w:ascii="Arial Nova" w:hAnsi="Arial Nova" w:eastAsia="Arial Nova" w:cs="Arial Nova"/>
        </w:rPr>
        <w:t xml:space="preserve">):</w:t>
      </w:r>
      <w:r w:rsidRPr="3A3F9144" w:rsidR="3C13077B">
        <w:rPr>
          <w:rStyle w:val="Voetnootmarkering"/>
          <w:rFonts w:ascii="Arial Nova" w:hAnsi="Arial Nova" w:eastAsia="Arial Nova" w:cs="Arial Nova"/>
          <w:color w:val="767171" w:themeColor="background2" w:themeShade="80"/>
        </w:rPr>
        <w:footnoteReference w:id="73"/>
      </w:r>
    </w:p>
    <w:p w:rsidR="004C4C17" w:rsidP="2C2AB389" w:rsidRDefault="004C4C17" w14:paraId="5927B6F3" w14:textId="2E3B4D75">
      <w:pPr>
        <w:ind w:left="1440" w:right="1440"/>
        <w:rPr>
          <w:rFonts w:ascii="Arial Nova" w:hAnsi="Arial Nova" w:eastAsia="Arial Nova" w:cs="Arial Nova"/>
          <w:color w:val="767171" w:themeColor="background2" w:themeTint="FF" w:themeShade="80"/>
        </w:rPr>
      </w:pPr>
      <w:r>
        <w:br/>
      </w:r>
      <w:r w:rsidRPr="2C2AB389" w:rsidR="28DDD7AD">
        <w:rPr>
          <w:rFonts w:ascii="Arial Nova" w:hAnsi="Arial Nova" w:eastAsia="Arial Nova" w:cs="Arial Nova"/>
          <w:color w:val="767171" w:themeColor="background2" w:themeTint="FF" w:themeShade="80"/>
        </w:rPr>
        <w:t>“</w:t>
      </w:r>
      <w:r w:rsidRPr="2C2AB389" w:rsidR="28DDD7AD">
        <w:rPr>
          <w:rFonts w:ascii="Arial Nova" w:hAnsi="Arial Nova" w:eastAsia="Arial Nova" w:cs="Arial Nova"/>
          <w:i w:val="1"/>
          <w:iCs w:val="1"/>
          <w:color w:val="767171" w:themeColor="background2" w:themeTint="FF" w:themeShade="80"/>
        </w:rPr>
        <w:t xml:space="preserve">Camille is a symbiont put together by the biological operations of </w:t>
      </w:r>
      <w:proofErr w:type="spellStart"/>
      <w:r w:rsidRPr="2C2AB389" w:rsidR="28DDD7AD">
        <w:rPr>
          <w:rFonts w:ascii="Arial Nova" w:hAnsi="Arial Nova" w:eastAsia="Arial Nova" w:cs="Arial Nova"/>
          <w:i w:val="1"/>
          <w:iCs w:val="1"/>
          <w:color w:val="767171" w:themeColor="background2" w:themeTint="FF" w:themeShade="80"/>
        </w:rPr>
        <w:t>sym</w:t>
      </w:r>
      <w:proofErr w:type="spellEnd"/>
      <w:r w:rsidRPr="2C2AB389" w:rsidR="28DDD7AD">
        <w:rPr>
          <w:rFonts w:ascii="Arial Nova" w:hAnsi="Arial Nova" w:eastAsia="Arial Nova" w:cs="Arial Nova"/>
          <w:i w:val="1"/>
          <w:iCs w:val="1"/>
          <w:color w:val="767171" w:themeColor="background2" w:themeTint="FF" w:themeShade="80"/>
        </w:rPr>
        <w:t xml:space="preserve"> (yoking) bio (living) genesis (beginnings). </w:t>
      </w:r>
      <w:r w:rsidRPr="2C2AB389" w:rsidR="28DDD7AD">
        <w:rPr>
          <w:rFonts w:ascii="Arial Nova" w:hAnsi="Arial Nova" w:eastAsia="Arial Nova" w:cs="Arial Nova"/>
          <w:i w:val="1"/>
          <w:iCs w:val="1"/>
          <w:color w:val="767171" w:themeColor="background2" w:themeTint="FF" w:themeShade="80"/>
        </w:rPr>
        <w:t>Symbiogenisis</w:t>
      </w:r>
      <w:r w:rsidRPr="2C2AB389" w:rsidR="28DDD7AD">
        <w:rPr>
          <w:rFonts w:ascii="Arial Nova" w:hAnsi="Arial Nova" w:eastAsia="Arial Nova" w:cs="Arial Nova"/>
          <w:i w:val="1"/>
          <w:iCs w:val="1"/>
          <w:color w:val="767171" w:themeColor="background2" w:themeTint="FF" w:themeShade="80"/>
        </w:rPr>
        <w:t>, bio from linking. Only humans can take on the flesh of their symbionts to be able to do their job better, see better, able to taste the air better. To see things differently</w:t>
      </w:r>
      <w:r w:rsidRPr="2C2AB389" w:rsidR="28DDD7AD">
        <w:rPr>
          <w:rFonts w:ascii="Arial Nova" w:hAnsi="Arial Nova" w:eastAsia="Arial Nova" w:cs="Arial Nova"/>
          <w:color w:val="767171" w:themeColor="background2" w:themeTint="FF" w:themeShade="80"/>
        </w:rPr>
        <w:t>.”</w:t>
      </w:r>
      <w:r>
        <w:br/>
      </w:r>
      <w:r>
        <w:br/>
      </w:r>
    </w:p>
    <w:p w:rsidR="2C2AB389" w:rsidRDefault="2C2AB389" w14:paraId="0C0C405E" w14:textId="69EABE35">
      <w:r>
        <w:br w:type="page"/>
      </w:r>
    </w:p>
    <w:p w:rsidR="2C2AB389" w:rsidP="2C2AB389" w:rsidRDefault="2C2AB389" w14:paraId="0A5D68AD" w14:textId="7BAF6443">
      <w:pPr>
        <w:pStyle w:val="Standaard"/>
        <w:ind w:left="1440" w:right="1440"/>
        <w:rPr>
          <w:rFonts w:ascii="Arial Nova" w:hAnsi="Arial Nova" w:eastAsia="Arial Nova" w:cs="Arial Nova"/>
          <w:color w:val="767171" w:themeColor="background2" w:themeTint="FF" w:themeShade="80"/>
        </w:rPr>
      </w:pPr>
    </w:p>
    <w:p w:rsidR="00AF18FA" w:rsidP="7511B220" w:rsidRDefault="00000000" w14:paraId="1BDD16AF" w14:textId="206A3AA5">
      <w:pPr>
        <w:ind w:right="1440"/>
        <w:rPr>
          <w:rFonts w:ascii="Calibri" w:hAnsi="Calibri" w:eastAsia="Calibri" w:cs="Calibri"/>
          <w:lang w:val="nl-NL"/>
        </w:rPr>
      </w:pPr>
      <w:r w:rsidRPr="1A38F639" w:rsidR="3E54FBA1">
        <w:rPr>
          <w:rFonts w:ascii="Arial Nova" w:hAnsi="Arial Nova" w:eastAsia="Arial Nova" w:cs="Arial Nova"/>
          <w:b w:val="1"/>
          <w:bCs w:val="1"/>
        </w:rPr>
        <w:t>The soils’ multi-universe: m</w:t>
      </w:r>
      <w:r w:rsidRPr="1A38F639" w:rsidR="19D6D91E">
        <w:rPr>
          <w:rFonts w:ascii="Arial Nova" w:hAnsi="Arial Nova" w:eastAsia="Arial Nova" w:cs="Arial Nova"/>
          <w:b w:val="1"/>
          <w:bCs w:val="1"/>
        </w:rPr>
        <w:t>other of ecosystems</w:t>
      </w:r>
      <w:r>
        <w:br/>
      </w:r>
      <w:r>
        <w:br/>
      </w:r>
      <w:r w:rsidRPr="1A38F639" w:rsidR="0602E4D4">
        <w:rPr>
          <w:rFonts w:ascii="Arial Nova" w:hAnsi="Arial Nova" w:eastAsia="Arial Nova" w:cs="Arial Nova"/>
        </w:rPr>
        <w:t xml:space="preserve">Next to human relations with fungi, plants too share a profound symbiosis, </w:t>
      </w:r>
      <w:r>
        <w:br/>
      </w:r>
      <w:r w:rsidRPr="1A38F639" w:rsidR="0602E4D4">
        <w:rPr>
          <w:rFonts w:ascii="Arial Nova" w:hAnsi="Arial Nova" w:eastAsia="Arial Nova" w:cs="Arial Nova"/>
        </w:rPr>
        <w:t xml:space="preserve">in order to survive, thrive and “involve” with one another (Meyers and </w:t>
      </w:r>
      <w:r w:rsidRPr="1A38F639" w:rsidR="0602E4D4">
        <w:rPr>
          <w:rFonts w:ascii="Arial Nova" w:hAnsi="Arial Nova" w:eastAsia="Arial Nova" w:cs="Arial Nova"/>
        </w:rPr>
        <w:t>Hustak</w:t>
      </w:r>
      <w:r w:rsidRPr="1A38F639" w:rsidR="0602E4D4">
        <w:rPr>
          <w:rFonts w:ascii="Arial Nova" w:hAnsi="Arial Nova" w:eastAsia="Arial Nova" w:cs="Arial Nova"/>
        </w:rPr>
        <w:t>)</w:t>
      </w:r>
      <w:r w:rsidRPr="1A38F639">
        <w:rPr>
          <w:rStyle w:val="Voetnootmarkering"/>
          <w:rFonts w:ascii="Arial Nova" w:hAnsi="Arial Nova" w:eastAsia="Arial Nova" w:cs="Arial Nova"/>
          <w:color w:val="767171" w:themeColor="background2" w:themeShade="80"/>
        </w:rPr>
        <w:footnoteReference w:id="74"/>
      </w:r>
      <w:r w:rsidRPr="1A38F639" w:rsidR="0602E4D4">
        <w:rPr>
          <w:rFonts w:ascii="Arial Nova" w:hAnsi="Arial Nova" w:eastAsia="Arial Nova" w:cs="Arial Nova"/>
        </w:rPr>
        <w:t>. This relation and long-lasting intimacy of strangers even made it possible for “ancestor plants” to transfer from the ocean and grow on land</w:t>
      </w:r>
      <w:r w:rsidRPr="1A38F639">
        <w:rPr>
          <w:rStyle w:val="Voetnootmarkering"/>
          <w:rFonts w:ascii="Arial Nova" w:hAnsi="Arial Nova" w:eastAsia="Arial Nova" w:cs="Arial Nova"/>
          <w:color w:val="767171" w:themeColor="background2" w:themeShade="80"/>
        </w:rPr>
        <w:footnoteReference w:id="75"/>
      </w:r>
      <w:r w:rsidRPr="1A38F639" w:rsidR="0602E4D4">
        <w:rPr>
          <w:rFonts w:ascii="Arial Nova" w:hAnsi="Arial Nova" w:eastAsia="Arial Nova" w:cs="Arial Nova"/>
        </w:rPr>
        <w:t>.</w:t>
      </w:r>
    </w:p>
    <w:p w:rsidR="00AF18FA" w:rsidP="6E5D44C6" w:rsidRDefault="73A02888" w14:paraId="58FFEB07" w14:textId="1C118092">
      <w:pPr>
        <w:ind w:left="2160" w:right="1440"/>
        <w:rPr>
          <w:rFonts w:ascii="Arial Nova" w:hAnsi="Arial Nova" w:eastAsia="Arial Nova" w:cs="Arial Nova"/>
          <w:color w:val="7B7B7B" w:themeColor="accent3" w:themeShade="BF"/>
          <w:sz w:val="24"/>
          <w:szCs w:val="24"/>
          <w:lang w:val="nl-NL"/>
        </w:rPr>
      </w:pPr>
      <w:r w:rsidRPr="6E5D44C6">
        <w:rPr>
          <w:rFonts w:ascii="Arial Nova" w:hAnsi="Arial Nova" w:eastAsia="Arial Nova" w:cs="Arial Nova"/>
          <w:b/>
          <w:bCs/>
          <w:color w:val="7B7B7B" w:themeColor="accent3" w:themeShade="BF"/>
          <w:sz w:val="20"/>
          <w:szCs w:val="20"/>
        </w:rPr>
        <w:t>(Sheldrake, p137):</w:t>
      </w:r>
      <w:r w:rsidRPr="6E5D44C6">
        <w:rPr>
          <w:rFonts w:ascii="Arial Nova" w:hAnsi="Arial Nova" w:eastAsia="Arial Nova" w:cs="Arial Nova"/>
          <w:color w:val="7B7B7B" w:themeColor="accent3" w:themeShade="BF"/>
        </w:rPr>
        <w:t xml:space="preserve"> </w:t>
      </w:r>
      <w:r w:rsidRPr="6E5D44C6">
        <w:rPr>
          <w:rFonts w:ascii="Arial Nova" w:hAnsi="Arial Nova" w:eastAsia="Arial Nova" w:cs="Arial Nova"/>
          <w:color w:val="7B7B7B" w:themeColor="accent3" w:themeShade="BF"/>
          <w:sz w:val="24"/>
          <w:szCs w:val="24"/>
        </w:rPr>
        <w:t xml:space="preserve">Mycorrhizal fungi can provide up to </w:t>
      </w:r>
      <w:r w:rsidRPr="6E5D44C6">
        <w:rPr>
          <w:rFonts w:ascii="Arial Nova" w:hAnsi="Arial Nova" w:eastAsia="Arial Nova" w:cs="Arial Nova"/>
          <w:b/>
          <w:bCs/>
          <w:color w:val="7B7B7B" w:themeColor="accent3" w:themeShade="BF"/>
          <w:sz w:val="24"/>
          <w:szCs w:val="24"/>
        </w:rPr>
        <w:t>80%</w:t>
      </w:r>
      <w:r w:rsidRPr="6E5D44C6">
        <w:rPr>
          <w:rFonts w:ascii="Arial Nova" w:hAnsi="Arial Nova" w:eastAsia="Arial Nova" w:cs="Arial Nova"/>
          <w:color w:val="7B7B7B" w:themeColor="accent3" w:themeShade="BF"/>
          <w:sz w:val="24"/>
          <w:szCs w:val="24"/>
        </w:rPr>
        <w:t xml:space="preserve"> of a plant’s nitrogen and as much as a hundred percent of its phosphorus.</w:t>
      </w:r>
    </w:p>
    <w:p w:rsidR="004C4C17" w:rsidP="4EF5E699" w:rsidRDefault="004C4C17" w14:paraId="7302EE15" w14:textId="60F7FF4A">
      <w:pPr>
        <w:pStyle w:val="Standaard"/>
        <w:spacing w:after="160" w:line="259" w:lineRule="auto"/>
        <w:ind w:right="1440"/>
        <w:rPr>
          <w:rFonts w:ascii="Arial Nova" w:hAnsi="Arial Nova" w:eastAsia="Arial Nova" w:cs="Arial Nova"/>
          <w:color w:val="FF0000"/>
          <w:sz w:val="24"/>
          <w:szCs w:val="24"/>
        </w:rPr>
      </w:pPr>
      <w:r w:rsidRPr="4EF5E699" w:rsidR="0602E4D4">
        <w:rPr>
          <w:rFonts w:ascii="Arial Nova" w:hAnsi="Arial Nova" w:eastAsia="Arial Nova" w:cs="Arial Nova"/>
        </w:rPr>
        <w:t xml:space="preserve">These relations between plant and fungi can be understood as quite a fluid process and an open exchange, depending on where plants grow and what type of species are able to interact with existing types of fungi. </w:t>
      </w:r>
      <w:r w:rsidRPr="4EF5E699" w:rsidR="0602E4D4">
        <w:rPr>
          <w:rFonts w:ascii="Arial Nova" w:hAnsi="Arial Nova" w:eastAsia="Arial Nova" w:cs="Arial Nova"/>
        </w:rPr>
        <w:t>This</w:t>
      </w:r>
      <w:r w:rsidRPr="4EF5E699" w:rsidR="0602E4D4">
        <w:rPr>
          <w:rFonts w:ascii="Arial Nova" w:hAnsi="Arial Nova" w:eastAsia="Arial Nova" w:cs="Arial Nova"/>
        </w:rPr>
        <w:t xml:space="preserve"> type of relationship between plants and fungi is also known as a "mycorrhizal relationship.” Fungi make sure the soil is fertile: holding and spreading water they give to plants; </w:t>
      </w:r>
      <w:r w:rsidRPr="4EF5E699" w:rsidR="16A847BF">
        <w:rPr>
          <w:rFonts w:ascii="Arial Nova" w:hAnsi="Arial Nova" w:eastAsia="Arial Nova" w:cs="Arial Nova"/>
        </w:rPr>
        <w:t xml:space="preserve">but </w:t>
      </w:r>
      <w:r w:rsidRPr="4EF5E699" w:rsidR="0602E4D4">
        <w:rPr>
          <w:rFonts w:ascii="Arial Nova" w:hAnsi="Arial Nova" w:eastAsia="Arial Nova" w:cs="Arial Nova"/>
        </w:rPr>
        <w:t xml:space="preserve">they also give and exchange nutrients like "zinc” and “copper.” Within this exchange, fungi take up 30% of the carbon </w:t>
      </w:r>
      <w:r w:rsidRPr="4EF5E699" w:rsidR="0602E4D4">
        <w:rPr>
          <w:rFonts w:ascii="Arial Nova" w:hAnsi="Arial Nova" w:eastAsia="Arial Nova" w:cs="Arial Nova"/>
        </w:rPr>
        <w:t>that's</w:t>
      </w:r>
      <w:r w:rsidRPr="4EF5E699" w:rsidR="0602E4D4">
        <w:rPr>
          <w:rFonts w:ascii="Arial Nova" w:hAnsi="Arial Nova" w:eastAsia="Arial Nova" w:cs="Arial Nova"/>
        </w:rPr>
        <w:t xml:space="preserve"> being submerged by plants and get sugars in return by the process of</w:t>
      </w:r>
      <w:r w:rsidRPr="4EF5E699" w:rsidR="6AEEFB5E">
        <w:rPr>
          <w:rFonts w:ascii="Arial Nova" w:hAnsi="Arial Nova" w:eastAsia="Arial Nova" w:cs="Arial Nova"/>
        </w:rPr>
        <w:t xml:space="preserve"> the</w:t>
      </w:r>
      <w:r w:rsidRPr="4EF5E699" w:rsidR="0602E4D4">
        <w:rPr>
          <w:rFonts w:ascii="Arial Nova" w:hAnsi="Arial Nova" w:eastAsia="Arial Nova" w:cs="Arial Nova"/>
        </w:rPr>
        <w:t xml:space="preserve"> photosynthesis of plant</w:t>
      </w:r>
      <w:r w:rsidRPr="4EF5E699" w:rsidR="60AAB3AD">
        <w:rPr>
          <w:rFonts w:ascii="Arial Nova" w:hAnsi="Arial Nova" w:eastAsia="Arial Nova" w:cs="Arial Nova"/>
        </w:rPr>
        <w:t>s</w:t>
      </w:r>
      <w:r w:rsidRPr="4EF5E699" w:rsidR="0602E4D4">
        <w:rPr>
          <w:rFonts w:ascii="Arial Nova" w:hAnsi="Arial Nova" w:eastAsia="Arial Nova" w:cs="Arial Nova"/>
        </w:rPr>
        <w:t>. Without the involvement of fungi in the soil,</w:t>
      </w:r>
      <w:r>
        <w:br/>
      </w:r>
      <w:r w:rsidRPr="4EF5E699" w:rsidR="0602E4D4">
        <w:rPr>
          <w:rFonts w:ascii="Arial Nova" w:hAnsi="Arial Nova" w:eastAsia="Arial Nova" w:cs="Arial Nova"/>
        </w:rPr>
        <w:t xml:space="preserve">landscapes would face severe droughts and </w:t>
      </w:r>
      <w:r w:rsidRPr="4EF5E699" w:rsidR="0602E4D4">
        <w:rPr>
          <w:rFonts w:ascii="Arial Nova" w:hAnsi="Arial Nova" w:eastAsia="Arial Nova" w:cs="Arial Nova"/>
        </w:rPr>
        <w:t>wouldn't</w:t>
      </w:r>
      <w:r w:rsidRPr="4EF5E699" w:rsidR="0602E4D4">
        <w:rPr>
          <w:rFonts w:ascii="Arial Nova" w:hAnsi="Arial Nova" w:eastAsia="Arial Nova" w:cs="Arial Nova"/>
        </w:rPr>
        <w:t xml:space="preserve"> be able to hold and absorb any water</w:t>
      </w:r>
      <w:r w:rsidRPr="4EF5E699" w:rsidR="4EE6968C">
        <w:rPr>
          <w:rFonts w:ascii="Arial Nova" w:hAnsi="Arial Nova" w:eastAsia="Arial Nova" w:cs="Arial Nova"/>
        </w:rPr>
        <w:t xml:space="preserve">: they are vital for </w:t>
      </w:r>
      <w:r w:rsidRPr="4EF5E699" w:rsidR="4EE6968C">
        <w:rPr>
          <w:rFonts w:ascii="Arial Nova" w:hAnsi="Arial Nova" w:eastAsia="Arial Nova" w:cs="Arial Nova"/>
        </w:rPr>
        <w:t>maintaining</w:t>
      </w:r>
      <w:r w:rsidRPr="4EF5E699" w:rsidR="4EE6968C">
        <w:rPr>
          <w:rFonts w:ascii="Arial Nova" w:hAnsi="Arial Nova" w:eastAsia="Arial Nova" w:cs="Arial Nova"/>
        </w:rPr>
        <w:t xml:space="preserve"> healthy and </w:t>
      </w:r>
      <w:r w:rsidRPr="4EF5E699" w:rsidR="484A07EB">
        <w:rPr>
          <w:rFonts w:ascii="Arial Nova" w:hAnsi="Arial Nova" w:eastAsia="Arial Nova" w:cs="Arial Nova"/>
        </w:rPr>
        <w:t xml:space="preserve">longevity </w:t>
      </w:r>
      <w:r w:rsidRPr="4EF5E699" w:rsidR="4EE6968C">
        <w:rPr>
          <w:rFonts w:ascii="Arial Nova" w:hAnsi="Arial Nova" w:eastAsia="Arial Nova" w:cs="Arial Nova"/>
        </w:rPr>
        <w:t>for</w:t>
      </w:r>
      <w:r w:rsidRPr="4EF5E699" w:rsidR="55C59DC3">
        <w:rPr>
          <w:rFonts w:ascii="Arial Nova" w:hAnsi="Arial Nova" w:eastAsia="Arial Nova" w:cs="Arial Nova"/>
        </w:rPr>
        <w:t xml:space="preserve"> earthly</w:t>
      </w:r>
      <w:r w:rsidRPr="4EF5E699" w:rsidR="4EE6968C">
        <w:rPr>
          <w:rFonts w:ascii="Arial Nova" w:hAnsi="Arial Nova" w:eastAsia="Arial Nova" w:cs="Arial Nova"/>
        </w:rPr>
        <w:t xml:space="preserve"> soils. </w:t>
      </w:r>
      <w:r w:rsidRPr="4EF5E699" w:rsidR="0602E4D4">
        <w:rPr>
          <w:rFonts w:ascii="Arial Nova" w:hAnsi="Arial Nova" w:eastAsia="Arial Nova" w:cs="Arial Nova"/>
        </w:rPr>
        <w:t>Th</w:t>
      </w:r>
      <w:r w:rsidRPr="4EF5E699" w:rsidR="614AC5E1">
        <w:rPr>
          <w:rFonts w:ascii="Arial Nova" w:hAnsi="Arial Nova" w:eastAsia="Arial Nova" w:cs="Arial Nova"/>
        </w:rPr>
        <w:t>e</w:t>
      </w:r>
      <w:r w:rsidRPr="4EF5E699" w:rsidR="0602E4D4">
        <w:rPr>
          <w:rFonts w:ascii="Arial Nova" w:hAnsi="Arial Nova" w:eastAsia="Arial Nova" w:cs="Arial Nova"/>
        </w:rPr>
        <w:t xml:space="preserve"> relation of exchange </w:t>
      </w:r>
      <w:r w:rsidRPr="4EF5E699" w:rsidR="0602E4D4">
        <w:rPr>
          <w:rFonts w:ascii="Arial Nova" w:hAnsi="Arial Nova" w:eastAsia="Arial Nova" w:cs="Arial Nova"/>
        </w:rPr>
        <w:t>doesn't</w:t>
      </w:r>
      <w:r w:rsidRPr="4EF5E699" w:rsidR="0602E4D4">
        <w:rPr>
          <w:rFonts w:ascii="Arial Nova" w:hAnsi="Arial Nova" w:eastAsia="Arial Nova" w:cs="Arial Nova"/>
        </w:rPr>
        <w:t xml:space="preserve"> really have a power play</w:t>
      </w:r>
      <w:r w:rsidRPr="4EF5E699" w:rsidR="4D7BB4A6">
        <w:rPr>
          <w:rFonts w:ascii="Arial Nova" w:hAnsi="Arial Nova" w:eastAsia="Arial Nova" w:cs="Arial Nova"/>
        </w:rPr>
        <w:t>;</w:t>
      </w:r>
      <w:r w:rsidRPr="4EF5E699" w:rsidR="0602E4D4">
        <w:rPr>
          <w:rFonts w:ascii="Arial Nova" w:hAnsi="Arial Nova" w:eastAsia="Arial Nova" w:cs="Arial Nova"/>
        </w:rPr>
        <w:t xml:space="preserve"> between both plants and fungi as neither of them are in control within this relationship</w:t>
      </w:r>
      <w:r w:rsidRPr="4EF5E699" w:rsidR="708DB1E0">
        <w:rPr>
          <w:rFonts w:ascii="Arial Nova" w:hAnsi="Arial Nova" w:eastAsia="Arial Nova" w:cs="Arial Nova"/>
        </w:rPr>
        <w:t>.</w:t>
      </w:r>
      <w:r w:rsidRPr="4EF5E699" w:rsidR="0602E4D4">
        <w:rPr>
          <w:rFonts w:ascii="Arial Nova" w:hAnsi="Arial Nova" w:eastAsia="Arial Nova" w:cs="Arial Nova"/>
        </w:rPr>
        <w:t xml:space="preserve"> </w:t>
      </w:r>
      <w:r w:rsidRPr="4EF5E699" w:rsidR="62F7FF01">
        <w:rPr>
          <w:rFonts w:ascii="Arial Nova" w:hAnsi="Arial Nova" w:eastAsia="Arial Nova" w:cs="Arial Nova"/>
        </w:rPr>
        <w:t>Th</w:t>
      </w:r>
      <w:r w:rsidRPr="4EF5E699" w:rsidR="0602E4D4">
        <w:rPr>
          <w:rFonts w:ascii="Arial Nova" w:hAnsi="Arial Nova" w:eastAsia="Arial Nova" w:cs="Arial Nova"/>
        </w:rPr>
        <w:t>ey negotiate the possibilities of this exchange depending on what they could offer one another.</w:t>
      </w:r>
      <w:r w:rsidRPr="4EF5E699">
        <w:rPr>
          <w:rStyle w:val="Voetnootmarkering"/>
          <w:rFonts w:ascii="Arial Nova" w:hAnsi="Arial Nova" w:eastAsia="Arial Nova" w:cs="Arial Nova"/>
          <w:color w:val="767171" w:themeColor="background2" w:themeTint="FF" w:themeShade="80"/>
        </w:rPr>
        <w:footnoteReference w:id="21539"/>
      </w:r>
      <w:r w:rsidRPr="4EF5E699" w:rsidR="091B2C31">
        <w:rPr>
          <w:rFonts w:ascii="Arial Nova" w:hAnsi="Arial Nova" w:eastAsia="Arial Nova" w:cs="Arial Nova"/>
        </w:rPr>
        <w:t xml:space="preserve"> </w:t>
      </w:r>
      <w:r>
        <w:br/>
      </w:r>
      <w:r>
        <w:br/>
      </w:r>
      <w:r w:rsidR="5742716E">
        <w:drawing>
          <wp:inline wp14:editId="1E6825CE" wp14:anchorId="6F298DA0">
            <wp:extent cx="4572000" cy="4533900"/>
            <wp:effectExtent l="0" t="0" r="0" b="0"/>
            <wp:docPr id="2130797813" name="" title=""/>
            <wp:cNvGraphicFramePr>
              <a:graphicFrameLocks noChangeAspect="1"/>
            </wp:cNvGraphicFramePr>
            <a:graphic>
              <a:graphicData uri="http://schemas.openxmlformats.org/drawingml/2006/picture">
                <pic:pic>
                  <pic:nvPicPr>
                    <pic:cNvPr id="0" name=""/>
                    <pic:cNvPicPr/>
                  </pic:nvPicPr>
                  <pic:blipFill>
                    <a:blip r:embed="R52c84b0db01743e1">
                      <a:extLst>
                        <a:ext xmlns:a="http://schemas.openxmlformats.org/drawingml/2006/main" uri="{28A0092B-C50C-407E-A947-70E740481C1C}">
                          <a14:useLocalDpi val="0"/>
                        </a:ext>
                      </a:extLst>
                    </a:blip>
                    <a:stretch>
                      <a:fillRect/>
                    </a:stretch>
                  </pic:blipFill>
                  <pic:spPr>
                    <a:xfrm>
                      <a:off x="0" y="0"/>
                      <a:ext cx="4572000" cy="4533900"/>
                    </a:xfrm>
                    <a:prstGeom prst="rect">
                      <a:avLst/>
                    </a:prstGeom>
                  </pic:spPr>
                </pic:pic>
              </a:graphicData>
            </a:graphic>
          </wp:inline>
        </w:drawing>
      </w:r>
      <w:r>
        <w:br/>
      </w:r>
      <w:r w:rsidR="02949560">
        <w:drawing>
          <wp:inline wp14:editId="0D2BE3D9" wp14:anchorId="402F1916">
            <wp:extent cx="4572000" cy="4391025"/>
            <wp:effectExtent l="0" t="0" r="0" b="0"/>
            <wp:docPr id="54509181" name="" title=""/>
            <wp:cNvGraphicFramePr>
              <a:graphicFrameLocks noChangeAspect="1"/>
            </wp:cNvGraphicFramePr>
            <a:graphic>
              <a:graphicData uri="http://schemas.openxmlformats.org/drawingml/2006/picture">
                <pic:pic>
                  <pic:nvPicPr>
                    <pic:cNvPr id="0" name=""/>
                    <pic:cNvPicPr/>
                  </pic:nvPicPr>
                  <pic:blipFill>
                    <a:blip r:embed="Rf402f661d8bd4952">
                      <a:extLst>
                        <a:ext xmlns:a="http://schemas.openxmlformats.org/drawingml/2006/main" uri="{28A0092B-C50C-407E-A947-70E740481C1C}">
                          <a14:useLocalDpi val="0"/>
                        </a:ext>
                      </a:extLst>
                    </a:blip>
                    <a:stretch>
                      <a:fillRect/>
                    </a:stretch>
                  </pic:blipFill>
                  <pic:spPr>
                    <a:xfrm>
                      <a:off x="0" y="0"/>
                      <a:ext cx="4572000" cy="4391025"/>
                    </a:xfrm>
                    <a:prstGeom prst="rect">
                      <a:avLst/>
                    </a:prstGeom>
                  </pic:spPr>
                </pic:pic>
              </a:graphicData>
            </a:graphic>
          </wp:inline>
        </w:drawing>
      </w:r>
      <w:r>
        <w:br/>
      </w:r>
      <w:r w:rsidRPr="4EF5E699">
        <w:rPr>
          <w:rStyle w:val="Voetnootmarkering"/>
          <w:rFonts w:ascii="Georgia Pro" w:hAnsi="Georgia Pro" w:eastAsia="Georgia Pro" w:cs="Georgia Pro"/>
          <w:color w:val="767171" w:themeColor="background2" w:themeTint="FF" w:themeShade="80"/>
        </w:rPr>
        <w:footnoteReference w:id="30650"/>
      </w:r>
      <w:r w:rsidRPr="4EF5E699" w:rsidR="65454A7B">
        <w:rPr>
          <w:rFonts w:ascii="Georgia Pro" w:hAnsi="Georgia Pro" w:eastAsia="Georgia Pro" w:cs="Georgia Pro"/>
          <w:color w:val="767171" w:themeColor="background2" w:themeTint="FF" w:themeShade="80"/>
        </w:rPr>
        <w:t xml:space="preserve"> </w:t>
      </w:r>
      <w:r w:rsidRPr="4EF5E699" w:rsidR="65454A7B">
        <w:rPr>
          <w:rFonts w:ascii="Georgia Pro" w:hAnsi="Georgia Pro" w:eastAsia="Georgia Pro" w:cs="Georgia Pro"/>
          <w:color w:val="767171" w:themeColor="background2" w:themeTint="FF" w:themeShade="80"/>
          <w:sz w:val="18"/>
          <w:szCs w:val="18"/>
        </w:rPr>
        <w:t>Sheldrake, p246 &amp; p247</w:t>
      </w:r>
      <w:r>
        <w:br/>
      </w:r>
    </w:p>
    <w:p w:rsidR="004C4C17" w:rsidP="2FDF23B2" w:rsidRDefault="004C4C17" w14:paraId="471A9F7B" w14:textId="248AD031">
      <w:pPr>
        <w:spacing w:after="160" w:line="259" w:lineRule="auto"/>
        <w:ind/>
        <w:rPr>
          <w:rFonts w:ascii="Calibri" w:hAnsi="Calibri" w:eastAsia="Calibri" w:cs="Calibri"/>
          <w:b w:val="0"/>
          <w:bCs w:val="0"/>
          <w:i w:val="0"/>
          <w:iCs w:val="0"/>
          <w:noProof w:val="0"/>
          <w:sz w:val="22"/>
          <w:szCs w:val="22"/>
          <w:lang w:val="nl-NL"/>
        </w:rPr>
      </w:pPr>
      <w:r>
        <w:br w:type="page"/>
      </w:r>
    </w:p>
    <w:p w:rsidR="004C4C17" w:rsidP="2FDF23B2" w:rsidRDefault="004C4C17" w14:paraId="05E66619" w14:textId="61E4EC29">
      <w:pPr>
        <w:spacing w:after="160" w:line="259" w:lineRule="auto"/>
        <w:ind w:left="0" w:right="1440"/>
        <w:rPr>
          <w:rFonts w:ascii="Arial Nova" w:hAnsi="Arial Nova" w:eastAsia="Arial Nova" w:cs="Arial Nova"/>
          <w:b w:val="0"/>
          <w:bCs w:val="0"/>
          <w:i w:val="0"/>
          <w:iCs w:val="0"/>
          <w:noProof w:val="0"/>
          <w:color w:val="767171" w:themeColor="background2" w:themeTint="FF" w:themeShade="80"/>
          <w:sz w:val="24"/>
          <w:szCs w:val="24"/>
          <w:lang w:val="nl-NL"/>
        </w:rPr>
      </w:pPr>
      <w:r w:rsidRPr="2FDF23B2" w:rsidR="30CC1024">
        <w:rPr>
          <w:rFonts w:ascii="Arial Nova" w:hAnsi="Arial Nova" w:eastAsia="Arial Nova" w:cs="Arial Nova"/>
          <w:b w:val="0"/>
          <w:bCs w:val="0"/>
          <w:i w:val="1"/>
          <w:iCs w:val="1"/>
          <w:strike w:val="0"/>
          <w:dstrike w:val="0"/>
          <w:noProof w:val="0"/>
          <w:color w:val="767171" w:themeColor="background2" w:themeTint="FF" w:themeShade="80"/>
          <w:sz w:val="24"/>
          <w:szCs w:val="24"/>
          <w:u w:val="single"/>
          <w:lang w:val="en-GB"/>
        </w:rPr>
        <w:t>Conclusion</w:t>
      </w:r>
    </w:p>
    <w:p w:rsidR="004C4C17" w:rsidP="4EF5E699" w:rsidRDefault="004C4C17" w14:paraId="7314C2DC" w14:textId="7F785C4A">
      <w:pPr>
        <w:pStyle w:val="Standaard"/>
        <w:bidi w:val="0"/>
        <w:spacing w:before="0" w:beforeAutospacing="off" w:after="160" w:afterAutospacing="off" w:line="259" w:lineRule="auto"/>
        <w:ind w:left="0" w:right="0"/>
        <w:jc w:val="left"/>
        <w:rPr>
          <w:rFonts w:ascii="Arial Nova" w:hAnsi="Arial Nova" w:eastAsia="Arial Nova" w:cs="Arial Nova"/>
          <w:b w:val="0"/>
          <w:bCs w:val="0"/>
          <w:i w:val="0"/>
          <w:iCs w:val="0"/>
          <w:noProof w:val="0"/>
          <w:color w:val="FF0000"/>
          <w:sz w:val="22"/>
          <w:szCs w:val="22"/>
          <w:lang w:val="en-GB"/>
        </w:rPr>
      </w:pPr>
      <w:r w:rsidRPr="4EF5E699" w:rsidR="3F1405A3">
        <w:rPr>
          <w:rFonts w:ascii="Arial Nova" w:hAnsi="Arial Nova" w:eastAsia="Arial Nova" w:cs="Arial Nova"/>
          <w:b w:val="0"/>
          <w:bCs w:val="0"/>
          <w:i w:val="0"/>
          <w:iCs w:val="0"/>
          <w:noProof w:val="0"/>
          <w:color w:val="auto"/>
          <w:sz w:val="22"/>
          <w:szCs w:val="22"/>
          <w:lang w:val="en-GB"/>
        </w:rPr>
        <w:t xml:space="preserve">As new questions are popping up due the rise of interest in the development of psychoactive pharmaceuticals, soon this could </w:t>
      </w:r>
      <w:r w:rsidRPr="4EF5E699" w:rsidR="00A3C1A4">
        <w:rPr>
          <w:rFonts w:ascii="Arial Nova" w:hAnsi="Arial Nova" w:eastAsia="Arial Nova" w:cs="Arial Nova"/>
          <w:b w:val="0"/>
          <w:bCs w:val="0"/>
          <w:i w:val="0"/>
          <w:iCs w:val="0"/>
          <w:noProof w:val="0"/>
          <w:color w:val="auto"/>
          <w:sz w:val="22"/>
          <w:szCs w:val="22"/>
          <w:lang w:val="en-GB"/>
        </w:rPr>
        <w:t>potentially</w:t>
      </w:r>
      <w:r w:rsidRPr="4EF5E699" w:rsidR="3F1405A3">
        <w:rPr>
          <w:rFonts w:ascii="Arial Nova" w:hAnsi="Arial Nova" w:eastAsia="Arial Nova" w:cs="Arial Nova"/>
          <w:b w:val="0"/>
          <w:bCs w:val="0"/>
          <w:i w:val="0"/>
          <w:iCs w:val="0"/>
          <w:noProof w:val="0"/>
          <w:color w:val="auto"/>
          <w:sz w:val="22"/>
          <w:szCs w:val="22"/>
          <w:lang w:val="en-GB"/>
        </w:rPr>
        <w:t xml:space="preserve"> become part of a new generation of space agents during their </w:t>
      </w:r>
      <w:r w:rsidRPr="4EF5E699" w:rsidR="69096E68">
        <w:rPr>
          <w:rFonts w:ascii="Arial Nova" w:hAnsi="Arial Nova" w:eastAsia="Arial Nova" w:cs="Arial Nova"/>
          <w:b w:val="0"/>
          <w:bCs w:val="0"/>
          <w:i w:val="0"/>
          <w:iCs w:val="0"/>
          <w:noProof w:val="0"/>
          <w:color w:val="auto"/>
          <w:sz w:val="22"/>
          <w:szCs w:val="22"/>
          <w:lang w:val="en-GB"/>
        </w:rPr>
        <w:t>preparation</w:t>
      </w:r>
      <w:r w:rsidRPr="4EF5E699" w:rsidR="3F1405A3">
        <w:rPr>
          <w:rFonts w:ascii="Arial Nova" w:hAnsi="Arial Nova" w:eastAsia="Arial Nova" w:cs="Arial Nova"/>
          <w:b w:val="0"/>
          <w:bCs w:val="0"/>
          <w:i w:val="0"/>
          <w:iCs w:val="0"/>
          <w:noProof w:val="0"/>
          <w:color w:val="auto"/>
          <w:sz w:val="22"/>
          <w:szCs w:val="22"/>
          <w:lang w:val="en-GB"/>
        </w:rPr>
        <w:t xml:space="preserve"> courses, trials</w:t>
      </w:r>
      <w:r w:rsidRPr="4EF5E699" w:rsidR="31AEF19A">
        <w:rPr>
          <w:rFonts w:ascii="Arial Nova" w:hAnsi="Arial Nova" w:eastAsia="Arial Nova" w:cs="Arial Nova"/>
          <w:b w:val="0"/>
          <w:bCs w:val="0"/>
          <w:i w:val="0"/>
          <w:iCs w:val="0"/>
          <w:noProof w:val="0"/>
          <w:color w:val="auto"/>
          <w:sz w:val="22"/>
          <w:szCs w:val="22"/>
          <w:lang w:val="en-GB"/>
        </w:rPr>
        <w:t xml:space="preserve">, special </w:t>
      </w:r>
      <w:r w:rsidRPr="4EF5E699" w:rsidR="31AEF19A">
        <w:rPr>
          <w:rFonts w:ascii="Arial Nova" w:hAnsi="Arial Nova" w:eastAsia="Arial Nova" w:cs="Arial Nova"/>
          <w:b w:val="0"/>
          <w:bCs w:val="0"/>
          <w:i w:val="0"/>
          <w:iCs w:val="0"/>
          <w:noProof w:val="0"/>
          <w:color w:val="auto"/>
          <w:sz w:val="22"/>
          <w:szCs w:val="22"/>
          <w:lang w:val="en-GB"/>
        </w:rPr>
        <w:t>trainings</w:t>
      </w:r>
      <w:r w:rsidRPr="4EF5E699" w:rsidR="31AEF19A">
        <w:rPr>
          <w:rFonts w:ascii="Arial Nova" w:hAnsi="Arial Nova" w:eastAsia="Arial Nova" w:cs="Arial Nova"/>
          <w:b w:val="0"/>
          <w:bCs w:val="0"/>
          <w:i w:val="0"/>
          <w:iCs w:val="0"/>
          <w:noProof w:val="0"/>
          <w:color w:val="auto"/>
          <w:sz w:val="22"/>
          <w:szCs w:val="22"/>
          <w:lang w:val="en-GB"/>
        </w:rPr>
        <w:t xml:space="preserve"> and missions in outer space. When we arrive on the earth, the mushroom has a long and ancient history, that has caught the eye of many white male scholars, to investigate and explore for greater purposes</w:t>
      </w:r>
      <w:r w:rsidRPr="4EF5E699" w:rsidR="5F3E8128">
        <w:rPr>
          <w:rFonts w:ascii="Arial Nova" w:hAnsi="Arial Nova" w:eastAsia="Arial Nova" w:cs="Arial Nova"/>
          <w:b w:val="0"/>
          <w:bCs w:val="0"/>
          <w:i w:val="0"/>
          <w:iCs w:val="0"/>
          <w:noProof w:val="0"/>
          <w:color w:val="auto"/>
          <w:sz w:val="22"/>
          <w:szCs w:val="22"/>
          <w:lang w:val="en-GB"/>
        </w:rPr>
        <w:t xml:space="preserve">, </w:t>
      </w:r>
      <w:r>
        <w:br/>
      </w:r>
      <w:r w:rsidRPr="4EF5E699" w:rsidR="5F3E8128">
        <w:rPr>
          <w:rFonts w:ascii="Arial Nova" w:hAnsi="Arial Nova" w:eastAsia="Arial Nova" w:cs="Arial Nova"/>
          <w:b w:val="0"/>
          <w:bCs w:val="0"/>
          <w:i w:val="0"/>
          <w:iCs w:val="0"/>
          <w:noProof w:val="0"/>
          <w:color w:val="auto"/>
          <w:sz w:val="22"/>
          <w:szCs w:val="22"/>
          <w:lang w:val="en-GB"/>
        </w:rPr>
        <w:t xml:space="preserve">but also for extracting and </w:t>
      </w:r>
      <w:r w:rsidRPr="4EF5E699" w:rsidR="5F3E8128">
        <w:rPr>
          <w:rFonts w:ascii="Arial Nova" w:hAnsi="Arial Nova" w:eastAsia="Arial Nova" w:cs="Arial Nova"/>
          <w:b w:val="0"/>
          <w:bCs w:val="0"/>
          <w:i w:val="0"/>
          <w:iCs w:val="0"/>
          <w:noProof w:val="0"/>
          <w:color w:val="auto"/>
          <w:sz w:val="22"/>
          <w:szCs w:val="22"/>
          <w:lang w:val="en-GB"/>
        </w:rPr>
        <w:t>benefiting</w:t>
      </w:r>
      <w:r w:rsidRPr="4EF5E699" w:rsidR="5F3E8128">
        <w:rPr>
          <w:rFonts w:ascii="Arial Nova" w:hAnsi="Arial Nova" w:eastAsia="Arial Nova" w:cs="Arial Nova"/>
          <w:b w:val="0"/>
          <w:bCs w:val="0"/>
          <w:i w:val="0"/>
          <w:iCs w:val="0"/>
          <w:noProof w:val="0"/>
          <w:color w:val="auto"/>
          <w:sz w:val="22"/>
          <w:szCs w:val="22"/>
          <w:lang w:val="en-GB"/>
        </w:rPr>
        <w:t xml:space="preserve"> a specific group in western society. </w:t>
      </w:r>
    </w:p>
    <w:p w:rsidR="004C4C17" w:rsidP="4EF5E699" w:rsidRDefault="004C4C17" w14:paraId="048597B2" w14:textId="3CD68B63">
      <w:pPr>
        <w:pStyle w:val="Standaard"/>
        <w:rPr>
          <w:rFonts w:ascii="Arial Nova" w:hAnsi="Arial Nova" w:eastAsia="Arial Nova" w:cs="Arial Nova"/>
          <w:b w:val="0"/>
          <w:bCs w:val="0"/>
          <w:i w:val="0"/>
          <w:iCs w:val="0"/>
          <w:noProof w:val="0"/>
          <w:color w:val="FF0000"/>
          <w:sz w:val="22"/>
          <w:szCs w:val="22"/>
          <w:lang w:val="en-GB"/>
        </w:rPr>
      </w:pPr>
      <w:r w:rsidRPr="4EF5E699" w:rsidR="5F3E8128">
        <w:rPr>
          <w:rFonts w:ascii="Arial Nova" w:hAnsi="Arial Nova" w:eastAsia="Arial Nova" w:cs="Arial Nova"/>
          <w:b w:val="0"/>
          <w:bCs w:val="0"/>
          <w:i w:val="0"/>
          <w:iCs w:val="0"/>
          <w:noProof w:val="0"/>
          <w:color w:val="auto"/>
          <w:sz w:val="22"/>
          <w:szCs w:val="22"/>
          <w:lang w:val="en-GB"/>
        </w:rPr>
        <w:t xml:space="preserve">Eco-anxiety is not a white </w:t>
      </w:r>
      <w:r w:rsidRPr="4EF5E699" w:rsidR="0C45577B">
        <w:rPr>
          <w:rFonts w:ascii="Arial Nova" w:hAnsi="Arial Nova" w:eastAsia="Arial Nova" w:cs="Arial Nova"/>
          <w:b w:val="0"/>
          <w:bCs w:val="0"/>
          <w:i w:val="0"/>
          <w:iCs w:val="0"/>
          <w:noProof w:val="0"/>
          <w:color w:val="auto"/>
          <w:sz w:val="22"/>
          <w:szCs w:val="22"/>
          <w:lang w:val="en-GB"/>
        </w:rPr>
        <w:t>privileged</w:t>
      </w:r>
      <w:r w:rsidRPr="4EF5E699" w:rsidR="5F3E8128">
        <w:rPr>
          <w:rFonts w:ascii="Arial Nova" w:hAnsi="Arial Nova" w:eastAsia="Arial Nova" w:cs="Arial Nova"/>
          <w:b w:val="0"/>
          <w:bCs w:val="0"/>
          <w:i w:val="0"/>
          <w:iCs w:val="0"/>
          <w:noProof w:val="0"/>
          <w:color w:val="auto"/>
          <w:sz w:val="22"/>
          <w:szCs w:val="22"/>
          <w:lang w:val="en-GB"/>
        </w:rPr>
        <w:t xml:space="preserve"> phenomenon: this anx</w:t>
      </w:r>
      <w:r w:rsidRPr="4EF5E699" w:rsidR="084FB05D">
        <w:rPr>
          <w:rFonts w:ascii="Arial Nova" w:hAnsi="Arial Nova" w:eastAsia="Arial Nova" w:cs="Arial Nova"/>
          <w:b w:val="0"/>
          <w:bCs w:val="0"/>
          <w:i w:val="0"/>
          <w:iCs w:val="0"/>
          <w:noProof w:val="0"/>
          <w:color w:val="auto"/>
          <w:sz w:val="22"/>
          <w:szCs w:val="22"/>
          <w:lang w:val="en-GB"/>
        </w:rPr>
        <w:t xml:space="preserve">iety and fear is rooted and connected to the idea of “climate </w:t>
      </w:r>
      <w:r w:rsidRPr="4EF5E699" w:rsidR="084FB05D">
        <w:rPr>
          <w:rFonts w:ascii="Arial Nova" w:hAnsi="Arial Nova" w:eastAsia="Arial Nova" w:cs="Arial Nova"/>
          <w:b w:val="0"/>
          <w:bCs w:val="0"/>
          <w:i w:val="0"/>
          <w:iCs w:val="0"/>
          <w:noProof w:val="0"/>
          <w:color w:val="auto"/>
          <w:sz w:val="22"/>
          <w:szCs w:val="22"/>
          <w:lang w:val="en-GB"/>
        </w:rPr>
        <w:t>doomism</w:t>
      </w:r>
      <w:r w:rsidRPr="4EF5E699" w:rsidR="084FB05D">
        <w:rPr>
          <w:rFonts w:ascii="Arial Nova" w:hAnsi="Arial Nova" w:eastAsia="Arial Nova" w:cs="Arial Nova"/>
          <w:b w:val="0"/>
          <w:bCs w:val="0"/>
          <w:i w:val="0"/>
          <w:iCs w:val="0"/>
          <w:noProof w:val="0"/>
          <w:color w:val="auto"/>
          <w:sz w:val="22"/>
          <w:szCs w:val="22"/>
          <w:lang w:val="en-GB"/>
        </w:rPr>
        <w:t>”,</w:t>
      </w:r>
      <w:r w:rsidRPr="4EF5E699" w:rsidR="084FB05D">
        <w:rPr>
          <w:rFonts w:ascii="Arial Nova" w:hAnsi="Arial Nova" w:eastAsia="Arial Nova" w:cs="Arial Nova"/>
          <w:b w:val="0"/>
          <w:bCs w:val="0"/>
          <w:i w:val="0"/>
          <w:iCs w:val="0"/>
          <w:noProof w:val="0"/>
          <w:color w:val="auto"/>
          <w:sz w:val="22"/>
          <w:szCs w:val="22"/>
          <w:lang w:val="en-GB"/>
        </w:rPr>
        <w:t xml:space="preserve"> which is a driving force of the westernized capitalist society. Eco-anxiety cannot be </w:t>
      </w:r>
      <w:r w:rsidRPr="4EF5E699" w:rsidR="00830AA8">
        <w:rPr>
          <w:rFonts w:ascii="Arial Nova" w:hAnsi="Arial Nova" w:eastAsia="Arial Nova" w:cs="Arial Nova"/>
          <w:b w:val="0"/>
          <w:bCs w:val="0"/>
          <w:i w:val="0"/>
          <w:iCs w:val="0"/>
          <w:noProof w:val="0"/>
          <w:color w:val="auto"/>
          <w:sz w:val="22"/>
          <w:szCs w:val="22"/>
          <w:lang w:val="en-GB"/>
        </w:rPr>
        <w:t>separated</w:t>
      </w:r>
      <w:r w:rsidRPr="4EF5E699" w:rsidR="084FB05D">
        <w:rPr>
          <w:rFonts w:ascii="Arial Nova" w:hAnsi="Arial Nova" w:eastAsia="Arial Nova" w:cs="Arial Nova"/>
          <w:b w:val="0"/>
          <w:bCs w:val="0"/>
          <w:i w:val="0"/>
          <w:iCs w:val="0"/>
          <w:noProof w:val="0"/>
          <w:color w:val="auto"/>
          <w:sz w:val="22"/>
          <w:szCs w:val="22"/>
          <w:lang w:val="en-GB"/>
        </w:rPr>
        <w:t xml:space="preserve"> from the mental health crisis and should be advocating for all environmental</w:t>
      </w:r>
      <w:r w:rsidRPr="4EF5E699" w:rsidR="6D6E007E">
        <w:rPr>
          <w:rFonts w:ascii="Arial Nova" w:hAnsi="Arial Nova" w:eastAsia="Arial Nova" w:cs="Arial Nova"/>
          <w:b w:val="0"/>
          <w:bCs w:val="0"/>
          <w:i w:val="0"/>
          <w:iCs w:val="0"/>
          <w:noProof w:val="0"/>
          <w:color w:val="auto"/>
          <w:sz w:val="22"/>
          <w:szCs w:val="22"/>
          <w:lang w:val="en-GB"/>
        </w:rPr>
        <w:t xml:space="preserve"> injustice. </w:t>
      </w:r>
      <w:r w:rsidRPr="4EF5E699" w:rsidR="6D6E007E">
        <w:rPr>
          <w:rFonts w:ascii="Arial Nova" w:hAnsi="Arial Nova" w:eastAsia="Arial Nova" w:cs="Arial Nova"/>
          <w:b w:val="0"/>
          <w:bCs w:val="0"/>
          <w:i w:val="0"/>
          <w:iCs w:val="0"/>
          <w:noProof w:val="0"/>
          <w:color w:val="auto"/>
          <w:sz w:val="22"/>
          <w:szCs w:val="22"/>
          <w:lang w:val="en-GB"/>
        </w:rPr>
        <w:t>The re-invention of psilocybin mushrooms in western modern medicine have proven to be a significant game changer</w:t>
      </w:r>
      <w:r w:rsidRPr="4EF5E699" w:rsidR="276F277B">
        <w:rPr>
          <w:rFonts w:ascii="Arial Nova" w:hAnsi="Arial Nova" w:eastAsia="Arial Nova" w:cs="Arial Nova"/>
          <w:b w:val="0"/>
          <w:bCs w:val="0"/>
          <w:i w:val="0"/>
          <w:iCs w:val="0"/>
          <w:noProof w:val="0"/>
          <w:color w:val="auto"/>
          <w:sz w:val="22"/>
          <w:szCs w:val="22"/>
          <w:lang w:val="en-GB"/>
        </w:rPr>
        <w:t xml:space="preserve"> for both political involvements ultimately leading to the drug law </w:t>
      </w:r>
      <w:r w:rsidRPr="4EF5E699" w:rsidR="44AB2E78">
        <w:rPr>
          <w:rFonts w:ascii="Arial Nova" w:hAnsi="Arial Nova" w:eastAsia="Arial Nova" w:cs="Arial Nova"/>
          <w:b w:val="0"/>
          <w:bCs w:val="0"/>
          <w:i w:val="0"/>
          <w:iCs w:val="0"/>
          <w:noProof w:val="0"/>
          <w:color w:val="auto"/>
          <w:sz w:val="22"/>
          <w:szCs w:val="22"/>
          <w:lang w:val="en-GB"/>
        </w:rPr>
        <w:t>enforcements</w:t>
      </w:r>
      <w:r w:rsidRPr="4EF5E699" w:rsidR="276F277B">
        <w:rPr>
          <w:rFonts w:ascii="Arial Nova" w:hAnsi="Arial Nova" w:eastAsia="Arial Nova" w:cs="Arial Nova"/>
          <w:b w:val="0"/>
          <w:bCs w:val="0"/>
          <w:i w:val="0"/>
          <w:iCs w:val="0"/>
          <w:noProof w:val="0"/>
          <w:color w:val="auto"/>
          <w:sz w:val="22"/>
          <w:szCs w:val="22"/>
          <w:lang w:val="en-GB"/>
        </w:rPr>
        <w:t xml:space="preserve"> </w:t>
      </w:r>
      <w:r w:rsidRPr="4EF5E699" w:rsidR="307FA03B">
        <w:rPr>
          <w:rFonts w:ascii="Arial Nova" w:hAnsi="Arial Nova" w:eastAsia="Arial Nova" w:cs="Arial Nova"/>
          <w:b w:val="0"/>
          <w:bCs w:val="0"/>
          <w:i w:val="0"/>
          <w:iCs w:val="0"/>
          <w:noProof w:val="0"/>
          <w:color w:val="auto"/>
          <w:sz w:val="22"/>
          <w:szCs w:val="22"/>
          <w:lang w:val="en-GB"/>
        </w:rPr>
        <w:t>where</w:t>
      </w:r>
      <w:r w:rsidRPr="4EF5E699" w:rsidR="276F277B">
        <w:rPr>
          <w:rFonts w:ascii="Arial Nova" w:hAnsi="Arial Nova" w:eastAsia="Arial Nova" w:cs="Arial Nova"/>
          <w:b w:val="0"/>
          <w:bCs w:val="0"/>
          <w:i w:val="0"/>
          <w:iCs w:val="0"/>
          <w:noProof w:val="0"/>
          <w:color w:val="auto"/>
          <w:sz w:val="22"/>
          <w:szCs w:val="22"/>
          <w:lang w:val="en-GB"/>
        </w:rPr>
        <w:t xml:space="preserve"> new spaces that have been created </w:t>
      </w:r>
      <w:r w:rsidRPr="4EF5E699" w:rsidR="5EEB293E">
        <w:rPr>
          <w:rFonts w:ascii="Arial Nova" w:hAnsi="Arial Nova" w:eastAsia="Arial Nova" w:cs="Arial Nova"/>
          <w:b w:val="0"/>
          <w:bCs w:val="0"/>
          <w:i w:val="0"/>
          <w:iCs w:val="0"/>
          <w:noProof w:val="0"/>
          <w:color w:val="auto"/>
          <w:sz w:val="22"/>
          <w:szCs w:val="22"/>
          <w:lang w:val="en-GB"/>
        </w:rPr>
        <w:t>as</w:t>
      </w:r>
      <w:r w:rsidRPr="4EF5E699" w:rsidR="276F277B">
        <w:rPr>
          <w:rFonts w:ascii="Arial Nova" w:hAnsi="Arial Nova" w:eastAsia="Arial Nova" w:cs="Arial Nova"/>
          <w:b w:val="0"/>
          <w:bCs w:val="0"/>
          <w:i w:val="0"/>
          <w:iCs w:val="0"/>
          <w:noProof w:val="0"/>
          <w:color w:val="auto"/>
          <w:sz w:val="22"/>
          <w:szCs w:val="22"/>
          <w:lang w:val="en-GB"/>
        </w:rPr>
        <w:t xml:space="preserve"> </w:t>
      </w:r>
      <w:r w:rsidRPr="4EF5E699" w:rsidR="00A35FFF">
        <w:rPr>
          <w:rFonts w:ascii="Arial Nova" w:hAnsi="Arial Nova" w:eastAsia="Arial Nova" w:cs="Arial Nova"/>
          <w:b w:val="0"/>
          <w:bCs w:val="0"/>
          <w:i w:val="0"/>
          <w:iCs w:val="0"/>
          <w:noProof w:val="0"/>
          <w:color w:val="auto"/>
          <w:sz w:val="22"/>
          <w:szCs w:val="22"/>
          <w:lang w:val="en-GB"/>
        </w:rPr>
        <w:t xml:space="preserve">a </w:t>
      </w:r>
      <w:r w:rsidRPr="4EF5E699" w:rsidR="276F277B">
        <w:rPr>
          <w:rFonts w:ascii="Arial Nova" w:hAnsi="Arial Nova" w:eastAsia="Arial Nova" w:cs="Arial Nova"/>
          <w:b w:val="0"/>
          <w:bCs w:val="0"/>
          <w:i w:val="0"/>
          <w:iCs w:val="0"/>
          <w:noProof w:val="0"/>
          <w:color w:val="auto"/>
          <w:sz w:val="22"/>
          <w:szCs w:val="22"/>
          <w:lang w:val="en-GB"/>
        </w:rPr>
        <w:t>cultural phenomenon of the mushroom</w:t>
      </w:r>
      <w:r w:rsidRPr="4EF5E699" w:rsidR="65537F57">
        <w:rPr>
          <w:rFonts w:ascii="Arial Nova" w:hAnsi="Arial Nova" w:eastAsia="Arial Nova" w:cs="Arial Nova"/>
          <w:b w:val="0"/>
          <w:bCs w:val="0"/>
          <w:i w:val="0"/>
          <w:iCs w:val="0"/>
          <w:noProof w:val="0"/>
          <w:color w:val="auto"/>
          <w:sz w:val="22"/>
          <w:szCs w:val="22"/>
          <w:lang w:val="en-GB"/>
        </w:rPr>
        <w:t xml:space="preserve"> that</w:t>
      </w:r>
      <w:r w:rsidRPr="4EF5E699" w:rsidR="276F277B">
        <w:rPr>
          <w:rFonts w:ascii="Arial Nova" w:hAnsi="Arial Nova" w:eastAsia="Arial Nova" w:cs="Arial Nova"/>
          <w:b w:val="0"/>
          <w:bCs w:val="0"/>
          <w:i w:val="0"/>
          <w:iCs w:val="0"/>
          <w:noProof w:val="0"/>
          <w:color w:val="auto"/>
          <w:sz w:val="22"/>
          <w:szCs w:val="22"/>
          <w:lang w:val="en-GB"/>
        </w:rPr>
        <w:t xml:space="preserve"> </w:t>
      </w:r>
      <w:r w:rsidRPr="4EF5E699" w:rsidR="495D7C47">
        <w:rPr>
          <w:rFonts w:ascii="Arial Nova" w:hAnsi="Arial Nova" w:eastAsia="Arial Nova" w:cs="Arial Nova"/>
          <w:b w:val="0"/>
          <w:bCs w:val="0"/>
          <w:i w:val="0"/>
          <w:iCs w:val="0"/>
          <w:noProof w:val="0"/>
          <w:color w:val="auto"/>
          <w:sz w:val="22"/>
          <w:szCs w:val="22"/>
          <w:lang w:val="en-GB"/>
        </w:rPr>
        <w:t xml:space="preserve">is either </w:t>
      </w:r>
      <w:r w:rsidRPr="4EF5E699" w:rsidR="276F277B">
        <w:rPr>
          <w:rFonts w:ascii="Arial Nova" w:hAnsi="Arial Nova" w:eastAsia="Arial Nova" w:cs="Arial Nova"/>
          <w:b w:val="0"/>
          <w:bCs w:val="0"/>
          <w:i w:val="0"/>
          <w:iCs w:val="0"/>
          <w:noProof w:val="0"/>
          <w:color w:val="auto"/>
          <w:sz w:val="22"/>
          <w:szCs w:val="22"/>
          <w:lang w:val="en-GB"/>
        </w:rPr>
        <w:t xml:space="preserve">praised by groupies or criminalized by governments and </w:t>
      </w:r>
      <w:r w:rsidRPr="4EF5E699" w:rsidR="2018DE67">
        <w:rPr>
          <w:rFonts w:ascii="Arial Nova" w:hAnsi="Arial Nova" w:eastAsia="Arial Nova" w:cs="Arial Nova"/>
          <w:b w:val="0"/>
          <w:bCs w:val="0"/>
          <w:i w:val="0"/>
          <w:iCs w:val="0"/>
          <w:noProof w:val="0"/>
          <w:color w:val="auto"/>
          <w:sz w:val="22"/>
          <w:szCs w:val="22"/>
          <w:lang w:val="en-GB"/>
        </w:rPr>
        <w:t>prejudices, by putting their targets on black</w:t>
      </w:r>
      <w:r w:rsidRPr="4EF5E699" w:rsidR="0730BA34">
        <w:rPr>
          <w:rFonts w:ascii="Arial Nova" w:hAnsi="Arial Nova" w:eastAsia="Arial Nova" w:cs="Arial Nova"/>
          <w:b w:val="0"/>
          <w:bCs w:val="0"/>
          <w:i w:val="0"/>
          <w:iCs w:val="0"/>
          <w:noProof w:val="0"/>
          <w:color w:val="auto"/>
          <w:sz w:val="22"/>
          <w:szCs w:val="22"/>
          <w:lang w:val="en-GB"/>
        </w:rPr>
        <w:t xml:space="preserve"> and </w:t>
      </w:r>
      <w:r w:rsidRPr="4EF5E699" w:rsidR="666248CA">
        <w:rPr>
          <w:rFonts w:ascii="Arial Nova" w:hAnsi="Arial Nova" w:eastAsia="Arial Nova" w:cs="Arial Nova"/>
          <w:b w:val="0"/>
          <w:bCs w:val="0"/>
          <w:i w:val="0"/>
          <w:iCs w:val="0"/>
          <w:noProof w:val="0"/>
          <w:color w:val="auto"/>
          <w:sz w:val="22"/>
          <w:szCs w:val="22"/>
          <w:lang w:val="en-GB"/>
        </w:rPr>
        <w:t>H</w:t>
      </w:r>
      <w:r w:rsidRPr="4EF5E699" w:rsidR="0730BA34">
        <w:rPr>
          <w:rFonts w:ascii="Arial Nova" w:hAnsi="Arial Nova" w:eastAsia="Arial Nova" w:cs="Arial Nova"/>
          <w:b w:val="0"/>
          <w:bCs w:val="0"/>
          <w:i w:val="0"/>
          <w:iCs w:val="0"/>
          <w:noProof w:val="0"/>
          <w:color w:val="auto"/>
          <w:sz w:val="22"/>
          <w:szCs w:val="22"/>
          <w:lang w:val="en-GB"/>
        </w:rPr>
        <w:t>ispanic</w:t>
      </w:r>
      <w:r w:rsidRPr="4EF5E699" w:rsidR="7CE6EA4B">
        <w:rPr>
          <w:rFonts w:ascii="Arial Nova" w:hAnsi="Arial Nova" w:eastAsia="Arial Nova" w:cs="Arial Nova"/>
          <w:b w:val="0"/>
          <w:bCs w:val="0"/>
          <w:i w:val="0"/>
          <w:iCs w:val="0"/>
          <w:noProof w:val="0"/>
          <w:color w:val="auto"/>
          <w:sz w:val="22"/>
          <w:szCs w:val="22"/>
          <w:lang w:val="en-GB"/>
        </w:rPr>
        <w:t xml:space="preserve"> and Indigenous </w:t>
      </w:r>
      <w:r w:rsidRPr="4EF5E699" w:rsidR="0730BA34">
        <w:rPr>
          <w:rFonts w:ascii="Arial Nova" w:hAnsi="Arial Nova" w:eastAsia="Arial Nova" w:cs="Arial Nova"/>
          <w:b w:val="0"/>
          <w:bCs w:val="0"/>
          <w:i w:val="0"/>
          <w:iCs w:val="0"/>
          <w:noProof w:val="0"/>
          <w:color w:val="auto"/>
          <w:sz w:val="22"/>
          <w:szCs w:val="22"/>
          <w:lang w:val="en-GB"/>
        </w:rPr>
        <w:t xml:space="preserve">communities. What has been practiced and used as a means of bringing people closer to </w:t>
      </w:r>
      <w:r w:rsidRPr="4EF5E699" w:rsidR="1E49B15D">
        <w:rPr>
          <w:rFonts w:ascii="Arial Nova" w:hAnsi="Arial Nova" w:eastAsia="Arial Nova" w:cs="Arial Nova"/>
          <w:b w:val="0"/>
          <w:bCs w:val="0"/>
          <w:i w:val="0"/>
          <w:iCs w:val="0"/>
          <w:noProof w:val="0"/>
          <w:color w:val="auto"/>
          <w:sz w:val="22"/>
          <w:szCs w:val="22"/>
          <w:lang w:val="en-GB"/>
        </w:rPr>
        <w:t>oneself</w:t>
      </w:r>
      <w:r w:rsidRPr="4EF5E699" w:rsidR="0730BA34">
        <w:rPr>
          <w:rFonts w:ascii="Arial Nova" w:hAnsi="Arial Nova" w:eastAsia="Arial Nova" w:cs="Arial Nova"/>
          <w:b w:val="0"/>
          <w:bCs w:val="0"/>
          <w:i w:val="0"/>
          <w:iCs w:val="0"/>
          <w:noProof w:val="0"/>
          <w:color w:val="auto"/>
          <w:sz w:val="22"/>
          <w:szCs w:val="22"/>
          <w:lang w:val="en-GB"/>
        </w:rPr>
        <w:t xml:space="preserve">, closer to the community and closer to </w:t>
      </w:r>
      <w:r w:rsidRPr="4EF5E699" w:rsidR="0730BA34">
        <w:rPr>
          <w:rFonts w:ascii="Arial Nova" w:hAnsi="Arial Nova" w:eastAsia="Arial Nova" w:cs="Arial Nova"/>
          <w:b w:val="0"/>
          <w:bCs w:val="0"/>
          <w:i w:val="1"/>
          <w:iCs w:val="1"/>
          <w:noProof w:val="0"/>
          <w:color w:val="auto"/>
          <w:sz w:val="22"/>
          <w:szCs w:val="22"/>
          <w:lang w:val="en-GB"/>
        </w:rPr>
        <w:t>nature</w:t>
      </w:r>
      <w:r w:rsidRPr="4EF5E699" w:rsidR="0730BA34">
        <w:rPr>
          <w:rFonts w:ascii="Arial Nova" w:hAnsi="Arial Nova" w:eastAsia="Arial Nova" w:cs="Arial Nova"/>
          <w:b w:val="0"/>
          <w:bCs w:val="0"/>
          <w:i w:val="0"/>
          <w:iCs w:val="0"/>
          <w:noProof w:val="0"/>
          <w:color w:val="auto"/>
          <w:sz w:val="22"/>
          <w:szCs w:val="22"/>
          <w:lang w:val="en-GB"/>
        </w:rPr>
        <w:t xml:space="preserve">, the drug law </w:t>
      </w:r>
      <w:r w:rsidRPr="4EF5E699" w:rsidR="3F7951C5">
        <w:rPr>
          <w:rFonts w:ascii="Arial Nova" w:hAnsi="Arial Nova" w:eastAsia="Arial Nova" w:cs="Arial Nova"/>
          <w:b w:val="0"/>
          <w:bCs w:val="0"/>
          <w:i w:val="0"/>
          <w:iCs w:val="0"/>
          <w:noProof w:val="0"/>
          <w:color w:val="auto"/>
          <w:sz w:val="22"/>
          <w:szCs w:val="22"/>
          <w:lang w:val="en-GB"/>
        </w:rPr>
        <w:t>enforcement</w:t>
      </w:r>
      <w:r w:rsidRPr="4EF5E699" w:rsidR="0730BA34">
        <w:rPr>
          <w:rFonts w:ascii="Arial Nova" w:hAnsi="Arial Nova" w:eastAsia="Arial Nova" w:cs="Arial Nova"/>
          <w:b w:val="0"/>
          <w:bCs w:val="0"/>
          <w:i w:val="0"/>
          <w:iCs w:val="0"/>
          <w:noProof w:val="0"/>
          <w:color w:val="auto"/>
          <w:sz w:val="22"/>
          <w:szCs w:val="22"/>
          <w:lang w:val="en-GB"/>
        </w:rPr>
        <w:t xml:space="preserve"> has </w:t>
      </w:r>
      <w:r w:rsidRPr="4EF5E699" w:rsidR="71EB6DD4">
        <w:rPr>
          <w:rFonts w:ascii="Arial Nova" w:hAnsi="Arial Nova" w:eastAsia="Arial Nova" w:cs="Arial Nova"/>
          <w:b w:val="0"/>
          <w:bCs w:val="0"/>
          <w:i w:val="0"/>
          <w:iCs w:val="0"/>
          <w:noProof w:val="0"/>
          <w:color w:val="auto"/>
          <w:sz w:val="22"/>
          <w:szCs w:val="22"/>
          <w:lang w:val="en-GB"/>
        </w:rPr>
        <w:t>separated</w:t>
      </w:r>
      <w:r w:rsidRPr="4EF5E699" w:rsidR="0730BA34">
        <w:rPr>
          <w:rFonts w:ascii="Arial Nova" w:hAnsi="Arial Nova" w:eastAsia="Arial Nova" w:cs="Arial Nova"/>
          <w:b w:val="0"/>
          <w:bCs w:val="0"/>
          <w:i w:val="0"/>
          <w:iCs w:val="0"/>
          <w:noProof w:val="0"/>
          <w:color w:val="auto"/>
          <w:sz w:val="22"/>
          <w:szCs w:val="22"/>
          <w:lang w:val="en-GB"/>
        </w:rPr>
        <w:t xml:space="preserve"> people and polarized the understanding of psychedelics</w:t>
      </w:r>
      <w:r w:rsidRPr="4EF5E699" w:rsidR="5E23442C">
        <w:rPr>
          <w:rFonts w:ascii="Arial Nova" w:hAnsi="Arial Nova" w:eastAsia="Arial Nova" w:cs="Arial Nova"/>
          <w:b w:val="0"/>
          <w:bCs w:val="0"/>
          <w:i w:val="0"/>
          <w:iCs w:val="0"/>
          <w:noProof w:val="0"/>
          <w:color w:val="auto"/>
          <w:sz w:val="22"/>
          <w:szCs w:val="22"/>
          <w:lang w:val="en-GB"/>
        </w:rPr>
        <w:t xml:space="preserve"> for potential mental health benefits</w:t>
      </w:r>
      <w:r w:rsidRPr="4EF5E699" w:rsidR="1BAD2BD3">
        <w:rPr>
          <w:rFonts w:ascii="Arial Nova" w:hAnsi="Arial Nova" w:eastAsia="Arial Nova" w:cs="Arial Nova"/>
          <w:b w:val="0"/>
          <w:bCs w:val="0"/>
          <w:i w:val="0"/>
          <w:iCs w:val="0"/>
          <w:noProof w:val="0"/>
          <w:color w:val="auto"/>
          <w:sz w:val="22"/>
          <w:szCs w:val="22"/>
          <w:lang w:val="en-GB"/>
        </w:rPr>
        <w:t xml:space="preserve"> from 1970</w:t>
      </w:r>
      <w:r w:rsidRPr="4EF5E699" w:rsidR="5E23442C">
        <w:rPr>
          <w:rFonts w:ascii="Arial Nova" w:hAnsi="Arial Nova" w:eastAsia="Arial Nova" w:cs="Arial Nova"/>
          <w:b w:val="0"/>
          <w:bCs w:val="0"/>
          <w:i w:val="0"/>
          <w:iCs w:val="0"/>
          <w:noProof w:val="0"/>
          <w:color w:val="auto"/>
          <w:sz w:val="22"/>
          <w:szCs w:val="22"/>
          <w:lang w:val="en-GB"/>
        </w:rPr>
        <w:t xml:space="preserve">. The mushroom, integrated in the human mind and the human body, </w:t>
      </w:r>
      <w:r w:rsidRPr="4EF5E699" w:rsidR="2E39F145">
        <w:rPr>
          <w:rFonts w:ascii="Arial Nova" w:hAnsi="Arial Nova" w:eastAsia="Arial Nova" w:cs="Arial Nova"/>
          <w:b w:val="0"/>
          <w:bCs w:val="0"/>
          <w:i w:val="0"/>
          <w:iCs w:val="0"/>
          <w:noProof w:val="0"/>
          <w:color w:val="auto"/>
          <w:sz w:val="22"/>
          <w:szCs w:val="22"/>
          <w:lang w:val="en-GB"/>
        </w:rPr>
        <w:t>is</w:t>
      </w:r>
      <w:r w:rsidRPr="4EF5E699" w:rsidR="5E23442C">
        <w:rPr>
          <w:rFonts w:ascii="Arial Nova" w:hAnsi="Arial Nova" w:eastAsia="Arial Nova" w:cs="Arial Nova"/>
          <w:b w:val="0"/>
          <w:bCs w:val="0"/>
          <w:i w:val="0"/>
          <w:iCs w:val="0"/>
          <w:noProof w:val="0"/>
          <w:color w:val="auto"/>
          <w:sz w:val="22"/>
          <w:szCs w:val="22"/>
          <w:lang w:val="en-GB"/>
        </w:rPr>
        <w:t xml:space="preserve"> everywhere – no </w:t>
      </w:r>
      <w:r w:rsidRPr="4EF5E699" w:rsidR="775D6F34">
        <w:rPr>
          <w:rFonts w:ascii="Arial Nova" w:hAnsi="Arial Nova" w:eastAsia="Arial Nova" w:cs="Arial Nova"/>
          <w:b w:val="0"/>
          <w:bCs w:val="0"/>
          <w:i w:val="0"/>
          <w:iCs w:val="0"/>
          <w:noProof w:val="0"/>
          <w:color w:val="auto"/>
          <w:sz w:val="22"/>
          <w:szCs w:val="22"/>
          <w:lang w:val="en-GB"/>
        </w:rPr>
        <w:t xml:space="preserve">division </w:t>
      </w:r>
      <w:r w:rsidRPr="4EF5E699" w:rsidR="27C79B56">
        <w:rPr>
          <w:rFonts w:ascii="Arial Nova" w:hAnsi="Arial Nova" w:eastAsia="Arial Nova" w:cs="Arial Nova"/>
          <w:b w:val="0"/>
          <w:bCs w:val="0"/>
          <w:i w:val="0"/>
          <w:iCs w:val="0"/>
          <w:noProof w:val="0"/>
          <w:color w:val="auto"/>
          <w:sz w:val="22"/>
          <w:szCs w:val="22"/>
          <w:lang w:val="en-GB"/>
        </w:rPr>
        <w:t>has ever taken place</w:t>
      </w:r>
      <w:r w:rsidRPr="4EF5E699" w:rsidR="05C9112F">
        <w:rPr>
          <w:rFonts w:ascii="Arial Nova" w:hAnsi="Arial Nova" w:eastAsia="Arial Nova" w:cs="Arial Nova"/>
          <w:b w:val="0"/>
          <w:bCs w:val="0"/>
          <w:i w:val="0"/>
          <w:iCs w:val="0"/>
          <w:noProof w:val="0"/>
          <w:color w:val="auto"/>
          <w:sz w:val="22"/>
          <w:szCs w:val="22"/>
          <w:lang w:val="en-GB"/>
        </w:rPr>
        <w:t>,</w:t>
      </w:r>
      <w:r w:rsidRPr="4EF5E699" w:rsidR="27C79B56">
        <w:rPr>
          <w:rFonts w:ascii="Arial Nova" w:hAnsi="Arial Nova" w:eastAsia="Arial Nova" w:cs="Arial Nova"/>
          <w:b w:val="0"/>
          <w:bCs w:val="0"/>
          <w:i w:val="0"/>
          <w:iCs w:val="0"/>
          <w:noProof w:val="0"/>
          <w:color w:val="auto"/>
          <w:sz w:val="22"/>
          <w:szCs w:val="22"/>
          <w:lang w:val="en-GB"/>
        </w:rPr>
        <w:t xml:space="preserve"> for as long as humans have </w:t>
      </w:r>
      <w:r w:rsidRPr="4EF5E699" w:rsidR="1D26F675">
        <w:rPr>
          <w:rFonts w:ascii="Arial Nova" w:hAnsi="Arial Nova" w:eastAsia="Arial Nova" w:cs="Arial Nova"/>
          <w:b w:val="0"/>
          <w:bCs w:val="0"/>
          <w:i w:val="0"/>
          <w:iCs w:val="0"/>
          <w:noProof w:val="0"/>
          <w:color w:val="auto"/>
          <w:sz w:val="22"/>
          <w:szCs w:val="22"/>
          <w:lang w:val="en-GB"/>
        </w:rPr>
        <w:t>habituated</w:t>
      </w:r>
      <w:r w:rsidRPr="4EF5E699" w:rsidR="27C79B56">
        <w:rPr>
          <w:rFonts w:ascii="Arial Nova" w:hAnsi="Arial Nova" w:eastAsia="Arial Nova" w:cs="Arial Nova"/>
          <w:b w:val="0"/>
          <w:bCs w:val="0"/>
          <w:i w:val="0"/>
          <w:iCs w:val="0"/>
          <w:noProof w:val="0"/>
          <w:color w:val="auto"/>
          <w:sz w:val="22"/>
          <w:szCs w:val="22"/>
          <w:lang w:val="en-GB"/>
        </w:rPr>
        <w:t xml:space="preserve"> the earth. </w:t>
      </w:r>
      <w:r w:rsidRPr="4EF5E699" w:rsidR="08602EE3">
        <w:rPr>
          <w:rFonts w:ascii="Arial Nova" w:hAnsi="Arial Nova" w:eastAsia="Arial Nova" w:cs="Arial Nova"/>
          <w:b w:val="0"/>
          <w:bCs w:val="0"/>
          <w:i w:val="0"/>
          <w:iCs w:val="0"/>
          <w:noProof w:val="0"/>
          <w:color w:val="auto"/>
          <w:sz w:val="22"/>
          <w:szCs w:val="22"/>
          <w:lang w:val="en-GB"/>
        </w:rPr>
        <w:t xml:space="preserve">The wonders of the fungal world should </w:t>
      </w:r>
      <w:r w:rsidRPr="4EF5E699" w:rsidR="60E07446">
        <w:rPr>
          <w:rFonts w:ascii="Arial Nova" w:hAnsi="Arial Nova" w:eastAsia="Arial Nova" w:cs="Arial Nova"/>
          <w:b w:val="0"/>
          <w:bCs w:val="0"/>
          <w:i w:val="0"/>
          <w:iCs w:val="0"/>
          <w:noProof w:val="0"/>
          <w:color w:val="auto"/>
          <w:sz w:val="22"/>
          <w:szCs w:val="22"/>
          <w:lang w:val="en-GB"/>
        </w:rPr>
        <w:t>compel</w:t>
      </w:r>
      <w:r w:rsidRPr="4EF5E699" w:rsidR="4FE45231">
        <w:rPr>
          <w:rFonts w:ascii="Arial Nova" w:hAnsi="Arial Nova" w:eastAsia="Arial Nova" w:cs="Arial Nova"/>
          <w:b w:val="0"/>
          <w:bCs w:val="0"/>
          <w:i w:val="0"/>
          <w:iCs w:val="0"/>
          <w:noProof w:val="0"/>
          <w:color w:val="auto"/>
          <w:sz w:val="22"/>
          <w:szCs w:val="22"/>
          <w:lang w:val="en-GB"/>
        </w:rPr>
        <w:t xml:space="preserve"> to </w:t>
      </w:r>
      <w:r w:rsidRPr="4EF5E699" w:rsidR="4FE45231">
        <w:rPr>
          <w:rFonts w:ascii="Arial Nova" w:hAnsi="Arial Nova" w:eastAsia="Arial Nova" w:cs="Arial Nova"/>
          <w:b w:val="0"/>
          <w:bCs w:val="0"/>
          <w:i w:val="0"/>
          <w:iCs w:val="0"/>
          <w:noProof w:val="0"/>
          <w:color w:val="auto"/>
          <w:sz w:val="22"/>
          <w:szCs w:val="22"/>
          <w:lang w:val="en-GB"/>
        </w:rPr>
        <w:t xml:space="preserve">re-learn, to re-adjust and </w:t>
      </w:r>
      <w:r w:rsidRPr="4EF5E699" w:rsidR="6AF5702D">
        <w:rPr>
          <w:rFonts w:ascii="Arial Nova" w:hAnsi="Arial Nova" w:eastAsia="Arial Nova" w:cs="Arial Nova"/>
          <w:b w:val="0"/>
          <w:bCs w:val="0"/>
          <w:i w:val="0"/>
          <w:iCs w:val="0"/>
          <w:noProof w:val="0"/>
          <w:color w:val="auto"/>
          <w:sz w:val="22"/>
          <w:szCs w:val="22"/>
          <w:lang w:val="en-GB"/>
        </w:rPr>
        <w:t>re-</w:t>
      </w:r>
      <w:r w:rsidRPr="4EF5E699" w:rsidR="4FE45231">
        <w:rPr>
          <w:rFonts w:ascii="Arial Nova" w:hAnsi="Arial Nova" w:eastAsia="Arial Nova" w:cs="Arial Nova"/>
          <w:b w:val="0"/>
          <w:bCs w:val="0"/>
          <w:i w:val="0"/>
          <w:iCs w:val="0"/>
          <w:noProof w:val="0"/>
          <w:color w:val="auto"/>
          <w:sz w:val="22"/>
          <w:szCs w:val="22"/>
          <w:lang w:val="en-GB"/>
        </w:rPr>
        <w:t>connect new</w:t>
      </w:r>
      <w:r w:rsidRPr="4EF5E699" w:rsidR="74C09073">
        <w:rPr>
          <w:rFonts w:ascii="Arial Nova" w:hAnsi="Arial Nova" w:eastAsia="Arial Nova" w:cs="Arial Nova"/>
          <w:b w:val="0"/>
          <w:bCs w:val="0"/>
          <w:i w:val="0"/>
          <w:iCs w:val="0"/>
          <w:noProof w:val="0"/>
          <w:color w:val="auto"/>
          <w:sz w:val="22"/>
          <w:szCs w:val="22"/>
          <w:lang w:val="en-GB"/>
        </w:rPr>
        <w:t xml:space="preserve"> and old</w:t>
      </w:r>
      <w:r w:rsidRPr="4EF5E699" w:rsidR="4FE45231">
        <w:rPr>
          <w:rFonts w:ascii="Arial Nova" w:hAnsi="Arial Nova" w:eastAsia="Arial Nova" w:cs="Arial Nova"/>
          <w:b w:val="0"/>
          <w:bCs w:val="0"/>
          <w:i w:val="0"/>
          <w:iCs w:val="0"/>
          <w:noProof w:val="0"/>
          <w:color w:val="auto"/>
          <w:sz w:val="22"/>
          <w:szCs w:val="22"/>
          <w:lang w:val="en-GB"/>
        </w:rPr>
        <w:t xml:space="preserve"> spaces for us to </w:t>
      </w:r>
      <w:r w:rsidRPr="4EF5E699" w:rsidR="4FE45231">
        <w:rPr>
          <w:rFonts w:ascii="Arial Nova" w:hAnsi="Arial Nova" w:eastAsia="Arial Nova" w:cs="Arial Nova"/>
          <w:b w:val="0"/>
          <w:bCs w:val="0"/>
          <w:i w:val="0"/>
          <w:iCs w:val="0"/>
          <w:noProof w:val="0"/>
          <w:color w:val="auto"/>
          <w:sz w:val="22"/>
          <w:szCs w:val="22"/>
          <w:lang w:val="en-GB"/>
        </w:rPr>
        <w:t>speculate</w:t>
      </w:r>
      <w:r w:rsidRPr="4EF5E699" w:rsidR="4FE45231">
        <w:rPr>
          <w:rFonts w:ascii="Arial Nova" w:hAnsi="Arial Nova" w:eastAsia="Arial Nova" w:cs="Arial Nova"/>
          <w:b w:val="0"/>
          <w:bCs w:val="0"/>
          <w:i w:val="0"/>
          <w:iCs w:val="0"/>
          <w:noProof w:val="0"/>
          <w:color w:val="auto"/>
          <w:sz w:val="22"/>
          <w:szCs w:val="22"/>
          <w:lang w:val="en-GB"/>
        </w:rPr>
        <w:t xml:space="preserve"> in. </w:t>
      </w:r>
      <w:r w:rsidRPr="4EF5E699" w:rsidR="4FE45231">
        <w:rPr>
          <w:rFonts w:ascii="Arial Nova" w:hAnsi="Arial Nova" w:eastAsia="Arial Nova" w:cs="Arial Nova"/>
          <w:b w:val="0"/>
          <w:bCs w:val="0"/>
          <w:i w:val="0"/>
          <w:iCs w:val="0"/>
          <w:noProof w:val="0"/>
          <w:color w:val="auto"/>
          <w:sz w:val="22"/>
          <w:szCs w:val="22"/>
          <w:lang w:val="en-GB"/>
        </w:rPr>
        <w:t xml:space="preserve">The fungal intersections that are present in earthly soils are vital for the balance </w:t>
      </w:r>
      <w:r w:rsidRPr="4EF5E699" w:rsidR="4FE45231">
        <w:rPr>
          <w:rFonts w:ascii="Arial Nova" w:hAnsi="Arial Nova" w:eastAsia="Arial Nova" w:cs="Arial Nova"/>
          <w:b w:val="0"/>
          <w:bCs w:val="0"/>
          <w:i w:val="0"/>
          <w:iCs w:val="0"/>
          <w:noProof w:val="0"/>
          <w:color w:val="auto"/>
          <w:sz w:val="22"/>
          <w:szCs w:val="22"/>
          <w:lang w:val="en-GB"/>
        </w:rPr>
        <w:t xml:space="preserve">of eco-systems of which </w:t>
      </w:r>
      <w:r w:rsidRPr="4EF5E699" w:rsidR="22C60896">
        <w:rPr>
          <w:rFonts w:ascii="Arial Nova" w:hAnsi="Arial Nova" w:eastAsia="Arial Nova" w:cs="Arial Nova"/>
          <w:b w:val="0"/>
          <w:bCs w:val="0"/>
          <w:i w:val="0"/>
          <w:iCs w:val="0"/>
          <w:noProof w:val="0"/>
          <w:color w:val="auto"/>
          <w:sz w:val="22"/>
          <w:szCs w:val="22"/>
          <w:lang w:val="en-GB"/>
        </w:rPr>
        <w:t>human culture cannot sustain itself without this</w:t>
      </w:r>
      <w:r w:rsidRPr="4EF5E699" w:rsidR="2030CC46">
        <w:rPr>
          <w:rFonts w:ascii="Arial Nova" w:hAnsi="Arial Nova" w:eastAsia="Arial Nova" w:cs="Arial Nova"/>
          <w:b w:val="0"/>
          <w:bCs w:val="0"/>
          <w:i w:val="0"/>
          <w:iCs w:val="0"/>
          <w:noProof w:val="0"/>
          <w:color w:val="auto"/>
          <w:sz w:val="22"/>
          <w:szCs w:val="22"/>
          <w:lang w:val="en-GB"/>
        </w:rPr>
        <w:t xml:space="preserve"> unity. </w:t>
      </w:r>
    </w:p>
    <w:p w:rsidR="22667C8D" w:rsidP="2C2AB389" w:rsidRDefault="22667C8D" w14:noSpellErr="1" w14:paraId="3492B461" w14:textId="3F4B8634">
      <w:pPr>
        <w:pStyle w:val="Standaard"/>
        <w:ind w:left="2160" w:right="1440"/>
      </w:pPr>
      <w:r>
        <w:br/>
      </w:r>
      <w:r>
        <w:br w:type="page"/>
      </w:r>
    </w:p>
    <w:p w:rsidR="2C2AB389" w:rsidP="2C2AB389" w:rsidRDefault="2C2AB389" w14:paraId="567BCFBF" w14:textId="2AB38DDC">
      <w:pPr>
        <w:pStyle w:val="Standaard"/>
        <w:ind w:left="2160" w:right="1440"/>
      </w:pPr>
    </w:p>
    <w:p w:rsidR="00AF18FA" w:rsidP="10D22387" w:rsidRDefault="00000000" w14:paraId="6651A116" w14:textId="5B99738D">
      <w:pPr>
        <w:rPr>
          <w:rFonts w:ascii="Arial Nova" w:hAnsi="Arial Nova" w:eastAsia="Arial Nova" w:cs="Arial Nova"/>
          <w:color w:val="7030A0"/>
          <w:sz w:val="20"/>
          <w:szCs w:val="20"/>
          <w:lang w:val="nl-NL"/>
        </w:rPr>
      </w:pPr>
      <w:r w:rsidRPr="2C2AB389" w:rsidR="608781EA">
        <w:rPr>
          <w:rFonts w:ascii="Arial Nova" w:hAnsi="Arial Nova" w:eastAsia="Arial Nova" w:cs="Arial Nova"/>
          <w:b w:val="1"/>
          <w:bCs w:val="1"/>
          <w:color w:val="000000" w:themeColor="text1" w:themeTint="FF" w:themeShade="FF"/>
          <w:sz w:val="20"/>
          <w:szCs w:val="20"/>
          <w:u w:val="single"/>
        </w:rPr>
        <w:t>Bibliography</w:t>
      </w:r>
      <w:r>
        <w:br/>
      </w:r>
    </w:p>
    <w:p w:rsidR="00AF18FA" w:rsidP="787F8B3C" w:rsidRDefault="09A877B6" w14:paraId="23A527BD" w14:textId="568BD391">
      <w:pPr>
        <w:rPr>
          <w:rFonts w:ascii="Georgia Pro" w:hAnsi="Georgia Pro" w:eastAsia="Georgia Pro" w:cs="Georgia Pro"/>
          <w:sz w:val="18"/>
          <w:szCs w:val="18"/>
        </w:rPr>
      </w:pPr>
      <w:r w:rsidRPr="787F8B3C">
        <w:rPr>
          <w:rFonts w:ascii="Georgia Pro" w:hAnsi="Georgia Pro" w:eastAsia="Georgia Pro" w:cs="Georgia Pro"/>
          <w:sz w:val="18"/>
          <w:szCs w:val="18"/>
        </w:rPr>
        <w:t>A. Cernan, Eugene, et al. (The Apollo 17 crew)</w:t>
      </w:r>
      <w:r>
        <w:br/>
      </w:r>
      <w:r w:rsidRPr="787F8B3C">
        <w:rPr>
          <w:rFonts w:ascii="Georgia Pro" w:hAnsi="Georgia Pro" w:eastAsia="Georgia Pro" w:cs="Georgia Pro"/>
          <w:sz w:val="18"/>
          <w:szCs w:val="18"/>
        </w:rPr>
        <w:t xml:space="preserve">“Blue Marble - Image of the Earth from Apollo 17.” </w:t>
      </w:r>
      <w:r w:rsidRPr="787F8B3C">
        <w:rPr>
          <w:rFonts w:ascii="Georgia Pro" w:hAnsi="Georgia Pro" w:eastAsia="Georgia Pro" w:cs="Georgia Pro"/>
          <w:i/>
          <w:iCs/>
          <w:sz w:val="18"/>
          <w:szCs w:val="18"/>
        </w:rPr>
        <w:t>Nasa</w:t>
      </w:r>
      <w:r w:rsidRPr="787F8B3C">
        <w:rPr>
          <w:rFonts w:ascii="Georgia Pro" w:hAnsi="Georgia Pro" w:eastAsia="Georgia Pro" w:cs="Georgia Pro"/>
          <w:sz w:val="18"/>
          <w:szCs w:val="18"/>
        </w:rPr>
        <w:t>, 30 Nov. 2007,</w:t>
      </w:r>
      <w:r w:rsidRPr="787F8B3C">
        <w:rPr>
          <w:rFonts w:ascii="Georgia Pro" w:hAnsi="Georgia Pro" w:eastAsia="Georgia Pro" w:cs="Georgia Pro"/>
          <w:i/>
          <w:iCs/>
          <w:sz w:val="18"/>
          <w:szCs w:val="18"/>
        </w:rPr>
        <w:t xml:space="preserve"> </w:t>
      </w:r>
      <w:r>
        <w:br/>
      </w:r>
      <w:hyperlink r:id="rId17">
        <w:r w:rsidRPr="787F8B3C">
          <w:rPr>
            <w:rStyle w:val="Hyperlink"/>
            <w:rFonts w:ascii="Georgia Pro" w:hAnsi="Georgia Pro" w:eastAsia="Georgia Pro" w:cs="Georgia Pro"/>
            <w:i/>
            <w:iCs/>
            <w:sz w:val="18"/>
            <w:szCs w:val="18"/>
          </w:rPr>
          <w:t>www.nasa.gov/content/blue-marble-image-of-the-earth-from-apollo-17</w:t>
        </w:r>
      </w:hyperlink>
      <w:r w:rsidRPr="787F8B3C">
        <w:rPr>
          <w:rFonts w:ascii="Georgia Pro" w:hAnsi="Georgia Pro" w:eastAsia="Georgia Pro" w:cs="Georgia Pro"/>
          <w:sz w:val="18"/>
          <w:szCs w:val="18"/>
        </w:rPr>
        <w:t xml:space="preserve"> </w:t>
      </w:r>
      <w:r>
        <w:br/>
      </w:r>
      <w:r w:rsidRPr="787F8B3C">
        <w:rPr>
          <w:rFonts w:ascii="Georgia Pro" w:hAnsi="Georgia Pro" w:eastAsia="Georgia Pro" w:cs="Georgia Pro"/>
          <w:i/>
          <w:iCs/>
          <w:sz w:val="18"/>
          <w:szCs w:val="18"/>
        </w:rPr>
        <w:t>Accessed 24 Jan. 2023</w:t>
      </w:r>
      <w:r>
        <w:br/>
      </w:r>
      <w:r>
        <w:br/>
      </w:r>
      <w:r w:rsidRPr="787F8B3C">
        <w:rPr>
          <w:rFonts w:ascii="Georgia Pro" w:hAnsi="Georgia Pro" w:eastAsia="Georgia Pro" w:cs="Georgia Pro"/>
          <w:i/>
          <w:iCs/>
          <w:sz w:val="18"/>
          <w:szCs w:val="18"/>
        </w:rPr>
        <w:t>“</w:t>
      </w:r>
      <w:proofErr w:type="spellStart"/>
      <w:r w:rsidRPr="787F8B3C">
        <w:rPr>
          <w:rFonts w:ascii="Georgia Pro" w:hAnsi="Georgia Pro" w:eastAsia="Georgia Pro" w:cs="Georgia Pro"/>
          <w:i/>
          <w:iCs/>
          <w:sz w:val="18"/>
          <w:szCs w:val="18"/>
        </w:rPr>
        <w:t>Afdeling</w:t>
      </w:r>
      <w:proofErr w:type="spellEnd"/>
      <w:r w:rsidRPr="787F8B3C">
        <w:rPr>
          <w:rFonts w:ascii="Georgia Pro" w:hAnsi="Georgia Pro" w:eastAsia="Georgia Pro" w:cs="Georgia Pro"/>
          <w:i/>
          <w:iCs/>
          <w:sz w:val="18"/>
          <w:szCs w:val="18"/>
        </w:rPr>
        <w:t xml:space="preserve"> </w:t>
      </w:r>
      <w:proofErr w:type="spellStart"/>
      <w:r w:rsidRPr="787F8B3C">
        <w:rPr>
          <w:rFonts w:ascii="Georgia Pro" w:hAnsi="Georgia Pro" w:eastAsia="Georgia Pro" w:cs="Georgia Pro"/>
          <w:i/>
          <w:iCs/>
          <w:sz w:val="18"/>
          <w:szCs w:val="18"/>
        </w:rPr>
        <w:t>Psychiatrie</w:t>
      </w:r>
      <w:proofErr w:type="spellEnd"/>
      <w:r w:rsidRPr="787F8B3C">
        <w:rPr>
          <w:rFonts w:ascii="Georgia Pro" w:hAnsi="Georgia Pro" w:eastAsia="Georgia Pro" w:cs="Georgia Pro"/>
          <w:i/>
          <w:iCs/>
          <w:sz w:val="18"/>
          <w:szCs w:val="18"/>
        </w:rPr>
        <w:t xml:space="preserve">”, LUMC, </w:t>
      </w:r>
      <w:hyperlink r:id="rId18">
        <w:r w:rsidRPr="787F8B3C">
          <w:rPr>
            <w:rStyle w:val="Hyperlink"/>
            <w:rFonts w:ascii="Georgia Pro" w:hAnsi="Georgia Pro" w:eastAsia="Georgia Pro" w:cs="Georgia Pro"/>
            <w:sz w:val="18"/>
            <w:szCs w:val="18"/>
          </w:rPr>
          <w:t>www.lumc.nl/over-het-lumc/afdelingen/psychiatrie</w:t>
        </w:r>
      </w:hyperlink>
      <w:r w:rsidRPr="787F8B3C">
        <w:rPr>
          <w:rFonts w:ascii="Georgia Pro" w:hAnsi="Georgia Pro" w:eastAsia="Georgia Pro" w:cs="Georgia Pro"/>
          <w:sz w:val="18"/>
          <w:szCs w:val="18"/>
        </w:rPr>
        <w:t>.</w:t>
      </w:r>
      <w:r>
        <w:br/>
      </w:r>
      <w:r w:rsidRPr="787F8B3C">
        <w:rPr>
          <w:rFonts w:ascii="Georgia Pro" w:hAnsi="Georgia Pro" w:eastAsia="Georgia Pro" w:cs="Georgia Pro"/>
          <w:i/>
          <w:iCs/>
          <w:sz w:val="18"/>
          <w:szCs w:val="18"/>
        </w:rPr>
        <w:t>Accessed 10 Jan. 2023</w:t>
      </w:r>
      <w:r>
        <w:br/>
      </w:r>
      <w:r>
        <w:br/>
      </w:r>
      <w:r w:rsidRPr="787F8B3C">
        <w:rPr>
          <w:rFonts w:ascii="Georgia Pro" w:hAnsi="Georgia Pro" w:eastAsia="Georgia Pro" w:cs="Georgia Pro"/>
          <w:i/>
          <w:iCs/>
          <w:sz w:val="18"/>
          <w:szCs w:val="18"/>
        </w:rPr>
        <w:t>Anonymous, Submitted. “Lynn Margulis (1938-2011).” Nasa</w:t>
      </w:r>
      <w:r w:rsidRPr="787F8B3C">
        <w:rPr>
          <w:rFonts w:ascii="Georgia Pro" w:hAnsi="Georgia Pro" w:eastAsia="Georgia Pro" w:cs="Georgia Pro"/>
          <w:sz w:val="18"/>
          <w:szCs w:val="18"/>
        </w:rPr>
        <w:t>, 1 June 2022,</w:t>
      </w:r>
      <w:r>
        <w:br/>
      </w:r>
      <w:hyperlink r:id="rId19">
        <w:r w:rsidRPr="787F8B3C">
          <w:rPr>
            <w:rStyle w:val="Hyperlink"/>
            <w:rFonts w:ascii="Georgia Pro" w:hAnsi="Georgia Pro" w:eastAsia="Georgia Pro" w:cs="Georgia Pro"/>
            <w:sz w:val="18"/>
            <w:szCs w:val="18"/>
          </w:rPr>
          <w:t>science.nasa.gov/lynn-margulis-1938-2011</w:t>
        </w:r>
      </w:hyperlink>
      <w:r w:rsidRPr="787F8B3C">
        <w:rPr>
          <w:rFonts w:ascii="Georgia Pro" w:hAnsi="Georgia Pro" w:eastAsia="Georgia Pro" w:cs="Georgia Pro"/>
          <w:sz w:val="18"/>
          <w:szCs w:val="18"/>
        </w:rPr>
        <w:t xml:space="preserve">. </w:t>
      </w:r>
      <w:r>
        <w:br/>
      </w:r>
      <w:r>
        <w:br/>
      </w:r>
      <w:r w:rsidRPr="787F8B3C">
        <w:rPr>
          <w:rFonts w:ascii="Georgia Pro" w:hAnsi="Georgia Pro" w:eastAsia="Georgia Pro" w:cs="Georgia Pro"/>
          <w:sz w:val="18"/>
          <w:szCs w:val="18"/>
        </w:rPr>
        <w:t xml:space="preserve">Arce, Rodríguez, M. José and Winkelman, J. Michael. “Psychedelics, Sociality, and Human Evolution.” </w:t>
      </w:r>
      <w:r>
        <w:br/>
      </w:r>
      <w:r w:rsidRPr="787F8B3C">
        <w:rPr>
          <w:rFonts w:ascii="Georgia Pro" w:hAnsi="Georgia Pro" w:eastAsia="Georgia Pro" w:cs="Georgia Pro"/>
          <w:sz w:val="18"/>
          <w:szCs w:val="18"/>
        </w:rPr>
        <w:t xml:space="preserve">Frontiers, 29 September 2021, </w:t>
      </w:r>
      <w:hyperlink r:id="rId20">
        <w:r w:rsidRPr="787F8B3C">
          <w:rPr>
            <w:rStyle w:val="Hyperlink"/>
            <w:rFonts w:ascii="Georgia Pro" w:hAnsi="Georgia Pro" w:eastAsia="Georgia Pro" w:cs="Georgia Pro"/>
            <w:sz w:val="18"/>
            <w:szCs w:val="18"/>
          </w:rPr>
          <w:t>https://doi.org/10.3389/fpsyg.2021.729425</w:t>
        </w:r>
        <w:r>
          <w:br/>
        </w:r>
        <w:r>
          <w:br/>
        </w:r>
      </w:hyperlink>
      <w:r w:rsidRPr="787F8B3C">
        <w:rPr>
          <w:rFonts w:ascii="Georgia Pro" w:hAnsi="Georgia Pro" w:eastAsia="Georgia Pro" w:cs="Georgia Pro"/>
          <w:sz w:val="18"/>
          <w:szCs w:val="18"/>
        </w:rPr>
        <w:t xml:space="preserve">“Bacteria: They Are Everywhere.” </w:t>
      </w:r>
      <w:r w:rsidRPr="787F8B3C">
        <w:rPr>
          <w:rFonts w:ascii="Georgia Pro" w:hAnsi="Georgia Pro" w:eastAsia="Georgia Pro" w:cs="Georgia Pro"/>
          <w:i/>
          <w:iCs/>
          <w:sz w:val="18"/>
          <w:szCs w:val="18"/>
        </w:rPr>
        <w:t>Micropia</w:t>
      </w:r>
      <w:r w:rsidRPr="787F8B3C">
        <w:rPr>
          <w:rFonts w:ascii="Georgia Pro" w:hAnsi="Georgia Pro" w:eastAsia="Georgia Pro" w:cs="Georgia Pro"/>
          <w:sz w:val="18"/>
          <w:szCs w:val="18"/>
        </w:rPr>
        <w:t xml:space="preserve">, </w:t>
      </w:r>
      <w:hyperlink>
        <w:r w:rsidRPr="787F8B3C">
          <w:rPr>
            <w:rStyle w:val="Hyperlink"/>
            <w:rFonts w:ascii="Georgia Pro" w:hAnsi="Georgia Pro" w:eastAsia="Georgia Pro" w:cs="Georgia Pro"/>
            <w:sz w:val="18"/>
            <w:szCs w:val="18"/>
          </w:rPr>
          <w:t>www.micropia.nl/en/discover/microbiology/bacteria</w:t>
        </w:r>
      </w:hyperlink>
      <w:r w:rsidRPr="787F8B3C">
        <w:rPr>
          <w:rFonts w:ascii="Georgia Pro" w:hAnsi="Georgia Pro" w:eastAsia="Georgia Pro" w:cs="Georgia Pro"/>
          <w:sz w:val="18"/>
          <w:szCs w:val="18"/>
        </w:rPr>
        <w:t xml:space="preserve">. </w:t>
      </w:r>
      <w:r>
        <w:br/>
      </w:r>
      <w:r w:rsidRPr="787F8B3C">
        <w:rPr>
          <w:rFonts w:ascii="Georgia Pro" w:hAnsi="Georgia Pro" w:eastAsia="Georgia Pro" w:cs="Georgia Pro"/>
          <w:sz w:val="18"/>
          <w:szCs w:val="18"/>
        </w:rPr>
        <w:t>Accessed 8 Jan. 2023.</w:t>
      </w:r>
      <w:r>
        <w:br/>
      </w:r>
      <w:r>
        <w:br/>
      </w:r>
      <w:proofErr w:type="spellStart"/>
      <w:r w:rsidRPr="787F8B3C" w:rsidR="71465264">
        <w:rPr>
          <w:rFonts w:ascii="Georgia Pro" w:hAnsi="Georgia Pro" w:eastAsia="Georgia Pro" w:cs="Georgia Pro"/>
          <w:sz w:val="18"/>
          <w:szCs w:val="18"/>
        </w:rPr>
        <w:t>Basciano</w:t>
      </w:r>
      <w:proofErr w:type="spellEnd"/>
      <w:r w:rsidRPr="787F8B3C" w:rsidR="71465264">
        <w:rPr>
          <w:rFonts w:ascii="Georgia Pro" w:hAnsi="Georgia Pro" w:eastAsia="Georgia Pro" w:cs="Georgia Pro"/>
          <w:sz w:val="18"/>
          <w:szCs w:val="18"/>
        </w:rPr>
        <w:t xml:space="preserve">, Oliver. “‘When We Grew up, Luis Buñuel Was on Channel 4’: The Proudly Highbrow Otolith Group.” The Guardian, 14 July 2022, </w:t>
      </w:r>
      <w:hyperlink r:id="rId21">
        <w:r w:rsidRPr="787F8B3C" w:rsidR="71465264">
          <w:rPr>
            <w:rStyle w:val="Hyperlink"/>
            <w:rFonts w:ascii="Georgia Pro" w:hAnsi="Georgia Pro" w:eastAsia="Georgia Pro" w:cs="Georgia Pro"/>
            <w:sz w:val="18"/>
            <w:szCs w:val="18"/>
          </w:rPr>
          <w:t>www.theguardian.com/artanddesign/2022/jul/06/luis-bunuel-channel-4-proudly-highbrow-otolith-group-apocalypse</w:t>
        </w:r>
      </w:hyperlink>
      <w:r w:rsidRPr="787F8B3C" w:rsidR="71465264">
        <w:rPr>
          <w:rFonts w:ascii="Georgia Pro" w:hAnsi="Georgia Pro" w:eastAsia="Georgia Pro" w:cs="Georgia Pro"/>
          <w:sz w:val="18"/>
          <w:szCs w:val="18"/>
        </w:rPr>
        <w:t>. Accessed 9 Feb. 2023</w:t>
      </w:r>
      <w:r>
        <w:br/>
      </w:r>
      <w:r>
        <w:br/>
      </w:r>
      <w:r w:rsidRPr="787F8B3C">
        <w:rPr>
          <w:rFonts w:ascii="Georgia Pro" w:hAnsi="Georgia Pro" w:eastAsia="Georgia Pro" w:cs="Georgia Pro"/>
          <w:sz w:val="18"/>
          <w:szCs w:val="18"/>
        </w:rPr>
        <w:t xml:space="preserve">Beaumont, Susanna. “Questions and Answers / Cooking Sections.” Interview by Susanna Beaumont. </w:t>
      </w:r>
      <w:r w:rsidRPr="787F8B3C">
        <w:rPr>
          <w:rFonts w:ascii="Georgia Pro" w:hAnsi="Georgia Pro" w:eastAsia="Georgia Pro" w:cs="Georgia Pro"/>
          <w:i/>
          <w:iCs/>
          <w:sz w:val="18"/>
          <w:szCs w:val="18"/>
        </w:rPr>
        <w:t>Design Exhibition Scotland</w:t>
      </w:r>
      <w:r w:rsidRPr="787F8B3C">
        <w:rPr>
          <w:rFonts w:ascii="Georgia Pro" w:hAnsi="Georgia Pro" w:eastAsia="Georgia Pro" w:cs="Georgia Pro"/>
          <w:sz w:val="18"/>
          <w:szCs w:val="18"/>
        </w:rPr>
        <w:t xml:space="preserve">, 14 Oct. 2021, </w:t>
      </w:r>
      <w:hyperlink r:id="rId22">
        <w:r w:rsidRPr="787F8B3C">
          <w:rPr>
            <w:rStyle w:val="Hyperlink"/>
            <w:rFonts w:ascii="Georgia Pro" w:hAnsi="Georgia Pro" w:eastAsia="Georgia Pro" w:cs="Georgia Pro"/>
            <w:sz w:val="18"/>
            <w:szCs w:val="18"/>
          </w:rPr>
          <w:t>www.designexhibitionscotland.co.uk/questions-answers-cooking-sections</w:t>
        </w:r>
      </w:hyperlink>
      <w:r w:rsidRPr="787F8B3C">
        <w:rPr>
          <w:rFonts w:ascii="Georgia Pro" w:hAnsi="Georgia Pro" w:eastAsia="Georgia Pro" w:cs="Georgia Pro"/>
          <w:sz w:val="18"/>
          <w:szCs w:val="18"/>
        </w:rPr>
        <w:t>. Accessed 27 Jan. 2023</w:t>
      </w:r>
      <w:r>
        <w:br/>
      </w:r>
      <w:r>
        <w:br/>
      </w:r>
      <w:r w:rsidRPr="787F8B3C">
        <w:rPr>
          <w:rFonts w:ascii="Georgia Pro" w:hAnsi="Georgia Pro" w:eastAsia="Georgia Pro" w:cs="Georgia Pro"/>
          <w:sz w:val="18"/>
          <w:szCs w:val="18"/>
        </w:rPr>
        <w:t xml:space="preserve">Bogdanovic, Zoran. “De </w:t>
      </w:r>
      <w:proofErr w:type="spellStart"/>
      <w:r w:rsidRPr="787F8B3C">
        <w:rPr>
          <w:rFonts w:ascii="Georgia Pro" w:hAnsi="Georgia Pro" w:eastAsia="Georgia Pro" w:cs="Georgia Pro"/>
          <w:sz w:val="18"/>
          <w:szCs w:val="18"/>
        </w:rPr>
        <w:t>psychedelische</w:t>
      </w:r>
      <w:proofErr w:type="spellEnd"/>
      <w:r w:rsidRPr="787F8B3C">
        <w:rPr>
          <w:rFonts w:ascii="Georgia Pro" w:hAnsi="Georgia Pro" w:eastAsia="Georgia Pro" w:cs="Georgia Pro"/>
          <w:sz w:val="18"/>
          <w:szCs w:val="18"/>
        </w:rPr>
        <w:t xml:space="preserve"> hype in de </w:t>
      </w:r>
      <w:proofErr w:type="spellStart"/>
      <w:r w:rsidRPr="787F8B3C">
        <w:rPr>
          <w:rFonts w:ascii="Georgia Pro" w:hAnsi="Georgia Pro" w:eastAsia="Georgia Pro" w:cs="Georgia Pro"/>
          <w:sz w:val="18"/>
          <w:szCs w:val="18"/>
        </w:rPr>
        <w:t>ggz</w:t>
      </w:r>
      <w:proofErr w:type="spellEnd"/>
      <w:r w:rsidRPr="787F8B3C">
        <w:rPr>
          <w:rFonts w:ascii="Georgia Pro" w:hAnsi="Georgia Pro" w:eastAsia="Georgia Pro" w:cs="Georgia Pro"/>
          <w:sz w:val="18"/>
          <w:szCs w:val="18"/>
        </w:rPr>
        <w:t xml:space="preserve"> is </w:t>
      </w:r>
      <w:proofErr w:type="spellStart"/>
      <w:r w:rsidRPr="787F8B3C">
        <w:rPr>
          <w:rFonts w:ascii="Georgia Pro" w:hAnsi="Georgia Pro" w:eastAsia="Georgia Pro" w:cs="Georgia Pro"/>
          <w:sz w:val="18"/>
          <w:szCs w:val="18"/>
        </w:rPr>
        <w:t>niet</w:t>
      </w:r>
      <w:proofErr w:type="spellEnd"/>
      <w:r w:rsidRPr="787F8B3C">
        <w:rPr>
          <w:rFonts w:ascii="Georgia Pro" w:hAnsi="Georgia Pro" w:eastAsia="Georgia Pro" w:cs="Georgia Pro"/>
          <w:sz w:val="18"/>
          <w:szCs w:val="18"/>
        </w:rPr>
        <w:t xml:space="preserve"> </w:t>
      </w:r>
      <w:proofErr w:type="spellStart"/>
      <w:r w:rsidRPr="787F8B3C">
        <w:rPr>
          <w:rFonts w:ascii="Georgia Pro" w:hAnsi="Georgia Pro" w:eastAsia="Georgia Pro" w:cs="Georgia Pro"/>
          <w:sz w:val="18"/>
          <w:szCs w:val="18"/>
        </w:rPr>
        <w:t>zonder</w:t>
      </w:r>
      <w:proofErr w:type="spellEnd"/>
      <w:r w:rsidRPr="787F8B3C">
        <w:rPr>
          <w:rFonts w:ascii="Georgia Pro" w:hAnsi="Georgia Pro" w:eastAsia="Georgia Pro" w:cs="Georgia Pro"/>
          <w:sz w:val="18"/>
          <w:szCs w:val="18"/>
        </w:rPr>
        <w:t xml:space="preserve"> </w:t>
      </w:r>
      <w:proofErr w:type="spellStart"/>
      <w:r w:rsidRPr="787F8B3C">
        <w:rPr>
          <w:rFonts w:ascii="Georgia Pro" w:hAnsi="Georgia Pro" w:eastAsia="Georgia Pro" w:cs="Georgia Pro"/>
          <w:sz w:val="18"/>
          <w:szCs w:val="18"/>
        </w:rPr>
        <w:t>gevaar</w:t>
      </w:r>
      <w:proofErr w:type="spellEnd"/>
      <w:r w:rsidRPr="787F8B3C">
        <w:rPr>
          <w:rFonts w:ascii="Georgia Pro" w:hAnsi="Georgia Pro" w:eastAsia="Georgia Pro" w:cs="Georgia Pro"/>
          <w:sz w:val="18"/>
          <w:szCs w:val="18"/>
        </w:rPr>
        <w:t xml:space="preserve">.” </w:t>
      </w:r>
      <w:r>
        <w:br/>
      </w:r>
      <w:r w:rsidRPr="787F8B3C">
        <w:rPr>
          <w:rFonts w:ascii="Georgia Pro" w:hAnsi="Georgia Pro" w:eastAsia="Georgia Pro" w:cs="Georgia Pro"/>
          <w:sz w:val="18"/>
          <w:szCs w:val="18"/>
        </w:rPr>
        <w:t xml:space="preserve">VICE, 11 Oct. 2022, </w:t>
      </w:r>
      <w:hyperlink r:id="rId23">
        <w:r w:rsidRPr="787F8B3C">
          <w:rPr>
            <w:rStyle w:val="Hyperlink"/>
            <w:rFonts w:ascii="Georgia Pro" w:hAnsi="Georgia Pro" w:eastAsia="Georgia Pro" w:cs="Georgia Pro"/>
            <w:sz w:val="18"/>
            <w:szCs w:val="18"/>
          </w:rPr>
          <w:t>www.vice.com/nl/article/4ax74m/psychedelische-hype-ggz</w:t>
        </w:r>
      </w:hyperlink>
      <w:r w:rsidRPr="787F8B3C">
        <w:rPr>
          <w:rFonts w:ascii="Georgia Pro" w:hAnsi="Georgia Pro" w:eastAsia="Georgia Pro" w:cs="Georgia Pro"/>
          <w:sz w:val="18"/>
          <w:szCs w:val="18"/>
        </w:rPr>
        <w:t>.</w:t>
      </w:r>
      <w:r>
        <w:br/>
      </w:r>
      <w:r>
        <w:br/>
      </w:r>
      <w:r w:rsidRPr="787F8B3C">
        <w:rPr>
          <w:rFonts w:ascii="Georgia Pro" w:hAnsi="Georgia Pro" w:eastAsia="Georgia Pro" w:cs="Georgia Pro"/>
          <w:sz w:val="18"/>
          <w:szCs w:val="18"/>
        </w:rPr>
        <w:t xml:space="preserve">Brand, Steward. </w:t>
      </w:r>
      <w:r w:rsidRPr="787F8B3C">
        <w:rPr>
          <w:rFonts w:ascii="Georgia Pro" w:hAnsi="Georgia Pro" w:eastAsia="Georgia Pro" w:cs="Georgia Pro"/>
          <w:i/>
          <w:iCs/>
          <w:sz w:val="18"/>
          <w:szCs w:val="18"/>
        </w:rPr>
        <w:t>Whole Earth Catalogue</w:t>
      </w:r>
      <w:r w:rsidRPr="787F8B3C">
        <w:rPr>
          <w:rFonts w:ascii="Georgia Pro" w:hAnsi="Georgia Pro" w:eastAsia="Georgia Pro" w:cs="Georgia Pro"/>
          <w:sz w:val="18"/>
          <w:szCs w:val="18"/>
        </w:rPr>
        <w:t xml:space="preserve">, Spring of 1969, </w:t>
      </w:r>
      <w:hyperlink r:id="rId24">
        <w:r w:rsidRPr="787F8B3C">
          <w:rPr>
            <w:rStyle w:val="Hyperlink"/>
            <w:rFonts w:ascii="Georgia Pro" w:hAnsi="Georgia Pro" w:eastAsia="Georgia Pro" w:cs="Georgia Pro"/>
            <w:sz w:val="18"/>
            <w:szCs w:val="18"/>
          </w:rPr>
          <w:t>doorofperception.com/wp-content/uploads/whole_earth_catalog-spring-1969.pdf</w:t>
        </w:r>
      </w:hyperlink>
      <w:r w:rsidRPr="787F8B3C">
        <w:rPr>
          <w:rFonts w:ascii="Georgia Pro" w:hAnsi="Georgia Pro" w:eastAsia="Georgia Pro" w:cs="Georgia Pro"/>
          <w:sz w:val="18"/>
          <w:szCs w:val="18"/>
        </w:rPr>
        <w:t>.</w:t>
      </w:r>
    </w:p>
    <w:p w:rsidR="00AF18FA" w:rsidP="787F8B3C" w:rsidRDefault="09A877B6" w14:paraId="09563BAE" w14:textId="30075D67">
      <w:pPr>
        <w:rPr>
          <w:rFonts w:ascii="Georgia Pro" w:hAnsi="Georgia Pro" w:eastAsia="Georgia Pro" w:cs="Georgia Pro"/>
          <w:sz w:val="18"/>
          <w:szCs w:val="18"/>
        </w:rPr>
      </w:pPr>
      <w:r w:rsidRPr="787F8B3C">
        <w:rPr>
          <w:rFonts w:ascii="Georgia Pro" w:hAnsi="Georgia Pro" w:eastAsia="Georgia Pro" w:cs="Georgia Pro"/>
          <w:sz w:val="18"/>
          <w:szCs w:val="18"/>
        </w:rPr>
        <w:t>Brand, Steward.</w:t>
      </w:r>
      <w:r w:rsidRPr="787F8B3C">
        <w:rPr>
          <w:rFonts w:ascii="Georgia Pro" w:hAnsi="Georgia Pro" w:eastAsia="Georgia Pro" w:cs="Georgia Pro"/>
          <w:i/>
          <w:iCs/>
          <w:sz w:val="18"/>
          <w:szCs w:val="18"/>
        </w:rPr>
        <w:t xml:space="preserve"> Whole Earth Catalogue</w:t>
      </w:r>
      <w:r w:rsidRPr="787F8B3C">
        <w:rPr>
          <w:rFonts w:ascii="Georgia Pro" w:hAnsi="Georgia Pro" w:eastAsia="Georgia Pro" w:cs="Georgia Pro"/>
          <w:sz w:val="18"/>
          <w:szCs w:val="18"/>
        </w:rPr>
        <w:t xml:space="preserve">, Fall 1968, </w:t>
      </w:r>
      <w:hyperlink r:id="rId25">
        <w:r w:rsidRPr="787F8B3C">
          <w:rPr>
            <w:rStyle w:val="Hyperlink"/>
            <w:rFonts w:ascii="Georgia Pro" w:hAnsi="Georgia Pro" w:eastAsia="Georgia Pro" w:cs="Georgia Pro"/>
            <w:sz w:val="18"/>
            <w:szCs w:val="18"/>
          </w:rPr>
          <w:t>monoskop.org/images/0/09/Brand_Stewart_Whole_Earth_Catalog_Fall_1968.pdf</w:t>
        </w:r>
      </w:hyperlink>
      <w:r w:rsidRPr="787F8B3C">
        <w:rPr>
          <w:rFonts w:ascii="Georgia Pro" w:hAnsi="Georgia Pro" w:eastAsia="Georgia Pro" w:cs="Georgia Pro"/>
          <w:sz w:val="18"/>
          <w:szCs w:val="18"/>
        </w:rPr>
        <w:t>.</w:t>
      </w:r>
    </w:p>
    <w:p w:rsidR="00AF18FA" w:rsidP="787F8B3C" w:rsidRDefault="09A877B6" w14:paraId="020DA927" w14:textId="3869B01A">
      <w:pPr>
        <w:rPr>
          <w:rFonts w:ascii="Georgia Pro" w:hAnsi="Georgia Pro" w:eastAsia="Georgia Pro" w:cs="Georgia Pro"/>
          <w:sz w:val="18"/>
          <w:szCs w:val="18"/>
        </w:rPr>
      </w:pPr>
      <w:proofErr w:type="spellStart"/>
      <w:r w:rsidRPr="787F8B3C">
        <w:rPr>
          <w:rFonts w:ascii="Georgia Pro" w:hAnsi="Georgia Pro" w:eastAsia="Georgia Pro" w:cs="Georgia Pro"/>
          <w:sz w:val="18"/>
          <w:szCs w:val="18"/>
        </w:rPr>
        <w:t>Burgemeister</w:t>
      </w:r>
      <w:proofErr w:type="spellEnd"/>
      <w:r w:rsidRPr="787F8B3C">
        <w:rPr>
          <w:rFonts w:ascii="Georgia Pro" w:hAnsi="Georgia Pro" w:eastAsia="Georgia Pro" w:cs="Georgia Pro"/>
          <w:sz w:val="18"/>
          <w:szCs w:val="18"/>
        </w:rPr>
        <w:t xml:space="preserve">, Bella. “‘I Want My Childhood Back’: Young Climate Activist’s Letter to Australia.” </w:t>
      </w:r>
      <w:r w:rsidRPr="787F8B3C">
        <w:rPr>
          <w:rFonts w:ascii="Georgia Pro" w:hAnsi="Georgia Pro" w:eastAsia="Georgia Pro" w:cs="Georgia Pro"/>
          <w:i/>
          <w:iCs/>
          <w:sz w:val="18"/>
          <w:szCs w:val="18"/>
        </w:rPr>
        <w:t>The Sydney Morning Herald</w:t>
      </w:r>
      <w:r w:rsidRPr="787F8B3C">
        <w:rPr>
          <w:rFonts w:ascii="Georgia Pro" w:hAnsi="Georgia Pro" w:eastAsia="Georgia Pro" w:cs="Georgia Pro"/>
          <w:sz w:val="18"/>
          <w:szCs w:val="18"/>
        </w:rPr>
        <w:t xml:space="preserve">, 4 May 2019, </w:t>
      </w:r>
      <w:hyperlink r:id="rId26">
        <w:r w:rsidRPr="787F8B3C">
          <w:rPr>
            <w:rStyle w:val="Hyperlink"/>
            <w:rFonts w:ascii="Georgia Pro" w:hAnsi="Georgia Pro" w:eastAsia="Georgia Pro" w:cs="Georgia Pro"/>
            <w:sz w:val="18"/>
            <w:szCs w:val="18"/>
          </w:rPr>
          <w:t>www.smh.com.au/national/i-want-my-childhood-back-young-climate-activist-s-letter-to-australia-20190504-p51k2i.html</w:t>
        </w:r>
      </w:hyperlink>
      <w:r w:rsidRPr="787F8B3C">
        <w:rPr>
          <w:rFonts w:ascii="Georgia Pro" w:hAnsi="Georgia Pro" w:eastAsia="Georgia Pro" w:cs="Georgia Pro"/>
          <w:sz w:val="18"/>
          <w:szCs w:val="18"/>
        </w:rPr>
        <w:t>.</w:t>
      </w:r>
      <w:r>
        <w:br/>
      </w:r>
      <w:r>
        <w:br/>
      </w:r>
      <w:r w:rsidRPr="787F8B3C">
        <w:rPr>
          <w:rFonts w:ascii="Georgia Pro" w:hAnsi="Georgia Pro" w:eastAsia="Georgia Pro" w:cs="Georgia Pro"/>
          <w:sz w:val="18"/>
          <w:szCs w:val="18"/>
        </w:rPr>
        <w:t xml:space="preserve">Burns, Ken and Novick, Lynn. “The Vietnam War Explained in 25 Minutes | Vietnam War Documentary.” YouTube, uploaded by The Life Guide. 1 Nov. 2019, </w:t>
      </w:r>
      <w:hyperlink r:id="rId27">
        <w:r w:rsidRPr="787F8B3C">
          <w:rPr>
            <w:rStyle w:val="Hyperlink"/>
            <w:rFonts w:ascii="Georgia Pro" w:hAnsi="Georgia Pro" w:eastAsia="Georgia Pro" w:cs="Georgia Pro"/>
            <w:sz w:val="18"/>
            <w:szCs w:val="18"/>
          </w:rPr>
          <w:t>www.youtube.com/watch?v=7tNTh6KlXXU</w:t>
        </w:r>
      </w:hyperlink>
      <w:r w:rsidRPr="787F8B3C">
        <w:rPr>
          <w:rFonts w:ascii="Georgia Pro" w:hAnsi="Georgia Pro" w:eastAsia="Georgia Pro" w:cs="Georgia Pro"/>
          <w:sz w:val="18"/>
          <w:szCs w:val="18"/>
        </w:rPr>
        <w:t xml:space="preserve">. </w:t>
      </w:r>
      <w:r>
        <w:br/>
      </w:r>
      <w:r>
        <w:br/>
      </w:r>
      <w:r w:rsidRPr="787F8B3C">
        <w:rPr>
          <w:rFonts w:ascii="Georgia Pro" w:hAnsi="Georgia Pro" w:eastAsia="Georgia Pro" w:cs="Georgia Pro"/>
          <w:sz w:val="18"/>
          <w:szCs w:val="18"/>
        </w:rPr>
        <w:t xml:space="preserve">Cohen, Alina. “A Brief History of Witchcraft in Art.” </w:t>
      </w:r>
      <w:r w:rsidRPr="787F8B3C">
        <w:rPr>
          <w:rFonts w:ascii="Georgia Pro" w:hAnsi="Georgia Pro" w:eastAsia="Georgia Pro" w:cs="Georgia Pro"/>
          <w:i/>
          <w:iCs/>
          <w:sz w:val="18"/>
          <w:szCs w:val="18"/>
        </w:rPr>
        <w:t>Artsy</w:t>
      </w:r>
      <w:r w:rsidRPr="787F8B3C">
        <w:rPr>
          <w:rFonts w:ascii="Georgia Pro" w:hAnsi="Georgia Pro" w:eastAsia="Georgia Pro" w:cs="Georgia Pro"/>
          <w:sz w:val="18"/>
          <w:szCs w:val="18"/>
        </w:rPr>
        <w:t xml:space="preserve">, 26 Oct. 2019, </w:t>
      </w:r>
      <w:hyperlink r:id="rId28">
        <w:r w:rsidRPr="787F8B3C">
          <w:rPr>
            <w:rStyle w:val="Hyperlink"/>
            <w:rFonts w:ascii="Georgia Pro" w:hAnsi="Georgia Pro" w:eastAsia="Georgia Pro" w:cs="Georgia Pro"/>
            <w:sz w:val="18"/>
            <w:szCs w:val="18"/>
          </w:rPr>
          <w:t>www.artsy.net/article/alina-cohen-artists-enchanted-witchcraft-centuries</w:t>
        </w:r>
      </w:hyperlink>
      <w:r w:rsidRPr="787F8B3C">
        <w:rPr>
          <w:rFonts w:ascii="Georgia Pro" w:hAnsi="Georgia Pro" w:eastAsia="Georgia Pro" w:cs="Georgia Pro"/>
          <w:sz w:val="18"/>
          <w:szCs w:val="18"/>
        </w:rPr>
        <w:t>.</w:t>
      </w:r>
      <w:r>
        <w:br/>
      </w:r>
      <w:r w:rsidRPr="787F8B3C">
        <w:rPr>
          <w:rFonts w:ascii="Georgia Pro" w:hAnsi="Georgia Pro" w:eastAsia="Georgia Pro" w:cs="Georgia Pro"/>
          <w:sz w:val="18"/>
          <w:szCs w:val="18"/>
        </w:rPr>
        <w:t>Accessed 27 Jan. 2023</w:t>
      </w:r>
    </w:p>
    <w:p w:rsidR="00AF18FA" w:rsidP="2FDF23B2" w:rsidRDefault="7D12156B" w14:paraId="4113F827" w14:textId="019A5765">
      <w:pPr>
        <w:pStyle w:val="Standaard"/>
        <w:rPr>
          <w:rFonts w:ascii="Georgia Pro" w:hAnsi="Georgia Pro" w:eastAsia="Georgia Pro" w:cs="Georgia Pro"/>
          <w:sz w:val="18"/>
          <w:szCs w:val="18"/>
        </w:rPr>
      </w:pPr>
      <w:r w:rsidRPr="2FDF23B2" w:rsidR="52A60F96">
        <w:rPr>
          <w:rFonts w:ascii="Georgia Pro" w:hAnsi="Georgia Pro" w:eastAsia="Georgia Pro" w:cs="Georgia Pro"/>
          <w:sz w:val="18"/>
          <w:szCs w:val="18"/>
        </w:rPr>
        <w:t xml:space="preserve">Cohen, Alina. “Frances F. Denny’s Portraits of Modern-Day Witches.” </w:t>
      </w:r>
      <w:r w:rsidRPr="2FDF23B2" w:rsidR="52A60F96">
        <w:rPr>
          <w:rFonts w:ascii="Georgia Pro" w:hAnsi="Georgia Pro" w:eastAsia="Georgia Pro" w:cs="Georgia Pro"/>
          <w:i w:val="1"/>
          <w:iCs w:val="1"/>
          <w:sz w:val="18"/>
          <w:szCs w:val="18"/>
        </w:rPr>
        <w:t>Artsy</w:t>
      </w:r>
      <w:r w:rsidRPr="2FDF23B2" w:rsidR="52A60F96">
        <w:rPr>
          <w:rFonts w:ascii="Georgia Pro" w:hAnsi="Georgia Pro" w:eastAsia="Georgia Pro" w:cs="Georgia Pro"/>
          <w:sz w:val="18"/>
          <w:szCs w:val="18"/>
        </w:rPr>
        <w:t xml:space="preserve">, 5 Sept. 2018, </w:t>
      </w:r>
      <w:hyperlink r:id="R89b45dc58fa24174">
        <w:r w:rsidRPr="2FDF23B2" w:rsidR="52A60F96">
          <w:rPr>
            <w:rStyle w:val="Hyperlink"/>
            <w:rFonts w:ascii="Georgia Pro" w:hAnsi="Georgia Pro" w:eastAsia="Georgia Pro" w:cs="Georgia Pro"/>
            <w:sz w:val="18"/>
            <w:szCs w:val="18"/>
          </w:rPr>
          <w:t>www.artsy.net/article/artsy-editorial-challenging-stereotypes-frances-denny-captures-modern-day-american-witches</w:t>
        </w:r>
      </w:hyperlink>
      <w:r w:rsidRPr="2FDF23B2" w:rsidR="52A60F96">
        <w:rPr>
          <w:rFonts w:ascii="Georgia Pro" w:hAnsi="Georgia Pro" w:eastAsia="Georgia Pro" w:cs="Georgia Pro"/>
          <w:sz w:val="18"/>
          <w:szCs w:val="18"/>
        </w:rPr>
        <w:t xml:space="preserve">. </w:t>
      </w:r>
      <w:r>
        <w:br/>
      </w:r>
      <w:r w:rsidRPr="2FDF23B2" w:rsidR="52A60F96">
        <w:rPr>
          <w:rFonts w:ascii="Georgia Pro" w:hAnsi="Georgia Pro" w:eastAsia="Georgia Pro" w:cs="Georgia Pro"/>
          <w:sz w:val="18"/>
          <w:szCs w:val="18"/>
        </w:rPr>
        <w:t>Accessed 27 Jan. 2023</w:t>
      </w:r>
      <w:r>
        <w:br/>
      </w:r>
      <w:r>
        <w:br/>
      </w:r>
      <w:r w:rsidRPr="2FDF23B2" w:rsidR="146866EF">
        <w:rPr>
          <w:rFonts w:ascii="Georgia Pro" w:hAnsi="Georgia Pro" w:eastAsia="Georgia Pro" w:cs="Georgia Pro"/>
          <w:sz w:val="18"/>
          <w:szCs w:val="18"/>
        </w:rPr>
        <w:t xml:space="preserve">Cooke, Rachel. “High Hitler: How Nazi Drug Abuse Steered the Course of History.” The Guardian, 22 Mar. 2018, </w:t>
      </w:r>
      <w:hyperlink r:id="Re4c3264d44074c68">
        <w:r w:rsidRPr="2FDF23B2" w:rsidR="146866EF">
          <w:rPr>
            <w:rStyle w:val="Hyperlink"/>
            <w:rFonts w:ascii="Georgia Pro" w:hAnsi="Georgia Pro" w:eastAsia="Georgia Pro" w:cs="Georgia Pro"/>
            <w:sz w:val="18"/>
            <w:szCs w:val="18"/>
          </w:rPr>
          <w:t>www.theguardian.com/books/2016/sep/25/blitzed-norman-ohler-adolf-hitler-nazi-drug-abuse-interview</w:t>
        </w:r>
      </w:hyperlink>
      <w:r w:rsidRPr="2FDF23B2" w:rsidR="146866EF">
        <w:rPr>
          <w:rFonts w:ascii="Georgia Pro" w:hAnsi="Georgia Pro" w:eastAsia="Georgia Pro" w:cs="Georgia Pro"/>
          <w:sz w:val="18"/>
          <w:szCs w:val="18"/>
        </w:rPr>
        <w:t xml:space="preserve">. </w:t>
      </w:r>
      <w:r>
        <w:br/>
      </w:r>
      <w:r w:rsidRPr="2FDF23B2" w:rsidR="146866EF">
        <w:rPr>
          <w:rFonts w:ascii="Georgia Pro" w:hAnsi="Georgia Pro" w:eastAsia="Georgia Pro" w:cs="Georgia Pro"/>
          <w:sz w:val="18"/>
          <w:szCs w:val="18"/>
        </w:rPr>
        <w:t>Accessed 9 Feb. 2023</w:t>
      </w:r>
      <w:r>
        <w:br/>
      </w:r>
      <w:r>
        <w:br/>
      </w:r>
      <w:proofErr w:type="spellStart"/>
      <w:r w:rsidRPr="2FDF23B2" w:rsidR="52A60F96">
        <w:rPr>
          <w:rFonts w:ascii="Georgia Pro" w:hAnsi="Georgia Pro" w:eastAsia="Georgia Pro" w:cs="Georgia Pro"/>
          <w:sz w:val="18"/>
          <w:szCs w:val="18"/>
        </w:rPr>
        <w:t>Corpuscoli</w:t>
      </w:r>
      <w:proofErr w:type="spellEnd"/>
      <w:r w:rsidRPr="2FDF23B2" w:rsidR="52A60F96">
        <w:rPr>
          <w:rFonts w:ascii="Georgia Pro" w:hAnsi="Georgia Pro" w:eastAsia="Georgia Pro" w:cs="Georgia Pro"/>
          <w:sz w:val="18"/>
          <w:szCs w:val="18"/>
        </w:rPr>
        <w:t xml:space="preserve">, Maurizio. “Work.” </w:t>
      </w:r>
      <w:proofErr w:type="spellStart"/>
      <w:r w:rsidRPr="2FDF23B2" w:rsidR="52A60F96">
        <w:rPr>
          <w:rFonts w:ascii="Georgia Pro" w:hAnsi="Georgia Pro" w:eastAsia="Georgia Pro" w:cs="Georgia Pro"/>
          <w:i w:val="1"/>
          <w:iCs w:val="1"/>
          <w:sz w:val="18"/>
          <w:szCs w:val="18"/>
        </w:rPr>
        <w:t>Officina</w:t>
      </w:r>
      <w:proofErr w:type="spellEnd"/>
      <w:r w:rsidRPr="2FDF23B2" w:rsidR="52A60F96">
        <w:rPr>
          <w:rFonts w:ascii="Georgia Pro" w:hAnsi="Georgia Pro" w:eastAsia="Georgia Pro" w:cs="Georgia Pro"/>
          <w:i w:val="1"/>
          <w:iCs w:val="1"/>
          <w:sz w:val="18"/>
          <w:szCs w:val="18"/>
        </w:rPr>
        <w:t xml:space="preserve"> </w:t>
      </w:r>
      <w:proofErr w:type="spellStart"/>
      <w:r w:rsidRPr="2FDF23B2" w:rsidR="52A60F96">
        <w:rPr>
          <w:rFonts w:ascii="Georgia Pro" w:hAnsi="Georgia Pro" w:eastAsia="Georgia Pro" w:cs="Georgia Pro"/>
          <w:i w:val="1"/>
          <w:iCs w:val="1"/>
          <w:sz w:val="18"/>
          <w:szCs w:val="18"/>
        </w:rPr>
        <w:t>Corpuscoli</w:t>
      </w:r>
      <w:proofErr w:type="spellEnd"/>
      <w:r w:rsidRPr="2FDF23B2" w:rsidR="52A60F96">
        <w:rPr>
          <w:rFonts w:ascii="Georgia Pro" w:hAnsi="Georgia Pro" w:eastAsia="Georgia Pro" w:cs="Georgia Pro"/>
          <w:sz w:val="18"/>
          <w:szCs w:val="18"/>
        </w:rPr>
        <w:t xml:space="preserve">, </w:t>
      </w:r>
      <w:hyperlink r:id="R4b5a686e1e9d446e">
        <w:r w:rsidRPr="2FDF23B2" w:rsidR="52A60F96">
          <w:rPr>
            <w:rStyle w:val="Hyperlink"/>
            <w:rFonts w:ascii="Georgia Pro" w:hAnsi="Georgia Pro" w:eastAsia="Georgia Pro" w:cs="Georgia Pro"/>
            <w:sz w:val="18"/>
            <w:szCs w:val="18"/>
          </w:rPr>
          <w:t>www.corpuscoli.com/</w:t>
        </w:r>
      </w:hyperlink>
      <w:r w:rsidRPr="2FDF23B2" w:rsidR="52A60F96">
        <w:rPr>
          <w:rFonts w:ascii="Georgia Pro" w:hAnsi="Georgia Pro" w:eastAsia="Georgia Pro" w:cs="Georgia Pro"/>
          <w:sz w:val="18"/>
          <w:szCs w:val="18"/>
        </w:rPr>
        <w:t>.</w:t>
      </w:r>
      <w:r>
        <w:br/>
      </w:r>
      <w:r>
        <w:br/>
      </w:r>
      <w:r w:rsidRPr="2FDF23B2" w:rsidR="52A60F96">
        <w:rPr>
          <w:rFonts w:ascii="Georgia Pro" w:hAnsi="Georgia Pro" w:eastAsia="Georgia Pro" w:cs="Georgia Pro"/>
          <w:sz w:val="18"/>
          <w:szCs w:val="18"/>
        </w:rPr>
        <w:t xml:space="preserve">“Descending The Mountain.” De </w:t>
      </w:r>
      <w:proofErr w:type="spellStart"/>
      <w:r w:rsidRPr="2FDF23B2" w:rsidR="52A60F96">
        <w:rPr>
          <w:rFonts w:ascii="Georgia Pro" w:hAnsi="Georgia Pro" w:eastAsia="Georgia Pro" w:cs="Georgia Pro"/>
          <w:sz w:val="18"/>
          <w:szCs w:val="18"/>
        </w:rPr>
        <w:t>Boeddistische</w:t>
      </w:r>
      <w:proofErr w:type="spellEnd"/>
      <w:r w:rsidRPr="2FDF23B2" w:rsidR="52A60F96">
        <w:rPr>
          <w:rFonts w:ascii="Georgia Pro" w:hAnsi="Georgia Pro" w:eastAsia="Georgia Pro" w:cs="Georgia Pro"/>
          <w:sz w:val="18"/>
          <w:szCs w:val="18"/>
        </w:rPr>
        <w:t xml:space="preserve"> </w:t>
      </w:r>
      <w:r w:rsidRPr="2FDF23B2" w:rsidR="52A60F96">
        <w:rPr>
          <w:rFonts w:ascii="Georgia Pro" w:hAnsi="Georgia Pro" w:eastAsia="Georgia Pro" w:cs="Georgia Pro"/>
          <w:sz w:val="18"/>
          <w:szCs w:val="18"/>
        </w:rPr>
        <w:t>Blik</w:t>
      </w:r>
      <w:r w:rsidRPr="2FDF23B2" w:rsidR="52A60F96">
        <w:rPr>
          <w:rFonts w:ascii="Georgia Pro" w:hAnsi="Georgia Pro" w:eastAsia="Georgia Pro" w:cs="Georgia Pro"/>
          <w:sz w:val="18"/>
          <w:szCs w:val="18"/>
        </w:rPr>
        <w:t xml:space="preserve">, season 18, episode 10, directed by Maartje </w:t>
      </w:r>
      <w:proofErr w:type="spellStart"/>
      <w:r w:rsidRPr="2FDF23B2" w:rsidR="52A60F96">
        <w:rPr>
          <w:rFonts w:ascii="Georgia Pro" w:hAnsi="Georgia Pro" w:eastAsia="Georgia Pro" w:cs="Georgia Pro"/>
          <w:sz w:val="18"/>
          <w:szCs w:val="18"/>
        </w:rPr>
        <w:t>Nevejan</w:t>
      </w:r>
      <w:proofErr w:type="spellEnd"/>
      <w:r w:rsidRPr="2FDF23B2" w:rsidR="52A60F96">
        <w:rPr>
          <w:rFonts w:ascii="Georgia Pro" w:hAnsi="Georgia Pro" w:eastAsia="Georgia Pro" w:cs="Georgia Pro"/>
          <w:sz w:val="18"/>
          <w:szCs w:val="18"/>
        </w:rPr>
        <w:t xml:space="preserve">, production by Global Inside, 2021, NPO start, </w:t>
      </w:r>
      <w:hyperlink r:id="Rb2dd688f2b574099">
        <w:r w:rsidRPr="2FDF23B2" w:rsidR="52A60F96">
          <w:rPr>
            <w:rStyle w:val="Hyperlink"/>
            <w:rFonts w:ascii="Georgia Pro" w:hAnsi="Georgia Pro" w:eastAsia="Georgia Pro" w:cs="Georgia Pro"/>
            <w:sz w:val="18"/>
            <w:szCs w:val="18"/>
          </w:rPr>
          <w:t>www.npostart.nl/de-boeddhistische-blik/29-06-2022/VPWON_1340806</w:t>
        </w:r>
      </w:hyperlink>
      <w:r w:rsidRPr="2FDF23B2" w:rsidR="52A60F96">
        <w:rPr>
          <w:rFonts w:ascii="Georgia Pro" w:hAnsi="Georgia Pro" w:eastAsia="Georgia Pro" w:cs="Georgia Pro"/>
          <w:sz w:val="18"/>
          <w:szCs w:val="18"/>
        </w:rPr>
        <w:t xml:space="preserve">. </w:t>
      </w:r>
      <w:r>
        <w:br/>
      </w:r>
      <w:r>
        <w:br/>
      </w:r>
      <w:r w:rsidRPr="2FDF23B2" w:rsidR="52A60F96">
        <w:rPr>
          <w:rFonts w:ascii="Georgia Pro" w:hAnsi="Georgia Pro" w:eastAsia="Georgia Pro" w:cs="Georgia Pro"/>
          <w:sz w:val="18"/>
          <w:szCs w:val="18"/>
        </w:rPr>
        <w:t xml:space="preserve">Doblin RE, Christiansen M, Jerome L, Burge B. “The Past and Future of Psychedelic Science: An Introduction to </w:t>
      </w:r>
      <w:r w:rsidRPr="2FDF23B2" w:rsidR="52A60F96">
        <w:rPr>
          <w:rFonts w:ascii="Georgia Pro" w:hAnsi="Georgia Pro" w:eastAsia="Georgia Pro" w:cs="Georgia Pro"/>
          <w:sz w:val="18"/>
          <w:szCs w:val="18"/>
        </w:rPr>
        <w:t xml:space="preserve">This Issue. J Psychoactive Drugs.” </w:t>
      </w:r>
      <w:r w:rsidRPr="2FDF23B2" w:rsidR="52A60F96">
        <w:rPr>
          <w:rFonts w:ascii="Georgia Pro" w:hAnsi="Georgia Pro" w:eastAsia="Georgia Pro" w:cs="Georgia Pro"/>
          <w:i w:val="1"/>
          <w:iCs w:val="1"/>
          <w:sz w:val="18"/>
          <w:szCs w:val="18"/>
        </w:rPr>
        <w:t xml:space="preserve">National Library of Medicine, </w:t>
      </w:r>
      <w:r w:rsidRPr="2FDF23B2" w:rsidR="52A60F96">
        <w:rPr>
          <w:rFonts w:ascii="Georgia Pro" w:hAnsi="Georgia Pro" w:eastAsia="Georgia Pro" w:cs="Georgia Pro"/>
          <w:sz w:val="18"/>
          <w:szCs w:val="18"/>
        </w:rPr>
        <w:t xml:space="preserve">27 May 2019, pp.93-97, </w:t>
      </w:r>
      <w:hyperlink r:id="Rfff652d68a96442e">
        <w:r w:rsidRPr="2FDF23B2" w:rsidR="52A60F96">
          <w:rPr>
            <w:rStyle w:val="Hyperlink"/>
            <w:rFonts w:ascii="Georgia Pro" w:hAnsi="Georgia Pro" w:eastAsia="Georgia Pro" w:cs="Georgia Pro"/>
            <w:sz w:val="18"/>
            <w:szCs w:val="18"/>
          </w:rPr>
          <w:t>https://doi.org/10.1080/02791072.2019.1606472</w:t>
        </w:r>
      </w:hyperlink>
      <w:r w:rsidRPr="2FDF23B2" w:rsidR="52A60F96">
        <w:rPr>
          <w:rFonts w:ascii="Georgia Pro" w:hAnsi="Georgia Pro" w:eastAsia="Georgia Pro" w:cs="Georgia Pro"/>
          <w:sz w:val="18"/>
          <w:szCs w:val="18"/>
        </w:rPr>
        <w:t>.</w:t>
      </w:r>
      <w:r>
        <w:br/>
      </w:r>
      <w:r>
        <w:br/>
      </w:r>
      <w:r w:rsidRPr="2FDF23B2" w:rsidR="52A60F96">
        <w:rPr>
          <w:rFonts w:ascii="Georgia Pro" w:hAnsi="Georgia Pro" w:eastAsia="Georgia Pro" w:cs="Georgia Pro"/>
          <w:sz w:val="18"/>
          <w:szCs w:val="18"/>
        </w:rPr>
        <w:t xml:space="preserve">Drake, Nadia. “Where, Exactly, Is the Edge of Space? It Depends on Who You Ask.” </w:t>
      </w:r>
      <w:r>
        <w:br/>
      </w:r>
      <w:r w:rsidRPr="2FDF23B2" w:rsidR="52A60F96">
        <w:rPr>
          <w:rFonts w:ascii="Georgia Pro" w:hAnsi="Georgia Pro" w:eastAsia="Georgia Pro" w:cs="Georgia Pro"/>
          <w:sz w:val="18"/>
          <w:szCs w:val="18"/>
        </w:rPr>
        <w:t xml:space="preserve">National Geographic Science, 3 May 2021, </w:t>
      </w:r>
      <w:hyperlink r:id="R9492656aca264f25">
        <w:r w:rsidRPr="2FDF23B2" w:rsidR="52A60F96">
          <w:rPr>
            <w:rStyle w:val="Hyperlink"/>
            <w:rFonts w:ascii="Georgia Pro" w:hAnsi="Georgia Pro" w:eastAsia="Georgia Pro" w:cs="Georgia Pro"/>
            <w:sz w:val="18"/>
            <w:szCs w:val="18"/>
          </w:rPr>
          <w:t>www.nationalgeographic.com/science/article/where-is-the-edge-of-space-and-what-is-the-karman-line</w:t>
        </w:r>
      </w:hyperlink>
      <w:r w:rsidRPr="2FDF23B2" w:rsidR="52A60F96">
        <w:rPr>
          <w:rFonts w:ascii="Georgia Pro" w:hAnsi="Georgia Pro" w:eastAsia="Georgia Pro" w:cs="Georgia Pro"/>
          <w:sz w:val="18"/>
          <w:szCs w:val="18"/>
        </w:rPr>
        <w:t>. Accessed 23 Jan. 2023</w:t>
      </w:r>
      <w:r>
        <w:br/>
      </w:r>
      <w:r>
        <w:br/>
      </w:r>
      <w:r w:rsidRPr="2FDF23B2" w:rsidR="52A60F96">
        <w:rPr>
          <w:rFonts w:ascii="Georgia Pro" w:hAnsi="Georgia Pro" w:eastAsia="Georgia Pro" w:cs="Georgia Pro"/>
          <w:sz w:val="18"/>
          <w:szCs w:val="18"/>
        </w:rPr>
        <w:t xml:space="preserve">Dugan, M. Frank. “Fungi, Folkways and Fairy Tales: Mushrooms &amp; Mildews in Stories, </w:t>
      </w:r>
      <w:r>
        <w:br/>
      </w:r>
      <w:r w:rsidRPr="2FDF23B2" w:rsidR="52A60F96">
        <w:rPr>
          <w:rFonts w:ascii="Georgia Pro" w:hAnsi="Georgia Pro" w:eastAsia="Georgia Pro" w:cs="Georgia Pro"/>
          <w:sz w:val="18"/>
          <w:szCs w:val="18"/>
        </w:rPr>
        <w:t xml:space="preserve">Remedies &amp; Rituals, from Oberon to the Internet.” </w:t>
      </w:r>
      <w:r w:rsidRPr="2FDF23B2" w:rsidR="52A60F96">
        <w:rPr>
          <w:rFonts w:ascii="Georgia Pro" w:hAnsi="Georgia Pro" w:eastAsia="Georgia Pro" w:cs="Georgia Pro"/>
          <w:i w:val="1"/>
          <w:iCs w:val="1"/>
          <w:sz w:val="18"/>
          <w:szCs w:val="18"/>
        </w:rPr>
        <w:t>North American Fungi</w:t>
      </w:r>
      <w:r w:rsidRPr="2FDF23B2" w:rsidR="52A60F96">
        <w:rPr>
          <w:rFonts w:ascii="Georgia Pro" w:hAnsi="Georgia Pro" w:eastAsia="Georgia Pro" w:cs="Georgia Pro"/>
          <w:sz w:val="18"/>
          <w:szCs w:val="18"/>
        </w:rPr>
        <w:t xml:space="preserve">, vol. 3, 2008. </w:t>
      </w:r>
      <w:r>
        <w:br/>
      </w:r>
      <w:hyperlink r:id="R09c02cef9c5444dc">
        <w:r w:rsidRPr="2FDF23B2" w:rsidR="52A60F96">
          <w:rPr>
            <w:rStyle w:val="Hyperlink"/>
            <w:rFonts w:ascii="Georgia Pro" w:hAnsi="Georgia Pro" w:eastAsia="Georgia Pro" w:cs="Georgia Pro"/>
            <w:sz w:val="18"/>
            <w:szCs w:val="18"/>
          </w:rPr>
          <w:t>http://dx.doi.org/10.2509/naf2008.003.0074</w:t>
        </w:r>
      </w:hyperlink>
      <w:r w:rsidRPr="2FDF23B2" w:rsidR="52A60F96">
        <w:rPr>
          <w:rFonts w:ascii="Georgia Pro" w:hAnsi="Georgia Pro" w:eastAsia="Georgia Pro" w:cs="Georgia Pro"/>
          <w:sz w:val="18"/>
          <w:szCs w:val="18"/>
        </w:rPr>
        <w:t>.</w:t>
      </w:r>
      <w:r>
        <w:br/>
      </w:r>
      <w:r>
        <w:br/>
      </w:r>
      <w:r w:rsidRPr="2FDF23B2" w:rsidR="5FC373ED">
        <w:rPr>
          <w:rFonts w:ascii="Georgia Pro" w:hAnsi="Georgia Pro" w:eastAsia="Georgia Pro" w:cs="Georgia Pro"/>
          <w:noProof w:val="0"/>
          <w:sz w:val="18"/>
          <w:szCs w:val="18"/>
          <w:lang w:val="en-GB"/>
        </w:rPr>
        <w:t xml:space="preserve">Edwards, Phil, and Estelle Caswell. “The Hallucinogens That Might Have Sparked the Salem Witch Trials.” </w:t>
      </w:r>
      <w:r>
        <w:br/>
      </w:r>
      <w:r w:rsidRPr="2FDF23B2" w:rsidR="5FC373ED">
        <w:rPr>
          <w:rFonts w:ascii="Georgia Pro" w:hAnsi="Georgia Pro" w:eastAsia="Georgia Pro" w:cs="Georgia Pro"/>
          <w:i w:val="1"/>
          <w:iCs w:val="1"/>
          <w:noProof w:val="0"/>
          <w:sz w:val="18"/>
          <w:szCs w:val="18"/>
          <w:lang w:val="en-GB"/>
        </w:rPr>
        <w:t>Vox</w:t>
      </w:r>
      <w:r w:rsidRPr="2FDF23B2" w:rsidR="5FC373ED">
        <w:rPr>
          <w:rFonts w:ascii="Georgia Pro" w:hAnsi="Georgia Pro" w:eastAsia="Georgia Pro" w:cs="Georgia Pro"/>
          <w:noProof w:val="0"/>
          <w:sz w:val="18"/>
          <w:szCs w:val="18"/>
          <w:lang w:val="en-GB"/>
        </w:rPr>
        <w:t xml:space="preserve">, 29 Oct. 2015, </w:t>
      </w:r>
      <w:hyperlink r:id="Rb7d03736d4c245f3">
        <w:r w:rsidRPr="2FDF23B2" w:rsidR="5FC373ED">
          <w:rPr>
            <w:rStyle w:val="Hyperlink"/>
            <w:rFonts w:ascii="Georgia Pro" w:hAnsi="Georgia Pro" w:eastAsia="Georgia Pro" w:cs="Georgia Pro"/>
            <w:noProof w:val="0"/>
            <w:sz w:val="18"/>
            <w:szCs w:val="18"/>
            <w:lang w:val="en-GB"/>
          </w:rPr>
          <w:t>www.vox.com/2015/10/29/9620542/salem-witch-trials-ergotism</w:t>
        </w:r>
      </w:hyperlink>
      <w:r w:rsidRPr="2FDF23B2" w:rsidR="5FC373ED">
        <w:rPr>
          <w:rFonts w:ascii="Georgia Pro" w:hAnsi="Georgia Pro" w:eastAsia="Georgia Pro" w:cs="Georgia Pro"/>
          <w:noProof w:val="0"/>
          <w:sz w:val="18"/>
          <w:szCs w:val="18"/>
          <w:lang w:val="en-GB"/>
        </w:rPr>
        <w:t xml:space="preserve">. </w:t>
      </w:r>
      <w:r>
        <w:br/>
      </w:r>
      <w:r>
        <w:br/>
      </w:r>
      <w:r w:rsidRPr="2FDF23B2" w:rsidR="52A60F96">
        <w:rPr>
          <w:rFonts w:ascii="Georgia Pro" w:hAnsi="Georgia Pro" w:eastAsia="Georgia Pro" w:cs="Georgia Pro"/>
          <w:sz w:val="18"/>
          <w:szCs w:val="18"/>
        </w:rPr>
        <w:t xml:space="preserve">ESA. “Apply now to become an ESA astronaut.” </w:t>
      </w:r>
      <w:r w:rsidRPr="2FDF23B2" w:rsidR="52A60F96">
        <w:rPr>
          <w:rFonts w:ascii="Georgia Pro" w:hAnsi="Georgia Pro" w:eastAsia="Georgia Pro" w:cs="Georgia Pro"/>
          <w:i w:val="1"/>
          <w:iCs w:val="1"/>
          <w:sz w:val="18"/>
          <w:szCs w:val="18"/>
        </w:rPr>
        <w:t>ESA (European Space Agency)</w:t>
      </w:r>
      <w:r w:rsidRPr="2FDF23B2" w:rsidR="52A60F96">
        <w:rPr>
          <w:rFonts w:ascii="Georgia Pro" w:hAnsi="Georgia Pro" w:eastAsia="Georgia Pro" w:cs="Georgia Pro"/>
          <w:sz w:val="18"/>
          <w:szCs w:val="18"/>
        </w:rPr>
        <w:t xml:space="preserve">,  </w:t>
      </w:r>
      <w:r>
        <w:br/>
      </w:r>
      <w:r w:rsidRPr="2FDF23B2" w:rsidR="52A60F96">
        <w:rPr>
          <w:rFonts w:ascii="Georgia Pro" w:hAnsi="Georgia Pro" w:eastAsia="Georgia Pro" w:cs="Georgia Pro"/>
          <w:sz w:val="18"/>
          <w:szCs w:val="18"/>
        </w:rPr>
        <w:t xml:space="preserve">31 March 2021, </w:t>
      </w:r>
      <w:hyperlink r:id="R2daee895c6f444c3">
        <w:r w:rsidRPr="2FDF23B2" w:rsidR="52A60F96">
          <w:rPr>
            <w:rStyle w:val="Hyperlink"/>
            <w:rFonts w:ascii="Georgia Pro" w:hAnsi="Georgia Pro" w:eastAsia="Georgia Pro" w:cs="Georgia Pro"/>
            <w:sz w:val="18"/>
            <w:szCs w:val="18"/>
          </w:rPr>
          <w:t>www.esa.int/About_Us/Careers_at_ES/Apply_now_to_become_an_ESA_astronaut</w:t>
        </w:r>
      </w:hyperlink>
      <w:r w:rsidRPr="2FDF23B2" w:rsidR="52A60F96">
        <w:rPr>
          <w:rFonts w:ascii="Georgia Pro" w:hAnsi="Georgia Pro" w:eastAsia="Georgia Pro" w:cs="Georgia Pro"/>
          <w:sz w:val="18"/>
          <w:szCs w:val="18"/>
        </w:rPr>
        <w:t xml:space="preserve">. </w:t>
      </w:r>
      <w:r>
        <w:br/>
      </w:r>
      <w:r w:rsidRPr="2FDF23B2" w:rsidR="52A60F96">
        <w:rPr>
          <w:rFonts w:ascii="Georgia Pro" w:hAnsi="Georgia Pro" w:eastAsia="Georgia Pro" w:cs="Georgia Pro"/>
          <w:sz w:val="18"/>
          <w:szCs w:val="18"/>
        </w:rPr>
        <w:t>Accessed 24 Jan. 2023</w:t>
      </w:r>
      <w:r>
        <w:br/>
      </w:r>
      <w:r>
        <w:br/>
      </w:r>
      <w:r w:rsidRPr="2FDF23B2" w:rsidR="52A60F96">
        <w:rPr>
          <w:rFonts w:ascii="Georgia Pro" w:hAnsi="Georgia Pro" w:eastAsia="Georgia Pro" w:cs="Georgia Pro"/>
          <w:sz w:val="18"/>
          <w:szCs w:val="18"/>
        </w:rPr>
        <w:t xml:space="preserve">ESA. “Astronaut selection 2021-22 FAQs.” </w:t>
      </w:r>
      <w:r w:rsidRPr="2FDF23B2" w:rsidR="52A60F96">
        <w:rPr>
          <w:rFonts w:ascii="Georgia Pro" w:hAnsi="Georgia Pro" w:eastAsia="Georgia Pro" w:cs="Georgia Pro"/>
          <w:i w:val="1"/>
          <w:iCs w:val="1"/>
          <w:sz w:val="18"/>
          <w:szCs w:val="18"/>
        </w:rPr>
        <w:t>ESA (European Space Agency)</w:t>
      </w:r>
      <w:r w:rsidRPr="2FDF23B2" w:rsidR="52A60F96">
        <w:rPr>
          <w:rFonts w:ascii="Georgia Pro" w:hAnsi="Georgia Pro" w:eastAsia="Georgia Pro" w:cs="Georgia Pro"/>
          <w:sz w:val="18"/>
          <w:szCs w:val="18"/>
        </w:rPr>
        <w:t xml:space="preserve">,  </w:t>
      </w:r>
      <w:hyperlink r:id="R62658ebff11743c5">
        <w:r w:rsidRPr="2FDF23B2" w:rsidR="52A60F96">
          <w:rPr>
            <w:rStyle w:val="Hyperlink"/>
            <w:rFonts w:ascii="Georgia Pro" w:hAnsi="Georgia Pro" w:eastAsia="Georgia Pro" w:cs="Georgia Pro"/>
            <w:sz w:val="18"/>
            <w:szCs w:val="18"/>
          </w:rPr>
          <w:t>www.esa.int/About_Us/Careers_at_ESA/ESA_Astronaut_Selection/Astronaut_selection_2021-22_FAQs</w:t>
        </w:r>
      </w:hyperlink>
      <w:r w:rsidRPr="2FDF23B2" w:rsidR="52A60F96">
        <w:rPr>
          <w:rFonts w:ascii="Georgia Pro" w:hAnsi="Georgia Pro" w:eastAsia="Georgia Pro" w:cs="Georgia Pro"/>
          <w:sz w:val="18"/>
          <w:szCs w:val="18"/>
        </w:rPr>
        <w:t xml:space="preserve">.  </w:t>
      </w:r>
      <w:r>
        <w:br/>
      </w:r>
      <w:r w:rsidRPr="2FDF23B2" w:rsidR="52A60F96">
        <w:rPr>
          <w:rFonts w:ascii="Georgia Pro" w:hAnsi="Georgia Pro" w:eastAsia="Georgia Pro" w:cs="Georgia Pro"/>
          <w:sz w:val="18"/>
          <w:szCs w:val="18"/>
        </w:rPr>
        <w:t>Accessed 24 Jan. 2023</w:t>
      </w:r>
      <w:r>
        <w:br/>
      </w:r>
      <w:r>
        <w:br/>
      </w:r>
      <w:r w:rsidRPr="2FDF23B2" w:rsidR="52A60F96">
        <w:rPr>
          <w:rFonts w:ascii="Georgia Pro" w:hAnsi="Georgia Pro" w:eastAsia="Georgia Pro" w:cs="Georgia Pro"/>
          <w:sz w:val="18"/>
          <w:szCs w:val="18"/>
        </w:rPr>
        <w:t xml:space="preserve">ESA. “Explore career opportunities.” </w:t>
      </w:r>
      <w:r w:rsidRPr="2FDF23B2" w:rsidR="52A60F96">
        <w:rPr>
          <w:rFonts w:ascii="Georgia Pro" w:hAnsi="Georgia Pro" w:eastAsia="Georgia Pro" w:cs="Georgia Pro"/>
          <w:i w:val="1"/>
          <w:iCs w:val="1"/>
          <w:sz w:val="18"/>
          <w:szCs w:val="18"/>
        </w:rPr>
        <w:t>Jobs / ESA (European Space Agency)</w:t>
      </w:r>
      <w:r w:rsidRPr="2FDF23B2" w:rsidR="52A60F96">
        <w:rPr>
          <w:rFonts w:ascii="Georgia Pro" w:hAnsi="Georgia Pro" w:eastAsia="Georgia Pro" w:cs="Georgia Pro"/>
          <w:sz w:val="18"/>
          <w:szCs w:val="18"/>
        </w:rPr>
        <w:t xml:space="preserve">,  </w:t>
      </w:r>
      <w:r>
        <w:br/>
      </w:r>
      <w:hyperlink r:id="Reecc10ec63844d08">
        <w:r w:rsidRPr="2FDF23B2" w:rsidR="52A60F96">
          <w:rPr>
            <w:rStyle w:val="Hyperlink"/>
            <w:rFonts w:ascii="Georgia Pro" w:hAnsi="Georgia Pro" w:eastAsia="Georgia Pro" w:cs="Georgia Pro"/>
            <w:sz w:val="18"/>
            <w:szCs w:val="18"/>
          </w:rPr>
          <w:t>jobs.esa.int</w:t>
        </w:r>
      </w:hyperlink>
      <w:r w:rsidRPr="2FDF23B2" w:rsidR="52A60F96">
        <w:rPr>
          <w:rFonts w:ascii="Georgia Pro" w:hAnsi="Georgia Pro" w:eastAsia="Georgia Pro" w:cs="Georgia Pro"/>
          <w:sz w:val="18"/>
          <w:szCs w:val="18"/>
        </w:rPr>
        <w:t>, Accessed 23 Jan. 2023</w:t>
      </w:r>
      <w:r>
        <w:br/>
      </w:r>
      <w:r>
        <w:br/>
      </w:r>
      <w:r w:rsidRPr="2FDF23B2" w:rsidR="52A60F96">
        <w:rPr>
          <w:rFonts w:ascii="Georgia Pro" w:hAnsi="Georgia Pro" w:eastAsia="Georgia Pro" w:cs="Georgia Pro"/>
          <w:sz w:val="18"/>
          <w:szCs w:val="18"/>
        </w:rPr>
        <w:t xml:space="preserve">ESA. “The Kessler Effect and how to stop it.” </w:t>
      </w:r>
      <w:r w:rsidRPr="2FDF23B2" w:rsidR="52A60F96">
        <w:rPr>
          <w:rFonts w:ascii="Georgia Pro" w:hAnsi="Georgia Pro" w:eastAsia="Georgia Pro" w:cs="Georgia Pro"/>
          <w:i w:val="1"/>
          <w:iCs w:val="1"/>
          <w:sz w:val="18"/>
          <w:szCs w:val="18"/>
        </w:rPr>
        <w:t>Enabling &amp; Support /</w:t>
      </w:r>
      <w:r w:rsidRPr="2FDF23B2" w:rsidR="52A60F96">
        <w:rPr>
          <w:rFonts w:ascii="Georgia Pro" w:hAnsi="Georgia Pro" w:eastAsia="Georgia Pro" w:cs="Georgia Pro"/>
          <w:sz w:val="18"/>
          <w:szCs w:val="18"/>
        </w:rPr>
        <w:t xml:space="preserve"> </w:t>
      </w:r>
      <w:r w:rsidRPr="2FDF23B2" w:rsidR="52A60F96">
        <w:rPr>
          <w:rFonts w:ascii="Georgia Pro" w:hAnsi="Georgia Pro" w:eastAsia="Georgia Pro" w:cs="Georgia Pro"/>
          <w:i w:val="1"/>
          <w:iCs w:val="1"/>
          <w:sz w:val="18"/>
          <w:szCs w:val="18"/>
        </w:rPr>
        <w:t>ESA (European Space Agency)</w:t>
      </w:r>
      <w:r w:rsidRPr="2FDF23B2" w:rsidR="52A60F96">
        <w:rPr>
          <w:rFonts w:ascii="Georgia Pro" w:hAnsi="Georgia Pro" w:eastAsia="Georgia Pro" w:cs="Georgia Pro"/>
          <w:sz w:val="18"/>
          <w:szCs w:val="18"/>
        </w:rPr>
        <w:t xml:space="preserve">, </w:t>
      </w:r>
      <w:hyperlink r:id="R3722727041024dd9">
        <w:r w:rsidRPr="2FDF23B2" w:rsidR="52A60F96">
          <w:rPr>
            <w:rStyle w:val="Hyperlink"/>
            <w:rFonts w:ascii="Georgia Pro" w:hAnsi="Georgia Pro" w:eastAsia="Georgia Pro" w:cs="Georgia Pro"/>
            <w:sz w:val="18"/>
            <w:szCs w:val="18"/>
          </w:rPr>
          <w:t>www.esa.int/Enabling_Support/Space_Engineering_Technology/The_Kessler_Effect_and_how_to_stop_it.</w:t>
        </w:r>
        <w:r>
          <w:br/>
        </w:r>
      </w:hyperlink>
      <w:r w:rsidRPr="2FDF23B2" w:rsidR="52A60F96">
        <w:rPr>
          <w:rFonts w:ascii="Georgia Pro" w:hAnsi="Georgia Pro" w:eastAsia="Georgia Pro" w:cs="Georgia Pro"/>
          <w:sz w:val="18"/>
          <w:szCs w:val="18"/>
        </w:rPr>
        <w:t>Accessed 30 Jan. 2023</w:t>
      </w:r>
      <w:r>
        <w:br/>
      </w:r>
      <w:r>
        <w:br/>
      </w:r>
      <w:r w:rsidRPr="2FDF23B2" w:rsidR="52A60F96">
        <w:rPr>
          <w:rFonts w:ascii="Georgia Pro" w:hAnsi="Georgia Pro" w:eastAsia="Georgia Pro" w:cs="Georgia Pro"/>
          <w:sz w:val="18"/>
          <w:szCs w:val="18"/>
        </w:rPr>
        <w:t xml:space="preserve">ESA. “Types of Orbits.” </w:t>
      </w:r>
      <w:r w:rsidRPr="2FDF23B2" w:rsidR="52A60F96">
        <w:rPr>
          <w:rFonts w:ascii="Georgia Pro" w:hAnsi="Georgia Pro" w:eastAsia="Georgia Pro" w:cs="Georgia Pro"/>
          <w:i w:val="1"/>
          <w:iCs w:val="1"/>
          <w:sz w:val="18"/>
          <w:szCs w:val="18"/>
        </w:rPr>
        <w:t>Enabling &amp; Support / Space Transportation / ESA (European Space Agency),</w:t>
      </w:r>
      <w:r>
        <w:br/>
      </w:r>
      <w:hyperlink w:anchor="GEO" r:id="Rb2f6a3290a504d0b">
        <w:r w:rsidRPr="2FDF23B2" w:rsidR="52A60F96">
          <w:rPr>
            <w:rStyle w:val="Hyperlink"/>
            <w:rFonts w:ascii="Georgia Pro" w:hAnsi="Georgia Pro" w:eastAsia="Georgia Pro" w:cs="Georgia Pro"/>
            <w:i w:val="1"/>
            <w:iCs w:val="1"/>
            <w:sz w:val="18"/>
            <w:szCs w:val="18"/>
          </w:rPr>
          <w:t>www.esa.int/Enabling_Support/Space_Transportation/Types_of_orbits#GEO</w:t>
        </w:r>
      </w:hyperlink>
      <w:r w:rsidRPr="2FDF23B2" w:rsidR="52A60F96">
        <w:rPr>
          <w:rFonts w:ascii="Georgia Pro" w:hAnsi="Georgia Pro" w:eastAsia="Georgia Pro" w:cs="Georgia Pro"/>
          <w:sz w:val="18"/>
          <w:szCs w:val="18"/>
        </w:rPr>
        <w:t>. Accessed 30 Jan. 2023</w:t>
      </w:r>
      <w:r w:rsidRPr="2FDF23B2" w:rsidR="52A60F96">
        <w:rPr>
          <w:rFonts w:ascii="Georgia Pro" w:hAnsi="Georgia Pro" w:eastAsia="Georgia Pro" w:cs="Georgia Pro"/>
          <w:i w:val="1"/>
          <w:iCs w:val="1"/>
          <w:sz w:val="18"/>
          <w:szCs w:val="18"/>
        </w:rPr>
        <w:t xml:space="preserve"> </w:t>
      </w:r>
      <w:r>
        <w:br/>
      </w:r>
      <w:r w:rsidRPr="2FDF23B2" w:rsidR="52A60F96">
        <w:rPr>
          <w:rFonts w:ascii="Georgia Pro" w:hAnsi="Georgia Pro" w:eastAsia="Georgia Pro" w:cs="Georgia Pro"/>
          <w:i w:val="1"/>
          <w:iCs w:val="1"/>
          <w:sz w:val="18"/>
          <w:szCs w:val="18"/>
        </w:rPr>
        <w:t xml:space="preserve"> </w:t>
      </w:r>
      <w:r>
        <w:br/>
      </w:r>
      <w:r w:rsidRPr="2FDF23B2" w:rsidR="52A60F96">
        <w:rPr>
          <w:rFonts w:ascii="Georgia Pro" w:hAnsi="Georgia Pro" w:eastAsia="Georgia Pro" w:cs="Georgia Pro"/>
          <w:i w:val="1"/>
          <w:iCs w:val="1"/>
          <w:sz w:val="18"/>
          <w:szCs w:val="18"/>
        </w:rPr>
        <w:t xml:space="preserve">Fantastic Fungi. </w:t>
      </w:r>
      <w:r w:rsidRPr="2FDF23B2" w:rsidR="52A60F96">
        <w:rPr>
          <w:rFonts w:ascii="Georgia Pro" w:hAnsi="Georgia Pro" w:eastAsia="Georgia Pro" w:cs="Georgia Pro"/>
          <w:sz w:val="18"/>
          <w:szCs w:val="18"/>
        </w:rPr>
        <w:t xml:space="preserve">Directed by Louis Schwartzberg, Stephen </w:t>
      </w:r>
      <w:proofErr w:type="spellStart"/>
      <w:r w:rsidRPr="2FDF23B2" w:rsidR="52A60F96">
        <w:rPr>
          <w:rFonts w:ascii="Georgia Pro" w:hAnsi="Georgia Pro" w:eastAsia="Georgia Pro" w:cs="Georgia Pro"/>
          <w:sz w:val="18"/>
          <w:szCs w:val="18"/>
        </w:rPr>
        <w:t>Apkon</w:t>
      </w:r>
      <w:proofErr w:type="spellEnd"/>
      <w:r w:rsidRPr="2FDF23B2" w:rsidR="52A60F96">
        <w:rPr>
          <w:rFonts w:ascii="Georgia Pro" w:hAnsi="Georgia Pro" w:eastAsia="Georgia Pro" w:cs="Georgia Pro"/>
          <w:sz w:val="18"/>
          <w:szCs w:val="18"/>
        </w:rPr>
        <w:t xml:space="preserve">, Geralyn </w:t>
      </w:r>
      <w:proofErr w:type="spellStart"/>
      <w:r w:rsidRPr="2FDF23B2" w:rsidR="52A60F96">
        <w:rPr>
          <w:rFonts w:ascii="Georgia Pro" w:hAnsi="Georgia Pro" w:eastAsia="Georgia Pro" w:cs="Georgia Pro"/>
          <w:sz w:val="18"/>
          <w:szCs w:val="18"/>
        </w:rPr>
        <w:t>Dreyfous</w:t>
      </w:r>
      <w:proofErr w:type="spellEnd"/>
      <w:r w:rsidRPr="2FDF23B2" w:rsidR="52A60F96">
        <w:rPr>
          <w:rFonts w:ascii="Georgia Pro" w:hAnsi="Georgia Pro" w:eastAsia="Georgia Pro" w:cs="Georgia Pro"/>
          <w:sz w:val="18"/>
          <w:szCs w:val="18"/>
        </w:rPr>
        <w:t xml:space="preserve">, et al.,  </w:t>
      </w:r>
      <w:r>
        <w:br/>
      </w:r>
      <w:r w:rsidRPr="2FDF23B2" w:rsidR="52A60F96">
        <w:rPr>
          <w:rFonts w:ascii="Georgia Pro" w:hAnsi="Georgia Pro" w:eastAsia="Georgia Pro" w:cs="Georgia Pro"/>
          <w:sz w:val="18"/>
          <w:szCs w:val="18"/>
        </w:rPr>
        <w:t xml:space="preserve">written by Mark Monroe, production by Louis Schwartzberg, Lyn Lear, Elease Lui,  </w:t>
      </w:r>
      <w:r>
        <w:br/>
      </w:r>
      <w:r w:rsidRPr="2FDF23B2" w:rsidR="52A60F96">
        <w:rPr>
          <w:rFonts w:ascii="Georgia Pro" w:hAnsi="Georgia Pro" w:eastAsia="Georgia Pro" w:cs="Georgia Pro"/>
          <w:sz w:val="18"/>
          <w:szCs w:val="18"/>
        </w:rPr>
        <w:t xml:space="preserve">Moving Art Studio and Reconsider, 11 Oct. 2019, </w:t>
      </w:r>
      <w:r w:rsidRPr="2FDF23B2" w:rsidR="52A60F96">
        <w:rPr>
          <w:rFonts w:ascii="Georgia Pro" w:hAnsi="Georgia Pro" w:eastAsia="Georgia Pro" w:cs="Georgia Pro"/>
          <w:i w:val="1"/>
          <w:iCs w:val="1"/>
          <w:sz w:val="18"/>
          <w:szCs w:val="18"/>
        </w:rPr>
        <w:t>Netflix</w:t>
      </w:r>
      <w:r w:rsidRPr="2FDF23B2" w:rsidR="52A60F96">
        <w:rPr>
          <w:rFonts w:ascii="Georgia Pro" w:hAnsi="Georgia Pro" w:eastAsia="Georgia Pro" w:cs="Georgia Pro"/>
          <w:sz w:val="18"/>
          <w:szCs w:val="18"/>
        </w:rPr>
        <w:t xml:space="preserve">, </w:t>
      </w:r>
      <w:hyperlink r:id="R6fa3ad62c8ae4b7f">
        <w:r w:rsidRPr="2FDF23B2" w:rsidR="52A60F96">
          <w:rPr>
            <w:rStyle w:val="Hyperlink"/>
            <w:rFonts w:ascii="Georgia Pro" w:hAnsi="Georgia Pro" w:eastAsia="Georgia Pro" w:cs="Georgia Pro"/>
            <w:sz w:val="18"/>
            <w:szCs w:val="18"/>
          </w:rPr>
          <w:t>www.netflix.com/nl/title/81183477</w:t>
        </w:r>
      </w:hyperlink>
      <w:hyperlink r:id="R4acdb24c3adf465e">
        <w:r w:rsidRPr="2FDF23B2" w:rsidR="52A60F96">
          <w:rPr>
            <w:rStyle w:val="Hyperlink"/>
            <w:rFonts w:ascii="Georgia Pro" w:hAnsi="Georgia Pro" w:eastAsia="Georgia Pro" w:cs="Georgia Pro"/>
            <w:sz w:val="18"/>
            <w:szCs w:val="18"/>
          </w:rPr>
          <w:t>.</w:t>
        </w:r>
        <w:r>
          <w:br/>
        </w:r>
        <w:r>
          <w:br/>
        </w:r>
      </w:hyperlink>
      <w:r w:rsidRPr="2FDF23B2" w:rsidR="271C53C2">
        <w:rPr>
          <w:rFonts w:ascii="Georgia Pro" w:hAnsi="Georgia Pro" w:eastAsia="Georgia Pro" w:cs="Georgia Pro"/>
          <w:sz w:val="18"/>
          <w:szCs w:val="18"/>
        </w:rPr>
        <w:t xml:space="preserve">Federici, Silvia. Caliban and the Witch Publisher: </w:t>
      </w:r>
      <w:proofErr w:type="spellStart"/>
      <w:r w:rsidRPr="2FDF23B2" w:rsidR="271C53C2">
        <w:rPr>
          <w:rFonts w:ascii="Georgia Pro" w:hAnsi="Georgia Pro" w:eastAsia="Georgia Pro" w:cs="Georgia Pro"/>
          <w:sz w:val="18"/>
          <w:szCs w:val="18"/>
        </w:rPr>
        <w:t>Autonomedia</w:t>
      </w:r>
      <w:proofErr w:type="spellEnd"/>
      <w:r w:rsidRPr="2FDF23B2" w:rsidR="271C53C2">
        <w:rPr>
          <w:rFonts w:ascii="Georgia Pro" w:hAnsi="Georgia Pro" w:eastAsia="Georgia Pro" w:cs="Georgia Pro"/>
          <w:sz w:val="18"/>
          <w:szCs w:val="18"/>
        </w:rPr>
        <w:t xml:space="preserve">. </w:t>
      </w:r>
      <w:proofErr w:type="spellStart"/>
      <w:r w:rsidRPr="2FDF23B2" w:rsidR="271C53C2">
        <w:rPr>
          <w:rFonts w:ascii="Georgia Pro" w:hAnsi="Georgia Pro" w:eastAsia="Georgia Pro" w:cs="Georgia Pro"/>
          <w:sz w:val="18"/>
          <w:szCs w:val="18"/>
        </w:rPr>
        <w:t>Autonomedia</w:t>
      </w:r>
      <w:proofErr w:type="spellEnd"/>
      <w:r w:rsidRPr="2FDF23B2" w:rsidR="271C53C2">
        <w:rPr>
          <w:rFonts w:ascii="Georgia Pro" w:hAnsi="Georgia Pro" w:eastAsia="Georgia Pro" w:cs="Georgia Pro"/>
          <w:sz w:val="18"/>
          <w:szCs w:val="18"/>
        </w:rPr>
        <w:t>, 2023.</w:t>
      </w:r>
      <w:r>
        <w:br/>
      </w:r>
      <w:r>
        <w:br/>
      </w:r>
      <w:r w:rsidRPr="2FDF23B2" w:rsidR="271C53C2">
        <w:rPr>
          <w:rFonts w:ascii="Georgia Pro" w:hAnsi="Georgia Pro" w:eastAsia="Georgia Pro" w:cs="Georgia Pro"/>
          <w:sz w:val="18"/>
          <w:szCs w:val="18"/>
        </w:rPr>
        <w:t>Fernández, Daniel and Schwabe Alon, Pascual. “Cooking Sections.”</w:t>
      </w:r>
      <w:r>
        <w:br/>
      </w:r>
      <w:r w:rsidRPr="2FDF23B2" w:rsidR="271C53C2">
        <w:rPr>
          <w:rFonts w:ascii="Georgia Pro" w:hAnsi="Georgia Pro" w:eastAsia="Georgia Pro" w:cs="Georgia Pro"/>
          <w:sz w:val="18"/>
          <w:szCs w:val="18"/>
        </w:rPr>
        <w:t xml:space="preserve">Tropical Papers, </w:t>
      </w:r>
      <w:hyperlink r:id="Rb8e8d24899b647b0">
        <w:r w:rsidRPr="2FDF23B2" w:rsidR="271C53C2">
          <w:rPr>
            <w:rStyle w:val="Hyperlink"/>
            <w:rFonts w:ascii="Georgia Pro" w:hAnsi="Georgia Pro" w:eastAsia="Georgia Pro" w:cs="Georgia Pro"/>
            <w:sz w:val="18"/>
            <w:szCs w:val="18"/>
          </w:rPr>
          <w:t>tropicalpapers.org/cooking-sections/</w:t>
        </w:r>
      </w:hyperlink>
      <w:r w:rsidRPr="2FDF23B2" w:rsidR="271C53C2">
        <w:rPr>
          <w:rFonts w:ascii="Georgia Pro" w:hAnsi="Georgia Pro" w:eastAsia="Georgia Pro" w:cs="Georgia Pro"/>
          <w:sz w:val="18"/>
          <w:szCs w:val="18"/>
        </w:rPr>
        <w:t>. Accessed 26 Jan. 2023</w:t>
      </w:r>
      <w:r>
        <w:br/>
      </w:r>
      <w:r>
        <w:br/>
      </w:r>
      <w:r w:rsidRPr="2FDF23B2" w:rsidR="52A60F96">
        <w:rPr>
          <w:rFonts w:ascii="Georgia Pro" w:hAnsi="Georgia Pro" w:eastAsia="Georgia Pro" w:cs="Georgia Pro"/>
          <w:sz w:val="18"/>
          <w:szCs w:val="18"/>
        </w:rPr>
        <w:t>Fawbert</w:t>
      </w:r>
      <w:r w:rsidRPr="2FDF23B2" w:rsidR="52A60F96">
        <w:rPr>
          <w:rFonts w:ascii="Georgia Pro" w:hAnsi="Georgia Pro" w:eastAsia="Georgia Pro" w:cs="Georgia Pro"/>
          <w:sz w:val="18"/>
          <w:szCs w:val="18"/>
        </w:rPr>
        <w:t xml:space="preserve">, Dave. “Eco-anxiety: How to Spot It and What to Do About It.” </w:t>
      </w:r>
      <w:r>
        <w:br/>
      </w:r>
      <w:r w:rsidRPr="2FDF23B2" w:rsidR="52A60F96">
        <w:rPr>
          <w:rFonts w:ascii="Georgia Pro" w:hAnsi="Georgia Pro" w:eastAsia="Georgia Pro" w:cs="Georgia Pro"/>
          <w:sz w:val="18"/>
          <w:szCs w:val="18"/>
        </w:rPr>
        <w:t xml:space="preserve">BBC Three, 27 Mar. 2019, </w:t>
      </w:r>
      <w:hyperlink r:id="R18eea1a9d0e7402c">
        <w:r w:rsidRPr="2FDF23B2" w:rsidR="52A60F96">
          <w:rPr>
            <w:rStyle w:val="Hyperlink"/>
            <w:rFonts w:ascii="Georgia Pro" w:hAnsi="Georgia Pro" w:eastAsia="Georgia Pro" w:cs="Georgia Pro"/>
            <w:sz w:val="18"/>
            <w:szCs w:val="18"/>
          </w:rPr>
          <w:t>www.bbc.co.uk/bbcthree/article/b2e7ee32-ad28-4ec4-89aa-a8b8c98f95a5</w:t>
        </w:r>
      </w:hyperlink>
      <w:r w:rsidRPr="2FDF23B2" w:rsidR="52A60F96">
        <w:rPr>
          <w:rFonts w:ascii="Georgia Pro" w:hAnsi="Georgia Pro" w:eastAsia="Georgia Pro" w:cs="Georgia Pro"/>
          <w:sz w:val="18"/>
          <w:szCs w:val="18"/>
        </w:rPr>
        <w:t>.</w:t>
      </w:r>
      <w:r>
        <w:br/>
      </w:r>
      <w:r>
        <w:br/>
      </w:r>
      <w:r w:rsidRPr="2FDF23B2" w:rsidR="52A60F96">
        <w:rPr>
          <w:rFonts w:ascii="Georgia Pro" w:hAnsi="Georgia Pro" w:eastAsia="Georgia Pro" w:cs="Georgia Pro"/>
          <w:sz w:val="18"/>
          <w:szCs w:val="18"/>
        </w:rPr>
        <w:t>Gago, Verónica. “</w:t>
      </w:r>
      <w:proofErr w:type="spellStart"/>
      <w:r w:rsidRPr="2FDF23B2" w:rsidR="52A60F96">
        <w:rPr>
          <w:rFonts w:ascii="Georgia Pro" w:hAnsi="Georgia Pro" w:eastAsia="Georgia Pro" w:cs="Georgia Pro"/>
          <w:sz w:val="18"/>
          <w:szCs w:val="18"/>
        </w:rPr>
        <w:t>Witchtales</w:t>
      </w:r>
      <w:proofErr w:type="spellEnd"/>
      <w:r w:rsidRPr="2FDF23B2" w:rsidR="52A60F96">
        <w:rPr>
          <w:rFonts w:ascii="Georgia Pro" w:hAnsi="Georgia Pro" w:eastAsia="Georgia Pro" w:cs="Georgia Pro"/>
          <w:sz w:val="18"/>
          <w:szCs w:val="18"/>
        </w:rPr>
        <w:t xml:space="preserve">: An Interview with Silvia Federici.” Interview by Verónica Gago. </w:t>
      </w:r>
      <w:r w:rsidRPr="2FDF23B2" w:rsidR="52A60F96">
        <w:rPr>
          <w:rFonts w:ascii="Georgia Pro" w:hAnsi="Georgia Pro" w:eastAsia="Georgia Pro" w:cs="Georgia Pro"/>
          <w:i w:val="1"/>
          <w:iCs w:val="1"/>
          <w:sz w:val="18"/>
          <w:szCs w:val="18"/>
        </w:rPr>
        <w:t>Viewpoint Magazine</w:t>
      </w:r>
      <w:r w:rsidRPr="2FDF23B2" w:rsidR="52A60F96">
        <w:rPr>
          <w:rFonts w:ascii="Georgia Pro" w:hAnsi="Georgia Pro" w:eastAsia="Georgia Pro" w:cs="Georgia Pro"/>
          <w:sz w:val="18"/>
          <w:szCs w:val="18"/>
        </w:rPr>
        <w:t xml:space="preserve">, 15 April 2015, </w:t>
      </w:r>
      <w:hyperlink r:id="R79b989d74b0a46a6">
        <w:r w:rsidRPr="2FDF23B2" w:rsidR="52A60F96">
          <w:rPr>
            <w:rStyle w:val="Hyperlink"/>
            <w:rFonts w:ascii="Georgia Pro" w:hAnsi="Georgia Pro" w:eastAsia="Georgia Pro" w:cs="Georgia Pro"/>
            <w:sz w:val="18"/>
            <w:szCs w:val="18"/>
          </w:rPr>
          <w:t>viewpointmag.com/2015/04/15/witchtales-an-interview-with-silvia-federici/</w:t>
        </w:r>
      </w:hyperlink>
      <w:r w:rsidRPr="2FDF23B2" w:rsidR="52A60F96">
        <w:rPr>
          <w:rFonts w:ascii="Georgia Pro" w:hAnsi="Georgia Pro" w:eastAsia="Georgia Pro" w:cs="Georgia Pro"/>
          <w:sz w:val="18"/>
          <w:szCs w:val="18"/>
        </w:rPr>
        <w:t xml:space="preserve">. </w:t>
      </w:r>
      <w:r>
        <w:br/>
      </w:r>
      <w:r w:rsidRPr="2FDF23B2" w:rsidR="52A60F96">
        <w:rPr>
          <w:rFonts w:ascii="Georgia Pro" w:hAnsi="Georgia Pro" w:eastAsia="Georgia Pro" w:cs="Georgia Pro"/>
          <w:sz w:val="18"/>
          <w:szCs w:val="18"/>
        </w:rPr>
        <w:t>Accessed 25 Jan. 2023</w:t>
      </w:r>
      <w:r>
        <w:br/>
      </w:r>
      <w:r>
        <w:br/>
      </w:r>
      <w:r w:rsidRPr="2FDF23B2" w:rsidR="52A60F96">
        <w:rPr>
          <w:rFonts w:ascii="Georgia Pro" w:hAnsi="Georgia Pro" w:eastAsia="Georgia Pro" w:cs="Georgia Pro"/>
          <w:sz w:val="18"/>
          <w:szCs w:val="18"/>
        </w:rPr>
        <w:t>Geiger, A. Haden, et al., “DARK Classics in Chemical Neuroscience: Psilocybin.”</w:t>
      </w:r>
      <w:r>
        <w:br/>
      </w:r>
      <w:r w:rsidRPr="2FDF23B2" w:rsidR="52A60F96">
        <w:rPr>
          <w:rFonts w:ascii="Georgia Pro" w:hAnsi="Georgia Pro" w:eastAsia="Georgia Pro" w:cs="Georgia Pro"/>
          <w:sz w:val="18"/>
          <w:szCs w:val="18"/>
        </w:rPr>
        <w:t xml:space="preserve">ACS Publications, 29 June 2018, pp. 2438-2447, </w:t>
      </w:r>
      <w:hyperlink r:id="R70ecd56409f34d9d">
        <w:r w:rsidRPr="2FDF23B2" w:rsidR="52A60F96">
          <w:rPr>
            <w:rStyle w:val="Hyperlink"/>
            <w:rFonts w:ascii="Georgia Pro" w:hAnsi="Georgia Pro" w:eastAsia="Georgia Pro" w:cs="Georgia Pro"/>
            <w:sz w:val="18"/>
            <w:szCs w:val="18"/>
          </w:rPr>
          <w:t>https://doi.org/10.1021/acschemneuro.8b00186</w:t>
        </w:r>
        <w:r>
          <w:br/>
        </w:r>
        <w:r>
          <w:br/>
        </w:r>
      </w:hyperlink>
      <w:r w:rsidRPr="2FDF23B2" w:rsidR="52A60F96">
        <w:rPr>
          <w:rFonts w:ascii="Georgia Pro" w:hAnsi="Georgia Pro" w:eastAsia="Georgia Pro" w:cs="Georgia Pro"/>
          <w:sz w:val="18"/>
          <w:szCs w:val="18"/>
        </w:rPr>
        <w:t xml:space="preserve">Gordon, Arielle Eden. "Chernobyl’s Strange Black Fungi Have a Superpower." </w:t>
      </w:r>
      <w:r w:rsidRPr="2FDF23B2" w:rsidR="52A60F96">
        <w:rPr>
          <w:rFonts w:ascii="Georgia Pro" w:hAnsi="Georgia Pro" w:eastAsia="Georgia Pro" w:cs="Georgia Pro"/>
          <w:i w:val="1"/>
          <w:iCs w:val="1"/>
          <w:sz w:val="18"/>
          <w:szCs w:val="18"/>
        </w:rPr>
        <w:t>Atlas Obscura</w:t>
      </w:r>
      <w:r w:rsidRPr="2FDF23B2" w:rsidR="52A60F96">
        <w:rPr>
          <w:rFonts w:ascii="Georgia Pro" w:hAnsi="Georgia Pro" w:eastAsia="Georgia Pro" w:cs="Georgia Pro"/>
          <w:sz w:val="18"/>
          <w:szCs w:val="18"/>
        </w:rPr>
        <w:t xml:space="preserve">, 1 April 2022, </w:t>
      </w:r>
      <w:hyperlink r:id="R46c1442553e04830">
        <w:r w:rsidRPr="2FDF23B2" w:rsidR="52A60F96">
          <w:rPr>
            <w:rStyle w:val="Hyperlink"/>
            <w:rFonts w:ascii="Georgia Pro" w:hAnsi="Georgia Pro" w:eastAsia="Georgia Pro" w:cs="Georgia Pro"/>
            <w:sz w:val="18"/>
            <w:szCs w:val="18"/>
          </w:rPr>
          <w:t>https://www.atlasobscura.com/articles/chernobyl-black-fungi-space.</w:t>
        </w:r>
        <w:r>
          <w:br/>
        </w:r>
        <w:r>
          <w:br/>
        </w:r>
      </w:hyperlink>
      <w:r w:rsidRPr="2FDF23B2" w:rsidR="52A60F96">
        <w:rPr>
          <w:rFonts w:ascii="Georgia Pro" w:hAnsi="Georgia Pro" w:eastAsia="Georgia Pro" w:cs="Georgia Pro"/>
          <w:sz w:val="18"/>
          <w:szCs w:val="18"/>
        </w:rPr>
        <w:t xml:space="preserve">Haraway, Donna. </w:t>
      </w:r>
      <w:r w:rsidRPr="2FDF23B2" w:rsidR="52A60F96">
        <w:rPr>
          <w:rFonts w:ascii="Georgia Pro" w:hAnsi="Georgia Pro" w:eastAsia="Georgia Pro" w:cs="Georgia Pro"/>
          <w:i w:val="1"/>
          <w:iCs w:val="1"/>
          <w:sz w:val="18"/>
          <w:szCs w:val="18"/>
        </w:rPr>
        <w:t xml:space="preserve">Staying With the Trouble: Making Kin in the </w:t>
      </w:r>
      <w:proofErr w:type="spellStart"/>
      <w:r w:rsidRPr="2FDF23B2" w:rsidR="52A60F96">
        <w:rPr>
          <w:rFonts w:ascii="Georgia Pro" w:hAnsi="Georgia Pro" w:eastAsia="Georgia Pro" w:cs="Georgia Pro"/>
          <w:i w:val="1"/>
          <w:iCs w:val="1"/>
          <w:sz w:val="18"/>
          <w:szCs w:val="18"/>
        </w:rPr>
        <w:t>Chthulucene</w:t>
      </w:r>
      <w:proofErr w:type="spellEnd"/>
      <w:r w:rsidRPr="2FDF23B2" w:rsidR="52A60F96">
        <w:rPr>
          <w:rFonts w:ascii="Georgia Pro" w:hAnsi="Georgia Pro" w:eastAsia="Georgia Pro" w:cs="Georgia Pro"/>
          <w:sz w:val="18"/>
          <w:szCs w:val="18"/>
        </w:rPr>
        <w:t>. Duke UP, 2016.</w:t>
      </w:r>
      <w:r>
        <w:br/>
      </w:r>
      <w:r>
        <w:br/>
      </w:r>
      <w:proofErr w:type="spellStart"/>
      <w:r w:rsidRPr="2FDF23B2" w:rsidR="52A60F96">
        <w:rPr>
          <w:rFonts w:ascii="Georgia Pro" w:hAnsi="Georgia Pro" w:eastAsia="Georgia Pro" w:cs="Georgia Pro"/>
          <w:sz w:val="18"/>
          <w:szCs w:val="18"/>
        </w:rPr>
        <w:t>Harkup</w:t>
      </w:r>
      <w:proofErr w:type="spellEnd"/>
      <w:r w:rsidRPr="2FDF23B2" w:rsidR="52A60F96">
        <w:rPr>
          <w:rFonts w:ascii="Georgia Pro" w:hAnsi="Georgia Pro" w:eastAsia="Georgia Pro" w:cs="Georgia Pro"/>
          <w:sz w:val="18"/>
          <w:szCs w:val="18"/>
        </w:rPr>
        <w:t xml:space="preserve">, Kathryn. “We Need to Talk About Rudolph: Sex, Drugs and Aerodynamic Reindeer.” The Guardian, 21 Dec. 2017, </w:t>
      </w:r>
      <w:hyperlink r:id="Reabc47292e904a68">
        <w:r w:rsidRPr="2FDF23B2" w:rsidR="52A60F96">
          <w:rPr>
            <w:rStyle w:val="Hyperlink"/>
            <w:rFonts w:ascii="Georgia Pro" w:hAnsi="Georgia Pro" w:eastAsia="Georgia Pro" w:cs="Georgia Pro"/>
            <w:sz w:val="18"/>
            <w:szCs w:val="18"/>
          </w:rPr>
          <w:t>www.theguardian.com/science/blog/2017/dec/21/we-need-to-talk-about-rudolph-sex-drugs-and-aerodynamic-reindeer</w:t>
        </w:r>
      </w:hyperlink>
      <w:r w:rsidRPr="2FDF23B2" w:rsidR="52A60F96">
        <w:rPr>
          <w:rFonts w:ascii="Georgia Pro" w:hAnsi="Georgia Pro" w:eastAsia="Georgia Pro" w:cs="Georgia Pro"/>
          <w:sz w:val="18"/>
          <w:szCs w:val="18"/>
        </w:rPr>
        <w:t>. Accessed 9 Feb. 2023</w:t>
      </w:r>
    </w:p>
    <w:p w:rsidR="00AF18FA" w:rsidP="1A38F639" w:rsidRDefault="7D12156B" w14:paraId="392C1C72" w14:textId="616B47C2">
      <w:pPr>
        <w:spacing w:after="0"/>
        <w:rPr>
          <w:rFonts w:ascii="Georgia Pro" w:hAnsi="Georgia Pro" w:eastAsia="Georgia Pro" w:cs="Georgia Pro"/>
          <w:sz w:val="18"/>
          <w:szCs w:val="18"/>
        </w:rPr>
      </w:pPr>
      <w:r w:rsidRPr="1A38F639">
        <w:rPr>
          <w:rFonts w:ascii="Georgia Pro" w:hAnsi="Georgia Pro" w:eastAsia="Georgia Pro" w:cs="Georgia Pro"/>
          <w:sz w:val="18"/>
          <w:szCs w:val="18"/>
        </w:rPr>
        <w:t xml:space="preserve">Hart, Liam, host. Billings, Robin, guest. “Clinical Psychologist: </w:t>
      </w:r>
      <w:proofErr w:type="spellStart"/>
      <w:r w:rsidRPr="1A38F639">
        <w:rPr>
          <w:rFonts w:ascii="Georgia Pro" w:hAnsi="Georgia Pro" w:eastAsia="Georgia Pro" w:cs="Georgia Pro"/>
          <w:sz w:val="18"/>
          <w:szCs w:val="18"/>
        </w:rPr>
        <w:t>Dr.</w:t>
      </w:r>
      <w:proofErr w:type="spellEnd"/>
      <w:r w:rsidRPr="1A38F639">
        <w:rPr>
          <w:rFonts w:ascii="Georgia Pro" w:hAnsi="Georgia Pro" w:eastAsia="Georgia Pro" w:cs="Georgia Pro"/>
          <w:sz w:val="18"/>
          <w:szCs w:val="18"/>
        </w:rPr>
        <w:t xml:space="preserve"> Robin Billings.” </w:t>
      </w:r>
      <w:r w:rsidRPr="1A38F639">
        <w:rPr>
          <w:rFonts w:ascii="Georgia Pro" w:hAnsi="Georgia Pro" w:eastAsia="Georgia Pro" w:cs="Georgia Pro"/>
          <w:i/>
          <w:iCs/>
          <w:sz w:val="18"/>
          <w:szCs w:val="18"/>
        </w:rPr>
        <w:t xml:space="preserve">Perspectives  </w:t>
      </w:r>
      <w:r>
        <w:br/>
      </w:r>
      <w:r w:rsidRPr="1A38F639">
        <w:rPr>
          <w:rFonts w:ascii="Georgia Pro" w:hAnsi="Georgia Pro" w:eastAsia="Georgia Pro" w:cs="Georgia Pro"/>
          <w:i/>
          <w:iCs/>
          <w:sz w:val="18"/>
          <w:szCs w:val="18"/>
        </w:rPr>
        <w:t>on Psilocybin: The Science and Mysticism of Magic Mushrooms</w:t>
      </w:r>
      <w:r w:rsidRPr="1A38F639">
        <w:rPr>
          <w:rFonts w:ascii="Georgia Pro" w:hAnsi="Georgia Pro" w:eastAsia="Georgia Pro" w:cs="Georgia Pro"/>
          <w:sz w:val="18"/>
          <w:szCs w:val="18"/>
        </w:rPr>
        <w:t xml:space="preserve">, </w:t>
      </w:r>
      <w:r w:rsidRPr="1A38F639">
        <w:rPr>
          <w:rFonts w:ascii="Georgia Pro" w:hAnsi="Georgia Pro" w:eastAsia="Georgia Pro" w:cs="Georgia Pro"/>
          <w:i/>
          <w:iCs/>
          <w:sz w:val="18"/>
          <w:szCs w:val="18"/>
        </w:rPr>
        <w:t>Spotify</w:t>
      </w:r>
      <w:r w:rsidRPr="1A38F639">
        <w:rPr>
          <w:rFonts w:ascii="Georgia Pro" w:hAnsi="Georgia Pro" w:eastAsia="Georgia Pro" w:cs="Georgia Pro"/>
          <w:sz w:val="18"/>
          <w:szCs w:val="18"/>
        </w:rPr>
        <w:t>, 11 Jan. 2022</w:t>
      </w:r>
      <w:r>
        <w:br/>
      </w:r>
      <w:r>
        <w:br/>
      </w:r>
      <w:proofErr w:type="spellStart"/>
      <w:r w:rsidRPr="1A38F639" w:rsidR="1FEA5A83">
        <w:rPr>
          <w:rFonts w:ascii="Georgia Pro" w:hAnsi="Georgia Pro" w:eastAsia="Georgia Pro" w:cs="Georgia Pro"/>
          <w:sz w:val="18"/>
          <w:szCs w:val="18"/>
        </w:rPr>
        <w:t>Hendelman</w:t>
      </w:r>
      <w:proofErr w:type="spellEnd"/>
      <w:r w:rsidRPr="1A38F639" w:rsidR="1FEA5A83">
        <w:rPr>
          <w:rFonts w:ascii="Georgia Pro" w:hAnsi="Georgia Pro" w:eastAsia="Georgia Pro" w:cs="Georgia Pro"/>
          <w:sz w:val="18"/>
          <w:szCs w:val="18"/>
        </w:rPr>
        <w:t xml:space="preserve">, Ariel Dominique. “The Peyote Plot: The Indigenous Fight to Conserve the Sacred Plant and the Spiritual Medicine It Contains.” </w:t>
      </w:r>
      <w:proofErr w:type="spellStart"/>
      <w:r w:rsidRPr="1A38F639" w:rsidR="1FEA5A83">
        <w:rPr>
          <w:rFonts w:ascii="Georgia Pro" w:hAnsi="Georgia Pro" w:eastAsia="Georgia Pro" w:cs="Georgia Pro"/>
          <w:i/>
          <w:iCs/>
          <w:sz w:val="18"/>
          <w:szCs w:val="18"/>
        </w:rPr>
        <w:t>DoubleBlind</w:t>
      </w:r>
      <w:proofErr w:type="spellEnd"/>
      <w:r w:rsidRPr="1A38F639" w:rsidR="1FEA5A83">
        <w:rPr>
          <w:rFonts w:ascii="Georgia Pro" w:hAnsi="Georgia Pro" w:eastAsia="Georgia Pro" w:cs="Georgia Pro"/>
          <w:i/>
          <w:iCs/>
          <w:sz w:val="18"/>
          <w:szCs w:val="18"/>
        </w:rPr>
        <w:t xml:space="preserve"> Mag</w:t>
      </w:r>
      <w:r w:rsidRPr="1A38F639" w:rsidR="1FEA5A83">
        <w:rPr>
          <w:rFonts w:ascii="Georgia Pro" w:hAnsi="Georgia Pro" w:eastAsia="Georgia Pro" w:cs="Georgia Pro"/>
          <w:sz w:val="18"/>
          <w:szCs w:val="18"/>
        </w:rPr>
        <w:t xml:space="preserve">, 3 Aug. 2022, doubleblindmag.com/the-peyote-plot. </w:t>
      </w:r>
      <w:r>
        <w:br/>
      </w:r>
      <w:r w:rsidRPr="1A38F639" w:rsidR="1FEA5A83">
        <w:rPr>
          <w:rFonts w:ascii="Georgia Pro" w:hAnsi="Georgia Pro" w:eastAsia="Georgia Pro" w:cs="Georgia Pro"/>
          <w:sz w:val="18"/>
          <w:szCs w:val="18"/>
        </w:rPr>
        <w:t xml:space="preserve">Accessed 9 Feb. 2023  </w:t>
      </w:r>
      <w:r>
        <w:br/>
      </w:r>
    </w:p>
    <w:p w:rsidR="00AF18FA" w:rsidP="1A38F639" w:rsidRDefault="5E6FD527" w14:paraId="3A91F738" w14:textId="0BF88855">
      <w:pPr>
        <w:pStyle w:val="Voetnoottekst"/>
        <w:spacing w:after="160"/>
        <w:rPr>
          <w:rFonts w:ascii="Georgia Pro" w:hAnsi="Georgia Pro" w:eastAsia="Georgia Pro" w:cs="Georgia Pro"/>
          <w:sz w:val="18"/>
          <w:szCs w:val="18"/>
        </w:rPr>
      </w:pPr>
      <w:proofErr w:type="spellStart"/>
      <w:r w:rsidRPr="1A38F639">
        <w:rPr>
          <w:rFonts w:ascii="Georgia Pro" w:hAnsi="Georgia Pro" w:eastAsia="Georgia Pro" w:cs="Georgia Pro"/>
          <w:sz w:val="18"/>
          <w:szCs w:val="18"/>
          <w:lang w:val="nl-NL"/>
        </w:rPr>
        <w:lastRenderedPageBreak/>
        <w:t>Hilden</w:t>
      </w:r>
      <w:proofErr w:type="spellEnd"/>
      <w:r w:rsidRPr="1A38F639">
        <w:rPr>
          <w:rFonts w:ascii="Georgia Pro" w:hAnsi="Georgia Pro" w:eastAsia="Georgia Pro" w:cs="Georgia Pro"/>
          <w:sz w:val="18"/>
          <w:szCs w:val="18"/>
          <w:lang w:val="nl-NL"/>
        </w:rPr>
        <w:t xml:space="preserve">, Nick. “Future Space Travel Might </w:t>
      </w:r>
      <w:proofErr w:type="spellStart"/>
      <w:r w:rsidRPr="1A38F639">
        <w:rPr>
          <w:rFonts w:ascii="Georgia Pro" w:hAnsi="Georgia Pro" w:eastAsia="Georgia Pro" w:cs="Georgia Pro"/>
          <w:sz w:val="18"/>
          <w:szCs w:val="18"/>
          <w:lang w:val="nl-NL"/>
        </w:rPr>
        <w:t>Require</w:t>
      </w:r>
      <w:proofErr w:type="spellEnd"/>
      <w:r w:rsidRPr="1A38F639">
        <w:rPr>
          <w:rFonts w:ascii="Georgia Pro" w:hAnsi="Georgia Pro" w:eastAsia="Georgia Pro" w:cs="Georgia Pro"/>
          <w:sz w:val="18"/>
          <w:szCs w:val="18"/>
          <w:lang w:val="nl-NL"/>
        </w:rPr>
        <w:t xml:space="preserve"> Mushrooms.” </w:t>
      </w:r>
      <w:proofErr w:type="spellStart"/>
      <w:r w:rsidRPr="1A38F639">
        <w:rPr>
          <w:rFonts w:ascii="Georgia Pro" w:hAnsi="Georgia Pro" w:eastAsia="Georgia Pro" w:cs="Georgia Pro"/>
          <w:i/>
          <w:iCs/>
          <w:sz w:val="18"/>
          <w:szCs w:val="18"/>
          <w:lang w:val="nl-NL"/>
        </w:rPr>
        <w:t>Scientific</w:t>
      </w:r>
      <w:proofErr w:type="spellEnd"/>
      <w:r w:rsidRPr="1A38F639">
        <w:rPr>
          <w:rFonts w:ascii="Georgia Pro" w:hAnsi="Georgia Pro" w:eastAsia="Georgia Pro" w:cs="Georgia Pro"/>
          <w:i/>
          <w:iCs/>
          <w:sz w:val="18"/>
          <w:szCs w:val="18"/>
          <w:lang w:val="nl-NL"/>
        </w:rPr>
        <w:t xml:space="preserve"> American</w:t>
      </w:r>
      <w:r w:rsidRPr="1A38F639">
        <w:rPr>
          <w:rFonts w:ascii="Georgia Pro" w:hAnsi="Georgia Pro" w:eastAsia="Georgia Pro" w:cs="Georgia Pro"/>
          <w:sz w:val="18"/>
          <w:szCs w:val="18"/>
          <w:lang w:val="nl-NL"/>
        </w:rPr>
        <w:t xml:space="preserve">, 3 Aug. 2021, </w:t>
      </w:r>
      <w:hyperlink r:id="rId49">
        <w:r w:rsidRPr="1A38F639">
          <w:rPr>
            <w:rStyle w:val="Hyperlink"/>
            <w:rFonts w:ascii="Georgia Pro" w:hAnsi="Georgia Pro" w:eastAsia="Georgia Pro" w:cs="Georgia Pro"/>
            <w:sz w:val="18"/>
            <w:szCs w:val="18"/>
            <w:lang w:val="nl-NL"/>
          </w:rPr>
          <w:t>www.scientificamerican.com/article/space-travels-most-surprising-future-ingredient-mushrooms</w:t>
        </w:r>
      </w:hyperlink>
      <w:r w:rsidRPr="1A38F639">
        <w:rPr>
          <w:rFonts w:ascii="Georgia Pro" w:hAnsi="Georgia Pro" w:eastAsia="Georgia Pro" w:cs="Georgia Pro"/>
          <w:sz w:val="18"/>
          <w:szCs w:val="18"/>
          <w:lang w:val="nl-NL"/>
        </w:rPr>
        <w:t>.</w:t>
      </w:r>
      <w:r>
        <w:br/>
      </w:r>
      <w:r>
        <w:br/>
      </w:r>
      <w:r w:rsidRPr="1A38F639" w:rsidR="7D12156B">
        <w:rPr>
          <w:rFonts w:ascii="Georgia Pro" w:hAnsi="Georgia Pro" w:eastAsia="Georgia Pro" w:cs="Georgia Pro"/>
          <w:sz w:val="18"/>
          <w:szCs w:val="18"/>
        </w:rPr>
        <w:t>Islam, M. “Morphology and Mechanics of Fungal Mycelium.” s</w:t>
      </w:r>
      <w:r w:rsidRPr="1A38F639" w:rsidR="7D12156B">
        <w:rPr>
          <w:rFonts w:ascii="Georgia Pro" w:hAnsi="Georgia Pro" w:eastAsia="Georgia Pro" w:cs="Georgia Pro"/>
          <w:i/>
          <w:iCs/>
          <w:sz w:val="18"/>
          <w:szCs w:val="18"/>
        </w:rPr>
        <w:t>cientific reports</w:t>
      </w:r>
      <w:r w:rsidRPr="1A38F639" w:rsidR="7D12156B">
        <w:rPr>
          <w:rFonts w:ascii="Georgia Pro" w:hAnsi="Georgia Pro" w:eastAsia="Georgia Pro" w:cs="Georgia Pro"/>
          <w:sz w:val="18"/>
          <w:szCs w:val="18"/>
        </w:rPr>
        <w:t xml:space="preserve">, 6 Mar. 2018, </w:t>
      </w:r>
      <w:hyperlink r:id="rId50">
        <w:r w:rsidRPr="1A38F639" w:rsidR="7D12156B">
          <w:rPr>
            <w:rStyle w:val="Hyperlink"/>
            <w:rFonts w:ascii="Georgia Pro" w:hAnsi="Georgia Pro" w:eastAsia="Georgia Pro" w:cs="Georgia Pro"/>
            <w:sz w:val="18"/>
            <w:szCs w:val="18"/>
          </w:rPr>
          <w:t>www.nature.com/articles/s41598-017-13295-2?error=cookies_not_supported&amp;code=be83095e-aa67-4640-a5eb-7b3ab450f9b2</w:t>
        </w:r>
      </w:hyperlink>
      <w:r w:rsidRPr="1A38F639" w:rsidR="7D12156B">
        <w:rPr>
          <w:rFonts w:ascii="Georgia Pro" w:hAnsi="Georgia Pro" w:eastAsia="Georgia Pro" w:cs="Georgia Pro"/>
          <w:sz w:val="18"/>
          <w:szCs w:val="18"/>
        </w:rPr>
        <w:t>. Accessed 23 Jan. 2023</w:t>
      </w:r>
      <w:r>
        <w:br/>
      </w:r>
      <w:r>
        <w:br/>
      </w:r>
      <w:proofErr w:type="spellStart"/>
      <w:r w:rsidRPr="1A38F639" w:rsidR="7D12156B">
        <w:rPr>
          <w:rFonts w:ascii="Georgia Pro" w:hAnsi="Georgia Pro" w:eastAsia="Georgia Pro" w:cs="Georgia Pro"/>
          <w:sz w:val="18"/>
          <w:szCs w:val="18"/>
        </w:rPr>
        <w:t>Kamienski</w:t>
      </w:r>
      <w:proofErr w:type="spellEnd"/>
      <w:r w:rsidRPr="1A38F639" w:rsidR="7D12156B">
        <w:rPr>
          <w:rFonts w:ascii="Georgia Pro" w:hAnsi="Georgia Pro" w:eastAsia="Georgia Pro" w:cs="Georgia Pro"/>
          <w:sz w:val="18"/>
          <w:szCs w:val="18"/>
        </w:rPr>
        <w:t xml:space="preserve">, Lukasz. “During the Vietnam War, the U.S. Army Used Drugs to Build Super Soldiers.” </w:t>
      </w:r>
      <w:r w:rsidRPr="1A38F639" w:rsidR="7D12156B">
        <w:rPr>
          <w:rFonts w:ascii="Georgia Pro" w:hAnsi="Georgia Pro" w:eastAsia="Georgia Pro" w:cs="Georgia Pro"/>
          <w:i/>
          <w:iCs/>
          <w:sz w:val="18"/>
          <w:szCs w:val="18"/>
        </w:rPr>
        <w:t>The Atlantic</w:t>
      </w:r>
      <w:r w:rsidRPr="1A38F639" w:rsidR="7D12156B">
        <w:rPr>
          <w:rFonts w:ascii="Georgia Pro" w:hAnsi="Georgia Pro" w:eastAsia="Georgia Pro" w:cs="Georgia Pro"/>
          <w:sz w:val="18"/>
          <w:szCs w:val="18"/>
        </w:rPr>
        <w:t xml:space="preserve">, </w:t>
      </w:r>
      <w:r>
        <w:br/>
      </w:r>
      <w:r w:rsidRPr="1A38F639" w:rsidR="7D12156B">
        <w:rPr>
          <w:rFonts w:ascii="Georgia Pro" w:hAnsi="Georgia Pro" w:eastAsia="Georgia Pro" w:cs="Georgia Pro"/>
          <w:sz w:val="18"/>
          <w:szCs w:val="18"/>
        </w:rPr>
        <w:t xml:space="preserve">3 May 2016, </w:t>
      </w:r>
      <w:hyperlink r:id="rId51">
        <w:r w:rsidRPr="1A38F639" w:rsidR="7D12156B">
          <w:rPr>
            <w:rStyle w:val="Hyperlink"/>
            <w:rFonts w:ascii="Georgia Pro" w:hAnsi="Georgia Pro" w:eastAsia="Georgia Pro" w:cs="Georgia Pro"/>
            <w:sz w:val="18"/>
            <w:szCs w:val="18"/>
          </w:rPr>
          <w:t>www.theatlantic.com/health/archive/2016/04/the-drugs-that-built-a-super-soldier/477183</w:t>
        </w:r>
      </w:hyperlink>
      <w:r w:rsidRPr="1A38F639" w:rsidR="7D12156B">
        <w:rPr>
          <w:rFonts w:ascii="Georgia Pro" w:hAnsi="Georgia Pro" w:eastAsia="Georgia Pro" w:cs="Georgia Pro"/>
          <w:sz w:val="18"/>
          <w:szCs w:val="18"/>
        </w:rPr>
        <w:t>.</w:t>
      </w:r>
      <w:r>
        <w:br/>
      </w:r>
      <w:r>
        <w:br/>
      </w:r>
      <w:r w:rsidRPr="1A38F639" w:rsidR="7D12156B">
        <w:rPr>
          <w:rFonts w:ascii="Georgia Pro" w:hAnsi="Georgia Pro" w:eastAsia="Georgia Pro" w:cs="Georgia Pro"/>
          <w:sz w:val="18"/>
          <w:szCs w:val="18"/>
        </w:rPr>
        <w:t xml:space="preserve">Kennedy, D. O. (2014). </w:t>
      </w:r>
      <w:r w:rsidRPr="1A38F639" w:rsidR="7D12156B">
        <w:rPr>
          <w:rFonts w:ascii="Georgia Pro" w:hAnsi="Georgia Pro" w:eastAsia="Georgia Pro" w:cs="Georgia Pro"/>
          <w:i/>
          <w:iCs/>
          <w:sz w:val="18"/>
          <w:szCs w:val="18"/>
        </w:rPr>
        <w:t>Plants and the Human Brain.</w:t>
      </w:r>
      <w:r w:rsidRPr="1A38F639" w:rsidR="7D12156B">
        <w:rPr>
          <w:rFonts w:ascii="Georgia Pro" w:hAnsi="Georgia Pro" w:eastAsia="Georgia Pro" w:cs="Georgia Pro"/>
          <w:sz w:val="18"/>
          <w:szCs w:val="18"/>
        </w:rPr>
        <w:t xml:space="preserve"> New York NY: Oxford University Press.</w:t>
      </w:r>
      <w:r>
        <w:br/>
      </w:r>
      <w:r>
        <w:br/>
      </w:r>
      <w:r w:rsidRPr="1A38F639" w:rsidR="698E4245">
        <w:rPr>
          <w:rFonts w:ascii="Georgia Pro" w:hAnsi="Georgia Pro" w:eastAsia="Georgia Pro" w:cs="Georgia Pro"/>
          <w:sz w:val="18"/>
          <w:szCs w:val="18"/>
        </w:rPr>
        <w:t xml:space="preserve">Klein, Jesse. “The Rise of Shroom Slang and the New Language of Tripping.” </w:t>
      </w:r>
      <w:r>
        <w:br/>
      </w:r>
      <w:proofErr w:type="spellStart"/>
      <w:r w:rsidRPr="1A38F639" w:rsidR="698E4245">
        <w:rPr>
          <w:rFonts w:ascii="Georgia Pro" w:hAnsi="Georgia Pro" w:eastAsia="Georgia Pro" w:cs="Georgia Pro"/>
          <w:sz w:val="18"/>
          <w:szCs w:val="18"/>
        </w:rPr>
        <w:t>DoubleBlind</w:t>
      </w:r>
      <w:proofErr w:type="spellEnd"/>
      <w:r w:rsidRPr="1A38F639" w:rsidR="698E4245">
        <w:rPr>
          <w:rFonts w:ascii="Georgia Pro" w:hAnsi="Georgia Pro" w:eastAsia="Georgia Pro" w:cs="Georgia Pro"/>
          <w:sz w:val="18"/>
          <w:szCs w:val="18"/>
        </w:rPr>
        <w:t xml:space="preserve"> Mag, 24 Aug. 2021, </w:t>
      </w:r>
      <w:hyperlink r:id="rId52">
        <w:r w:rsidRPr="1A38F639" w:rsidR="698E4245">
          <w:rPr>
            <w:rStyle w:val="Hyperlink"/>
            <w:rFonts w:ascii="Georgia Pro" w:hAnsi="Georgia Pro" w:eastAsia="Georgia Pro" w:cs="Georgia Pro"/>
            <w:sz w:val="18"/>
            <w:szCs w:val="18"/>
          </w:rPr>
          <w:t>doubleblindmag.com/shroom-slang</w:t>
        </w:r>
      </w:hyperlink>
      <w:r w:rsidRPr="1A38F639" w:rsidR="698E4245">
        <w:rPr>
          <w:rFonts w:ascii="Georgia Pro" w:hAnsi="Georgia Pro" w:eastAsia="Georgia Pro" w:cs="Georgia Pro"/>
          <w:sz w:val="18"/>
          <w:szCs w:val="18"/>
        </w:rPr>
        <w:t>.</w:t>
      </w:r>
    </w:p>
    <w:p w:rsidR="00AF18FA" w:rsidP="1A38F639" w:rsidRDefault="00000000" w14:paraId="1311D9F4" w14:textId="28D1FC94">
      <w:pPr>
        <w:pStyle w:val="Voetnoottekst"/>
        <w:spacing w:after="160"/>
        <w:rPr>
          <w:rFonts w:ascii="Georgia Pro" w:hAnsi="Georgia Pro" w:eastAsia="Georgia Pro" w:cs="Georgia Pro"/>
          <w:sz w:val="18"/>
          <w:szCs w:val="18"/>
        </w:rPr>
      </w:pPr>
      <w:r>
        <w:br/>
      </w:r>
      <w:r w:rsidRPr="1A38F639" w:rsidR="7D12156B">
        <w:rPr>
          <w:rFonts w:ascii="Georgia Pro" w:hAnsi="Georgia Pro" w:eastAsia="Georgia Pro" w:cs="Georgia Pro"/>
          <w:sz w:val="18"/>
          <w:szCs w:val="18"/>
        </w:rPr>
        <w:t xml:space="preserve">Klein, Joanna. “A Mushroom Out of a Fairy Tale That You Might Find in the Forest.” The New York Times, </w:t>
      </w:r>
      <w:r>
        <w:br/>
      </w:r>
      <w:r w:rsidRPr="1A38F639" w:rsidR="7D12156B">
        <w:rPr>
          <w:rFonts w:ascii="Georgia Pro" w:hAnsi="Georgia Pro" w:eastAsia="Georgia Pro" w:cs="Georgia Pro"/>
          <w:sz w:val="18"/>
          <w:szCs w:val="18"/>
        </w:rPr>
        <w:t xml:space="preserve">17 Oct. 2017, </w:t>
      </w:r>
      <w:hyperlink r:id="rId53">
        <w:r w:rsidRPr="1A38F639" w:rsidR="7D12156B">
          <w:rPr>
            <w:rStyle w:val="Hyperlink"/>
            <w:rFonts w:ascii="Georgia Pro" w:hAnsi="Georgia Pro" w:eastAsia="Georgia Pro" w:cs="Georgia Pro"/>
            <w:sz w:val="18"/>
            <w:szCs w:val="18"/>
          </w:rPr>
          <w:t>www.nytimes.com/2017/10/17/science/mushrooms-fly-agaric.html</w:t>
        </w:r>
      </w:hyperlink>
      <w:r w:rsidRPr="1A38F639" w:rsidR="7D12156B">
        <w:rPr>
          <w:rFonts w:ascii="Georgia Pro" w:hAnsi="Georgia Pro" w:eastAsia="Georgia Pro" w:cs="Georgia Pro"/>
          <w:sz w:val="18"/>
          <w:szCs w:val="18"/>
        </w:rPr>
        <w:t>. Accessed 9 Feb. 2023</w:t>
      </w:r>
      <w:r>
        <w:br/>
      </w:r>
      <w:r>
        <w:br/>
      </w:r>
      <w:r w:rsidRPr="1A38F639" w:rsidR="4709917E">
        <w:rPr>
          <w:rFonts w:ascii="Georgia Pro" w:hAnsi="Georgia Pro" w:eastAsia="Georgia Pro" w:cs="Georgia Pro"/>
          <w:sz w:val="18"/>
          <w:szCs w:val="18"/>
        </w:rPr>
        <w:t>Lopez, German. “Nixon official: real reason for the drug war was to criminalize black people and hippies.”</w:t>
      </w:r>
      <w:r>
        <w:br/>
      </w:r>
      <w:r w:rsidRPr="1A38F639" w:rsidR="4709917E">
        <w:rPr>
          <w:rFonts w:ascii="Georgia Pro" w:hAnsi="Georgia Pro" w:eastAsia="Georgia Pro" w:cs="Georgia Pro"/>
          <w:sz w:val="18"/>
          <w:szCs w:val="18"/>
        </w:rPr>
        <w:t xml:space="preserve">Vox, 23 March 2016, </w:t>
      </w:r>
      <w:hyperlink r:id="rId54">
        <w:r w:rsidRPr="1A38F639" w:rsidR="4709917E">
          <w:rPr>
            <w:rStyle w:val="Hyperlink"/>
            <w:rFonts w:ascii="Georgia Pro" w:hAnsi="Georgia Pro" w:eastAsia="Georgia Pro" w:cs="Georgia Pro"/>
            <w:sz w:val="18"/>
            <w:szCs w:val="18"/>
          </w:rPr>
          <w:t>www.vox.com/2016/3/22/11278760/war-on-drugs-racism-nixon</w:t>
        </w:r>
      </w:hyperlink>
      <w:r w:rsidRPr="1A38F639" w:rsidR="4709917E">
        <w:rPr>
          <w:rFonts w:ascii="Georgia Pro" w:hAnsi="Georgia Pro" w:eastAsia="Georgia Pro" w:cs="Georgia Pro"/>
          <w:sz w:val="18"/>
          <w:szCs w:val="18"/>
        </w:rPr>
        <w:t>.</w:t>
      </w:r>
      <w:r>
        <w:br/>
      </w:r>
      <w:r w:rsidRPr="1A38F639" w:rsidR="4709917E">
        <w:rPr>
          <w:rFonts w:ascii="Georgia Pro" w:hAnsi="Georgia Pro" w:eastAsia="Georgia Pro" w:cs="Georgia Pro"/>
          <w:sz w:val="18"/>
          <w:szCs w:val="18"/>
        </w:rPr>
        <w:t>Accessed 20 Jan. 2023</w:t>
      </w:r>
      <w:r>
        <w:br/>
      </w:r>
      <w:r>
        <w:br/>
      </w:r>
      <w:r w:rsidRPr="1A38F639" w:rsidR="4709917E">
        <w:rPr>
          <w:rFonts w:ascii="Georgia Pro" w:hAnsi="Georgia Pro" w:eastAsia="Georgia Pro" w:cs="Georgia Pro"/>
          <w:sz w:val="18"/>
          <w:szCs w:val="18"/>
        </w:rPr>
        <w:t xml:space="preserve">LSD - Alcohol and Drug Foundation. </w:t>
      </w:r>
      <w:hyperlink r:id="rId55">
        <w:r w:rsidRPr="1A38F639" w:rsidR="4709917E">
          <w:rPr>
            <w:rStyle w:val="Hyperlink"/>
            <w:rFonts w:ascii="Georgia Pro" w:hAnsi="Georgia Pro" w:eastAsia="Georgia Pro" w:cs="Georgia Pro"/>
            <w:sz w:val="18"/>
            <w:szCs w:val="18"/>
          </w:rPr>
          <w:t>adf.org.au/drug-facts/lsd/</w:t>
        </w:r>
      </w:hyperlink>
      <w:r w:rsidRPr="1A38F639" w:rsidR="4709917E">
        <w:rPr>
          <w:rFonts w:ascii="Georgia Pro" w:hAnsi="Georgia Pro" w:eastAsia="Georgia Pro" w:cs="Georgia Pro"/>
          <w:sz w:val="18"/>
          <w:szCs w:val="18"/>
        </w:rPr>
        <w:t xml:space="preserve">. </w:t>
      </w:r>
      <w:r>
        <w:br/>
      </w:r>
      <w:r w:rsidRPr="1A38F639" w:rsidR="4709917E">
        <w:rPr>
          <w:rFonts w:ascii="Georgia Pro" w:hAnsi="Georgia Pro" w:eastAsia="Georgia Pro" w:cs="Georgia Pro"/>
          <w:sz w:val="18"/>
          <w:szCs w:val="18"/>
        </w:rPr>
        <w:t>Accessed 29 Jan. 2023</w:t>
      </w:r>
      <w:r>
        <w:br/>
      </w:r>
      <w:r>
        <w:br/>
      </w:r>
      <w:r w:rsidRPr="1A38F639" w:rsidR="4709917E">
        <w:rPr>
          <w:rFonts w:ascii="Georgia Pro" w:hAnsi="Georgia Pro" w:eastAsia="Georgia Pro" w:cs="Georgia Pro"/>
          <w:sz w:val="18"/>
          <w:szCs w:val="18"/>
        </w:rPr>
        <w:t xml:space="preserve">Margulis, Lynn. </w:t>
      </w:r>
      <w:r w:rsidRPr="1A38F639" w:rsidR="4709917E">
        <w:rPr>
          <w:rFonts w:ascii="Georgia Pro" w:hAnsi="Georgia Pro" w:eastAsia="Georgia Pro" w:cs="Georgia Pro"/>
          <w:i/>
          <w:iCs/>
          <w:sz w:val="18"/>
          <w:szCs w:val="18"/>
        </w:rPr>
        <w:t>The Symbiotic Planet, A new look at evolution</w:t>
      </w:r>
      <w:r w:rsidRPr="1A38F639" w:rsidR="4709917E">
        <w:rPr>
          <w:rFonts w:ascii="Georgia Pro" w:hAnsi="Georgia Pro" w:eastAsia="Georgia Pro" w:cs="Georgia Pro"/>
          <w:sz w:val="18"/>
          <w:szCs w:val="18"/>
        </w:rPr>
        <w:t xml:space="preserve">. </w:t>
      </w:r>
      <w:r>
        <w:br/>
      </w:r>
      <w:r w:rsidRPr="1A38F639" w:rsidR="4709917E">
        <w:rPr>
          <w:rFonts w:ascii="Georgia Pro" w:hAnsi="Georgia Pro" w:eastAsia="Georgia Pro" w:cs="Georgia Pro"/>
          <w:sz w:val="18"/>
          <w:szCs w:val="18"/>
        </w:rPr>
        <w:t>First publish 1998, Great Britain by Weidenfeld &amp; Nicolson, 2001.</w:t>
      </w:r>
      <w:r>
        <w:br/>
      </w:r>
      <w:r>
        <w:br/>
      </w:r>
      <w:r w:rsidRPr="1A38F639" w:rsidR="3CBC3B55">
        <w:rPr>
          <w:rFonts w:ascii="Georgia Pro" w:hAnsi="Georgia Pro" w:eastAsia="Georgia Pro" w:cs="Georgia Pro"/>
          <w:sz w:val="18"/>
          <w:szCs w:val="18"/>
        </w:rPr>
        <w:t xml:space="preserve">Mayer, Johanna. “Michael Pollan on the ‘Psychedelic Renaissance.’” Science Friday, 9 June 2020, </w:t>
      </w:r>
      <w:hyperlink r:id="rId56">
        <w:r w:rsidRPr="1A38F639" w:rsidR="3CBC3B55">
          <w:rPr>
            <w:rStyle w:val="Hyperlink"/>
            <w:rFonts w:ascii="Georgia Pro" w:hAnsi="Georgia Pro" w:eastAsia="Georgia Pro" w:cs="Georgia Pro"/>
            <w:sz w:val="18"/>
            <w:szCs w:val="18"/>
          </w:rPr>
          <w:t>www.sciencefriday.com/articles/michael-pollan-on-the-psychedelic-renaissance</w:t>
        </w:r>
      </w:hyperlink>
      <w:r w:rsidRPr="1A38F639" w:rsidR="3CBC3B55">
        <w:rPr>
          <w:rFonts w:ascii="Georgia Pro" w:hAnsi="Georgia Pro" w:eastAsia="Georgia Pro" w:cs="Georgia Pro"/>
          <w:sz w:val="18"/>
          <w:szCs w:val="18"/>
        </w:rPr>
        <w:t>.</w:t>
      </w:r>
      <w:r>
        <w:br/>
      </w:r>
      <w:r>
        <w:br/>
      </w:r>
      <w:r w:rsidRPr="1A38F639" w:rsidR="4709917E">
        <w:rPr>
          <w:rFonts w:ascii="Georgia Pro" w:hAnsi="Georgia Pro" w:eastAsia="Georgia Pro" w:cs="Georgia Pro"/>
          <w:sz w:val="18"/>
          <w:szCs w:val="18"/>
        </w:rPr>
        <w:t xml:space="preserve">Mazur, Suzan. “Lynn Margulis: Intimacy Of Strangers &amp; Natural Selection.” </w:t>
      </w:r>
      <w:r w:rsidRPr="1A38F639" w:rsidR="4709917E">
        <w:rPr>
          <w:rFonts w:ascii="Georgia Pro" w:hAnsi="Georgia Pro" w:eastAsia="Georgia Pro" w:cs="Georgia Pro"/>
          <w:i/>
          <w:iCs/>
          <w:sz w:val="18"/>
          <w:szCs w:val="18"/>
        </w:rPr>
        <w:t>Scoop News</w:t>
      </w:r>
      <w:r w:rsidRPr="1A38F639" w:rsidR="4709917E">
        <w:rPr>
          <w:rFonts w:ascii="Georgia Pro" w:hAnsi="Georgia Pro" w:eastAsia="Georgia Pro" w:cs="Georgia Pro"/>
          <w:sz w:val="18"/>
          <w:szCs w:val="18"/>
        </w:rPr>
        <w:t xml:space="preserve">, 16 March 2009, </w:t>
      </w:r>
      <w:hyperlink r:id="rId57">
        <w:r w:rsidRPr="1A38F639" w:rsidR="4709917E">
          <w:rPr>
            <w:rStyle w:val="Hyperlink"/>
            <w:rFonts w:ascii="Georgia Pro" w:hAnsi="Georgia Pro" w:eastAsia="Georgia Pro" w:cs="Georgia Pro"/>
            <w:sz w:val="18"/>
            <w:szCs w:val="18"/>
          </w:rPr>
          <w:t>www.scoop.co.nz/stories/HL0903/S00194/lynn-margulis-intimacy-of-strangers-natural-selection.htm</w:t>
        </w:r>
      </w:hyperlink>
      <w:r w:rsidRPr="1A38F639" w:rsidR="4709917E">
        <w:rPr>
          <w:rFonts w:ascii="Georgia Pro" w:hAnsi="Georgia Pro" w:eastAsia="Georgia Pro" w:cs="Georgia Pro"/>
          <w:sz w:val="18"/>
          <w:szCs w:val="18"/>
        </w:rPr>
        <w:t xml:space="preserve">. </w:t>
      </w:r>
      <w:r>
        <w:br/>
      </w:r>
      <w:r w:rsidRPr="1A38F639" w:rsidR="4709917E">
        <w:rPr>
          <w:rFonts w:ascii="Georgia Pro" w:hAnsi="Georgia Pro" w:eastAsia="Georgia Pro" w:cs="Georgia Pro"/>
          <w:sz w:val="18"/>
          <w:szCs w:val="18"/>
        </w:rPr>
        <w:t>Accessed 24 Jan. 2023</w:t>
      </w:r>
      <w:r>
        <w:br/>
      </w:r>
      <w:r>
        <w:br/>
      </w:r>
      <w:proofErr w:type="spellStart"/>
      <w:r w:rsidRPr="1A38F639" w:rsidR="093205E5">
        <w:rPr>
          <w:rFonts w:ascii="Georgia Pro" w:hAnsi="Georgia Pro" w:eastAsia="Georgia Pro" w:cs="Georgia Pro"/>
          <w:sz w:val="18"/>
          <w:szCs w:val="18"/>
        </w:rPr>
        <w:t>Mohns</w:t>
      </w:r>
      <w:proofErr w:type="spellEnd"/>
      <w:r w:rsidRPr="1A38F639" w:rsidR="093205E5">
        <w:rPr>
          <w:rFonts w:ascii="Georgia Pro" w:hAnsi="Georgia Pro" w:eastAsia="Georgia Pro" w:cs="Georgia Pro"/>
          <w:sz w:val="18"/>
          <w:szCs w:val="18"/>
        </w:rPr>
        <w:t xml:space="preserve">, </w:t>
      </w:r>
      <w:proofErr w:type="spellStart"/>
      <w:r w:rsidRPr="1A38F639" w:rsidR="093205E5">
        <w:rPr>
          <w:rFonts w:ascii="Georgia Pro" w:hAnsi="Georgia Pro" w:eastAsia="Georgia Pro" w:cs="Georgia Pro"/>
          <w:sz w:val="18"/>
          <w:szCs w:val="18"/>
        </w:rPr>
        <w:t>Lovina</w:t>
      </w:r>
      <w:proofErr w:type="spellEnd"/>
      <w:r w:rsidRPr="1A38F639" w:rsidR="093205E5">
        <w:rPr>
          <w:rFonts w:ascii="Georgia Pro" w:hAnsi="Georgia Pro" w:eastAsia="Georgia Pro" w:cs="Georgia Pro"/>
          <w:sz w:val="18"/>
          <w:szCs w:val="18"/>
        </w:rPr>
        <w:t xml:space="preserve">. “Making Kin, staying with the trouble Donna Haraway.” </w:t>
      </w:r>
      <w:r w:rsidRPr="1A38F639" w:rsidR="093205E5">
        <w:rPr>
          <w:rFonts w:ascii="Georgia Pro" w:hAnsi="Georgia Pro" w:eastAsia="Georgia Pro" w:cs="Georgia Pro"/>
          <w:i/>
          <w:iCs/>
          <w:sz w:val="18"/>
          <w:szCs w:val="18"/>
        </w:rPr>
        <w:t>Beyond Social</w:t>
      </w:r>
      <w:r w:rsidRPr="1A38F639" w:rsidR="093205E5">
        <w:rPr>
          <w:rFonts w:ascii="Georgia Pro" w:hAnsi="Georgia Pro" w:eastAsia="Georgia Pro" w:cs="Georgia Pro"/>
          <w:sz w:val="18"/>
          <w:szCs w:val="18"/>
        </w:rPr>
        <w:t xml:space="preserve">, </w:t>
      </w:r>
      <w:r>
        <w:br/>
      </w:r>
      <w:r w:rsidRPr="1A38F639" w:rsidR="093205E5">
        <w:rPr>
          <w:rFonts w:ascii="Georgia Pro" w:hAnsi="Georgia Pro" w:eastAsia="Georgia Pro" w:cs="Georgia Pro"/>
          <w:sz w:val="18"/>
          <w:szCs w:val="18"/>
        </w:rPr>
        <w:t xml:space="preserve">17 Nov. 2020 </w:t>
      </w:r>
      <w:hyperlink r:id="rId58">
        <w:r w:rsidRPr="1A38F639" w:rsidR="093205E5">
          <w:rPr>
            <w:rStyle w:val="Hyperlink"/>
            <w:rFonts w:ascii="Georgia Pro" w:hAnsi="Georgia Pro" w:eastAsia="Georgia Pro" w:cs="Georgia Pro"/>
            <w:sz w:val="18"/>
            <w:szCs w:val="18"/>
          </w:rPr>
          <w:t>https://beyond-social.org/wiki/index.php/Making_Kin</w:t>
        </w:r>
      </w:hyperlink>
      <w:r w:rsidRPr="1A38F639" w:rsidR="093205E5">
        <w:rPr>
          <w:rFonts w:ascii="Georgia Pro" w:hAnsi="Georgia Pro" w:eastAsia="Georgia Pro" w:cs="Georgia Pro"/>
          <w:sz w:val="18"/>
          <w:szCs w:val="18"/>
        </w:rPr>
        <w:t xml:space="preserve"> Accessed 27 Jan. 2023</w:t>
      </w:r>
      <w:r>
        <w:br/>
      </w:r>
      <w:r>
        <w:br/>
      </w:r>
      <w:r w:rsidRPr="1A38F639" w:rsidR="4709917E">
        <w:rPr>
          <w:rFonts w:ascii="Georgia Pro" w:hAnsi="Georgia Pro" w:eastAsia="Georgia Pro" w:cs="Georgia Pro"/>
          <w:sz w:val="18"/>
          <w:szCs w:val="18"/>
        </w:rPr>
        <w:t xml:space="preserve">“Mushrooms 101.” </w:t>
      </w:r>
      <w:proofErr w:type="spellStart"/>
      <w:r w:rsidRPr="1A38F639" w:rsidR="4709917E">
        <w:rPr>
          <w:rFonts w:ascii="Georgia Pro" w:hAnsi="Georgia Pro" w:eastAsia="Georgia Pro" w:cs="Georgia Pro"/>
          <w:i/>
          <w:iCs/>
          <w:sz w:val="18"/>
          <w:szCs w:val="18"/>
        </w:rPr>
        <w:t>Youtube</w:t>
      </w:r>
      <w:proofErr w:type="spellEnd"/>
      <w:r w:rsidRPr="1A38F639" w:rsidR="4709917E">
        <w:rPr>
          <w:rFonts w:ascii="Georgia Pro" w:hAnsi="Georgia Pro" w:eastAsia="Georgia Pro" w:cs="Georgia Pro"/>
          <w:sz w:val="18"/>
          <w:szCs w:val="18"/>
        </w:rPr>
        <w:t xml:space="preserve">, uploaded by Mycological Association of Washington DC,  </w:t>
      </w:r>
      <w:r>
        <w:br/>
      </w:r>
      <w:r w:rsidRPr="1A38F639" w:rsidR="4709917E">
        <w:rPr>
          <w:rFonts w:ascii="Georgia Pro" w:hAnsi="Georgia Pro" w:eastAsia="Georgia Pro" w:cs="Georgia Pro"/>
          <w:sz w:val="18"/>
          <w:szCs w:val="18"/>
        </w:rPr>
        <w:t xml:space="preserve">YouTube, 9 Dec. 2020, </w:t>
      </w:r>
      <w:hyperlink r:id="rId59">
        <w:r w:rsidRPr="1A38F639" w:rsidR="4709917E">
          <w:rPr>
            <w:rStyle w:val="Hyperlink"/>
            <w:rFonts w:ascii="Georgia Pro" w:hAnsi="Georgia Pro" w:eastAsia="Georgia Pro" w:cs="Georgia Pro"/>
            <w:sz w:val="18"/>
            <w:szCs w:val="18"/>
          </w:rPr>
          <w:t>www.youtube.com/watch?v=oDyvDwRjdoU</w:t>
        </w:r>
      </w:hyperlink>
      <w:r w:rsidRPr="1A38F639" w:rsidR="4709917E">
        <w:rPr>
          <w:rFonts w:ascii="Georgia Pro" w:hAnsi="Georgia Pro" w:eastAsia="Georgia Pro" w:cs="Georgia Pro"/>
          <w:sz w:val="18"/>
          <w:szCs w:val="18"/>
        </w:rPr>
        <w:t xml:space="preserve">. </w:t>
      </w:r>
      <w:r>
        <w:br/>
      </w:r>
    </w:p>
    <w:p w:rsidR="00AF18FA" w:rsidP="4EF5E699" w:rsidRDefault="2A9D4930" w14:paraId="3EE6B158" w14:textId="7553CF5B">
      <w:pPr>
        <w:pStyle w:val="Voetnoottekst"/>
        <w:spacing w:after="160"/>
        <w:rPr>
          <w:rFonts w:ascii="Georgia Pro" w:hAnsi="Georgia Pro" w:eastAsia="Georgia Pro" w:cs="Georgia Pro"/>
          <w:noProof w:val="0"/>
          <w:sz w:val="18"/>
          <w:szCs w:val="18"/>
          <w:lang w:val="en-GB"/>
        </w:rPr>
      </w:pPr>
      <w:r w:rsidRPr="4EF5E699" w:rsidR="05826435">
        <w:rPr>
          <w:rFonts w:ascii="Georgia Pro" w:hAnsi="Georgia Pro" w:eastAsia="Georgia Pro" w:cs="Georgia Pro"/>
          <w:sz w:val="18"/>
          <w:szCs w:val="18"/>
        </w:rPr>
        <w:t xml:space="preserve">Myers, Natasha. “From the Anthropocene to the </w:t>
      </w:r>
      <w:proofErr w:type="spellStart"/>
      <w:r w:rsidRPr="4EF5E699" w:rsidR="05826435">
        <w:rPr>
          <w:rFonts w:ascii="Georgia Pro" w:hAnsi="Georgia Pro" w:eastAsia="Georgia Pro" w:cs="Georgia Pro"/>
          <w:sz w:val="18"/>
          <w:szCs w:val="18"/>
        </w:rPr>
        <w:t>Planthroposcene</w:t>
      </w:r>
      <w:proofErr w:type="spellEnd"/>
      <w:r w:rsidRPr="4EF5E699" w:rsidR="05826435">
        <w:rPr>
          <w:rFonts w:ascii="Georgia Pro" w:hAnsi="Georgia Pro" w:eastAsia="Georgia Pro" w:cs="Georgia Pro"/>
          <w:sz w:val="18"/>
          <w:szCs w:val="18"/>
        </w:rPr>
        <w:t xml:space="preserve">: Designing Gardens for Plant/People Involution.” </w:t>
      </w:r>
      <w:r w:rsidRPr="4EF5E699" w:rsidR="05826435">
        <w:rPr>
          <w:rFonts w:ascii="Georgia Pro" w:hAnsi="Georgia Pro" w:eastAsia="Georgia Pro" w:cs="Georgia Pro"/>
          <w:i w:val="1"/>
          <w:iCs w:val="1"/>
          <w:sz w:val="18"/>
          <w:szCs w:val="18"/>
        </w:rPr>
        <w:t>History and Anthropology</w:t>
      </w:r>
      <w:r w:rsidRPr="4EF5E699" w:rsidR="05826435">
        <w:rPr>
          <w:rFonts w:ascii="Georgia Pro" w:hAnsi="Georgia Pro" w:eastAsia="Georgia Pro" w:cs="Georgia Pro"/>
          <w:sz w:val="18"/>
          <w:szCs w:val="18"/>
        </w:rPr>
        <w:t xml:space="preserve">, vol. 28, no. 3, Informa UK Limited, Mar. 2017, pp. 297–301. </w:t>
      </w:r>
      <w:hyperlink r:id="R8d52c68481744011">
        <w:r w:rsidRPr="4EF5E699" w:rsidR="05826435">
          <w:rPr>
            <w:rStyle w:val="Hyperlink"/>
            <w:rFonts w:ascii="Georgia Pro" w:hAnsi="Georgia Pro" w:eastAsia="Georgia Pro" w:cs="Georgia Pro"/>
            <w:sz w:val="18"/>
            <w:szCs w:val="18"/>
          </w:rPr>
          <w:t>https://doi.org/10.1080/02757206.2017.1289934.</w:t>
        </w:r>
      </w:hyperlink>
      <w:r w:rsidR="05826435">
        <w:rPr/>
        <w:t xml:space="preserve"> </w:t>
      </w:r>
      <w:r w:rsidRPr="4EF5E699" w:rsidR="05826435">
        <w:rPr>
          <w:rFonts w:ascii="Georgia Pro" w:hAnsi="Georgia Pro" w:eastAsia="Georgia Pro" w:cs="Georgia Pro"/>
          <w:sz w:val="18"/>
          <w:szCs w:val="18"/>
        </w:rPr>
        <w:t>Accessed 14 Feb. 2023</w:t>
      </w:r>
      <w:r>
        <w:br/>
      </w:r>
      <w:r>
        <w:br/>
      </w:r>
      <w:r w:rsidRPr="4EF5E699" w:rsidR="49A9D9C8">
        <w:rPr>
          <w:rFonts w:ascii="Georgia Pro" w:hAnsi="Georgia Pro" w:eastAsia="Georgia Pro" w:cs="Georgia Pro"/>
          <w:sz w:val="18"/>
          <w:szCs w:val="18"/>
        </w:rPr>
        <w:t xml:space="preserve">Nowell, Charles </w:t>
      </w:r>
      <w:proofErr w:type="gramStart"/>
      <w:r w:rsidRPr="4EF5E699" w:rsidR="49A9D9C8">
        <w:rPr>
          <w:rFonts w:ascii="Georgia Pro" w:hAnsi="Georgia Pro" w:eastAsia="Georgia Pro" w:cs="Georgia Pro"/>
          <w:sz w:val="18"/>
          <w:szCs w:val="18"/>
        </w:rPr>
        <w:t>E. ,</w:t>
      </w:r>
      <w:proofErr w:type="gramEnd"/>
      <w:r w:rsidRPr="4EF5E699" w:rsidR="49A9D9C8">
        <w:rPr>
          <w:rFonts w:ascii="Georgia Pro" w:hAnsi="Georgia Pro" w:eastAsia="Georgia Pro" w:cs="Georgia Pro"/>
          <w:sz w:val="18"/>
          <w:szCs w:val="18"/>
        </w:rPr>
        <w:t xml:space="preserve"> Webster, Richard A. and </w:t>
      </w:r>
      <w:proofErr w:type="spellStart"/>
      <w:r w:rsidRPr="4EF5E699" w:rsidR="49A9D9C8">
        <w:rPr>
          <w:rFonts w:ascii="Georgia Pro" w:hAnsi="Georgia Pro" w:eastAsia="Georgia Pro" w:cs="Georgia Pro"/>
          <w:sz w:val="18"/>
          <w:szCs w:val="18"/>
        </w:rPr>
        <w:t>Magdoff</w:t>
      </w:r>
      <w:proofErr w:type="spellEnd"/>
      <w:r w:rsidRPr="4EF5E699" w:rsidR="49A9D9C8">
        <w:rPr>
          <w:rFonts w:ascii="Georgia Pro" w:hAnsi="Georgia Pro" w:eastAsia="Georgia Pro" w:cs="Georgia Pro"/>
          <w:sz w:val="18"/>
          <w:szCs w:val="18"/>
        </w:rPr>
        <w:t xml:space="preserve">, Harry. "Western colonialism". </w:t>
      </w:r>
      <w:proofErr w:type="spellStart"/>
      <w:r w:rsidRPr="4EF5E699" w:rsidR="49A9D9C8">
        <w:rPr>
          <w:rFonts w:ascii="Georgia Pro" w:hAnsi="Georgia Pro" w:eastAsia="Georgia Pro" w:cs="Georgia Pro"/>
          <w:i w:val="1"/>
          <w:iCs w:val="1"/>
          <w:sz w:val="18"/>
          <w:szCs w:val="18"/>
        </w:rPr>
        <w:t>Encyclopedia</w:t>
      </w:r>
      <w:proofErr w:type="spellEnd"/>
      <w:r w:rsidRPr="4EF5E699" w:rsidR="49A9D9C8">
        <w:rPr>
          <w:rFonts w:ascii="Georgia Pro" w:hAnsi="Georgia Pro" w:eastAsia="Georgia Pro" w:cs="Georgia Pro"/>
          <w:i w:val="1"/>
          <w:iCs w:val="1"/>
          <w:sz w:val="18"/>
          <w:szCs w:val="18"/>
        </w:rPr>
        <w:t xml:space="preserve"> Britannica</w:t>
      </w:r>
      <w:r w:rsidRPr="4EF5E699" w:rsidR="49A9D9C8">
        <w:rPr>
          <w:rFonts w:ascii="Georgia Pro" w:hAnsi="Georgia Pro" w:eastAsia="Georgia Pro" w:cs="Georgia Pro"/>
          <w:sz w:val="18"/>
          <w:szCs w:val="18"/>
        </w:rPr>
        <w:t xml:space="preserve">, Invalid Date, </w:t>
      </w:r>
      <w:hyperlink r:id="R09eb34f4f3904e9e">
        <w:r w:rsidRPr="4EF5E699" w:rsidR="49A9D9C8">
          <w:rPr>
            <w:rStyle w:val="Hyperlink"/>
            <w:rFonts w:ascii="Georgia Pro" w:hAnsi="Georgia Pro" w:eastAsia="Georgia Pro" w:cs="Georgia Pro"/>
            <w:sz w:val="18"/>
            <w:szCs w:val="18"/>
          </w:rPr>
          <w:t>www.britannica.com/topic/Western-colonialism</w:t>
        </w:r>
      </w:hyperlink>
      <w:r w:rsidRPr="4EF5E699" w:rsidR="49A9D9C8">
        <w:rPr>
          <w:rFonts w:ascii="Georgia Pro" w:hAnsi="Georgia Pro" w:eastAsia="Georgia Pro" w:cs="Georgia Pro"/>
          <w:sz w:val="18"/>
          <w:szCs w:val="18"/>
        </w:rPr>
        <w:t>. Accessed 30 January 2023.</w:t>
      </w:r>
      <w:r>
        <w:br/>
      </w:r>
      <w:r>
        <w:br/>
      </w:r>
      <w:r w:rsidRPr="4EF5E699" w:rsidR="49A9D9C8">
        <w:rPr>
          <w:rFonts w:ascii="Georgia Pro" w:hAnsi="Georgia Pro" w:eastAsia="Georgia Pro" w:cs="Georgia Pro"/>
          <w:sz w:val="18"/>
          <w:szCs w:val="18"/>
        </w:rPr>
        <w:t xml:space="preserve">Nugent, Ciara. “Terrified of Climate Change? You Might Have Eco-Anxiety.” </w:t>
      </w:r>
      <w:r>
        <w:br/>
      </w:r>
      <w:r w:rsidRPr="4EF5E699" w:rsidR="49A9D9C8">
        <w:rPr>
          <w:rFonts w:ascii="Georgia Pro" w:hAnsi="Georgia Pro" w:eastAsia="Georgia Pro" w:cs="Georgia Pro"/>
          <w:sz w:val="18"/>
          <w:szCs w:val="18"/>
        </w:rPr>
        <w:t xml:space="preserve">TIME, 21 Nov. 2019, </w:t>
      </w:r>
      <w:hyperlink r:id="Rb0d37c8cbf8144d3">
        <w:r w:rsidRPr="4EF5E699" w:rsidR="49A9D9C8">
          <w:rPr>
            <w:rStyle w:val="Hyperlink"/>
            <w:rFonts w:ascii="Georgia Pro" w:hAnsi="Georgia Pro" w:eastAsia="Georgia Pro" w:cs="Georgia Pro"/>
            <w:sz w:val="18"/>
            <w:szCs w:val="18"/>
          </w:rPr>
          <w:t>time.com/5735388/climate-change-eco-anxiety/</w:t>
        </w:r>
      </w:hyperlink>
      <w:r w:rsidRPr="4EF5E699" w:rsidR="49A9D9C8">
        <w:rPr>
          <w:rFonts w:ascii="Georgia Pro" w:hAnsi="Georgia Pro" w:eastAsia="Georgia Pro" w:cs="Georgia Pro"/>
          <w:sz w:val="18"/>
          <w:szCs w:val="18"/>
        </w:rPr>
        <w:t xml:space="preserve">.   </w:t>
      </w:r>
      <w:r>
        <w:br/>
      </w:r>
      <w:r w:rsidRPr="4EF5E699" w:rsidR="49A9D9C8">
        <w:rPr>
          <w:rFonts w:ascii="Georgia Pro" w:hAnsi="Georgia Pro" w:eastAsia="Georgia Pro" w:cs="Georgia Pro"/>
          <w:sz w:val="18"/>
          <w:szCs w:val="18"/>
        </w:rPr>
        <w:t>Accessed 24 Jan. 2023</w:t>
      </w:r>
      <w:r>
        <w:br/>
      </w:r>
      <w:r>
        <w:br/>
      </w:r>
      <w:r w:rsidRPr="4EF5E699" w:rsidR="0737CE19">
        <w:rPr>
          <w:rFonts w:ascii="Georgia Pro" w:hAnsi="Georgia Pro" w:eastAsia="Georgia Pro" w:cs="Georgia Pro"/>
          <w:noProof w:val="0"/>
          <w:sz w:val="18"/>
          <w:szCs w:val="18"/>
          <w:lang w:val="en-GB"/>
        </w:rPr>
        <w:t xml:space="preserve">Office, Eames. “Powers of </w:t>
      </w:r>
      <w:proofErr w:type="spellStart"/>
      <w:r w:rsidRPr="4EF5E699" w:rsidR="0737CE19">
        <w:rPr>
          <w:rFonts w:ascii="Georgia Pro" w:hAnsi="Georgia Pro" w:eastAsia="Georgia Pro" w:cs="Georgia Pro"/>
          <w:noProof w:val="0"/>
          <w:sz w:val="18"/>
          <w:szCs w:val="18"/>
          <w:lang w:val="en-GB"/>
        </w:rPr>
        <w:t>Ten</w:t>
      </w:r>
      <w:r w:rsidRPr="4EF5E699" w:rsidR="0737CE19">
        <w:rPr>
          <w:rFonts w:ascii="Georgia Pro" w:hAnsi="Georgia Pro" w:eastAsia="Georgia Pro" w:cs="Georgia Pro"/>
          <w:noProof w:val="0"/>
          <w:sz w:val="18"/>
          <w:szCs w:val="18"/>
          <w:vertAlign w:val="superscript"/>
          <w:lang w:val="en-GB"/>
        </w:rPr>
        <w:t>TM</w:t>
      </w:r>
      <w:proofErr w:type="spellEnd"/>
      <w:r w:rsidRPr="4EF5E699" w:rsidR="0737CE19">
        <w:rPr>
          <w:rFonts w:ascii="Georgia Pro" w:hAnsi="Georgia Pro" w:eastAsia="Georgia Pro" w:cs="Georgia Pro"/>
          <w:noProof w:val="0"/>
          <w:sz w:val="18"/>
          <w:szCs w:val="18"/>
          <w:lang w:val="en-GB"/>
        </w:rPr>
        <w:t xml:space="preserve"> (1977).” </w:t>
      </w:r>
      <w:r w:rsidRPr="4EF5E699" w:rsidR="0737CE19">
        <w:rPr>
          <w:rFonts w:ascii="Georgia Pro" w:hAnsi="Georgia Pro" w:eastAsia="Georgia Pro" w:cs="Georgia Pro"/>
          <w:i w:val="1"/>
          <w:iCs w:val="1"/>
          <w:noProof w:val="0"/>
          <w:sz w:val="18"/>
          <w:szCs w:val="18"/>
          <w:lang w:val="en-GB"/>
        </w:rPr>
        <w:t>YouTube</w:t>
      </w:r>
      <w:r w:rsidRPr="4EF5E699" w:rsidR="0737CE19">
        <w:rPr>
          <w:rFonts w:ascii="Georgia Pro" w:hAnsi="Georgia Pro" w:eastAsia="Georgia Pro" w:cs="Georgia Pro"/>
          <w:noProof w:val="0"/>
          <w:sz w:val="18"/>
          <w:szCs w:val="18"/>
          <w:lang w:val="en-GB"/>
        </w:rPr>
        <w:t xml:space="preserve">, 26 Aug. 2010, </w:t>
      </w:r>
      <w:r>
        <w:br/>
      </w:r>
      <w:hyperlink r:id="R629d89a5a7564e2b">
        <w:r w:rsidRPr="4EF5E699" w:rsidR="0737CE19">
          <w:rPr>
            <w:rStyle w:val="Hyperlink"/>
            <w:rFonts w:ascii="Georgia Pro" w:hAnsi="Georgia Pro" w:eastAsia="Georgia Pro" w:cs="Georgia Pro"/>
            <w:noProof w:val="0"/>
            <w:sz w:val="18"/>
            <w:szCs w:val="18"/>
            <w:lang w:val="en-GB"/>
          </w:rPr>
          <w:t>www.youtube.com/watch?v=0fKBhvDjuy0&amp;feature=youtu.be</w:t>
        </w:r>
      </w:hyperlink>
      <w:r w:rsidRPr="4EF5E699" w:rsidR="0737CE19">
        <w:rPr>
          <w:rFonts w:ascii="Georgia Pro" w:hAnsi="Georgia Pro" w:eastAsia="Georgia Pro" w:cs="Georgia Pro"/>
          <w:noProof w:val="0"/>
          <w:sz w:val="18"/>
          <w:szCs w:val="18"/>
          <w:lang w:val="en-GB"/>
        </w:rPr>
        <w:t xml:space="preserve">. </w:t>
      </w:r>
      <w:r>
        <w:br/>
      </w:r>
      <w:r>
        <w:br/>
      </w:r>
      <w:r w:rsidRPr="4EF5E699" w:rsidR="49A9D9C8">
        <w:rPr>
          <w:rFonts w:ascii="Georgia Pro" w:hAnsi="Georgia Pro" w:eastAsia="Georgia Pro" w:cs="Georgia Pro"/>
          <w:sz w:val="18"/>
          <w:szCs w:val="18"/>
        </w:rPr>
        <w:t>Orita</w:t>
      </w:r>
      <w:r w:rsidRPr="4EF5E699" w:rsidR="49A9D9C8">
        <w:rPr>
          <w:rFonts w:ascii="Georgia Pro" w:hAnsi="Georgia Pro" w:eastAsia="Georgia Pro" w:cs="Georgia Pro"/>
          <w:sz w:val="18"/>
          <w:szCs w:val="18"/>
        </w:rPr>
        <w:t xml:space="preserve">, M., Nakashima, K., Taira, Y. </w:t>
      </w:r>
      <w:r w:rsidRPr="4EF5E699" w:rsidR="49A9D9C8">
        <w:rPr>
          <w:rFonts w:ascii="Georgia Pro" w:hAnsi="Georgia Pro" w:eastAsia="Georgia Pro" w:cs="Georgia Pro"/>
          <w:i w:val="1"/>
          <w:iCs w:val="1"/>
          <w:sz w:val="18"/>
          <w:szCs w:val="18"/>
        </w:rPr>
        <w:t>et al.</w:t>
      </w:r>
      <w:r w:rsidRPr="4EF5E699" w:rsidR="49A9D9C8">
        <w:rPr>
          <w:rFonts w:ascii="Georgia Pro" w:hAnsi="Georgia Pro" w:eastAsia="Georgia Pro" w:cs="Georgia Pro"/>
          <w:sz w:val="18"/>
          <w:szCs w:val="18"/>
        </w:rPr>
        <w:t xml:space="preserve"> “Radiocerium concentrations in wild mushrooms after the accident at the Fukushima Daiichi Nuclear Power Station: Follow-up study in Kawauchi village.”  </w:t>
      </w:r>
      <w:r w:rsidRPr="4EF5E699" w:rsidR="49A9D9C8">
        <w:rPr>
          <w:rFonts w:ascii="Georgia Pro" w:hAnsi="Georgia Pro" w:eastAsia="Georgia Pro" w:cs="Georgia Pro"/>
          <w:i w:val="1"/>
          <w:iCs w:val="1"/>
          <w:sz w:val="18"/>
          <w:szCs w:val="18"/>
        </w:rPr>
        <w:t>scientific reports</w:t>
      </w:r>
      <w:r w:rsidRPr="4EF5E699" w:rsidR="49A9D9C8">
        <w:rPr>
          <w:rFonts w:ascii="Georgia Pro" w:hAnsi="Georgia Pro" w:eastAsia="Georgia Pro" w:cs="Georgia Pro"/>
          <w:sz w:val="18"/>
          <w:szCs w:val="18"/>
        </w:rPr>
        <w:t xml:space="preserve"> </w:t>
      </w:r>
      <w:r w:rsidRPr="4EF5E699" w:rsidR="49A9D9C8">
        <w:rPr>
          <w:rFonts w:ascii="Georgia Pro" w:hAnsi="Georgia Pro" w:eastAsia="Georgia Pro" w:cs="Georgia Pro"/>
          <w:b w:val="1"/>
          <w:bCs w:val="1"/>
          <w:sz w:val="18"/>
          <w:szCs w:val="18"/>
        </w:rPr>
        <w:t>7</w:t>
      </w:r>
      <w:r w:rsidRPr="4EF5E699" w:rsidR="49A9D9C8">
        <w:rPr>
          <w:rFonts w:ascii="Georgia Pro" w:hAnsi="Georgia Pro" w:eastAsia="Georgia Pro" w:cs="Georgia Pro"/>
          <w:sz w:val="18"/>
          <w:szCs w:val="18"/>
        </w:rPr>
        <w:t xml:space="preserve">, 6744 (2017). </w:t>
      </w:r>
      <w:hyperlink r:id="R690026480bd4471b">
        <w:r w:rsidRPr="4EF5E699" w:rsidR="49A9D9C8">
          <w:rPr>
            <w:rStyle w:val="Hyperlink"/>
            <w:rFonts w:ascii="Georgia Pro" w:hAnsi="Georgia Pro" w:eastAsia="Georgia Pro" w:cs="Georgia Pro"/>
            <w:sz w:val="18"/>
            <w:szCs w:val="18"/>
          </w:rPr>
          <w:t>https://doi.org/10.1038/s41598-017-05963-0</w:t>
        </w:r>
      </w:hyperlink>
      <w:r w:rsidRPr="4EF5E699" w:rsidR="49A9D9C8">
        <w:rPr>
          <w:rFonts w:ascii="Georgia Pro" w:hAnsi="Georgia Pro" w:eastAsia="Georgia Pro" w:cs="Georgia Pro"/>
          <w:sz w:val="18"/>
          <w:szCs w:val="18"/>
        </w:rPr>
        <w:t>.</w:t>
      </w:r>
      <w:r>
        <w:br/>
      </w:r>
      <w:r>
        <w:br/>
      </w:r>
      <w:r w:rsidRPr="4EF5E699" w:rsidR="49A9D9C8">
        <w:rPr>
          <w:rFonts w:ascii="Georgia Pro" w:hAnsi="Georgia Pro" w:eastAsia="Georgia Pro" w:cs="Georgia Pro"/>
          <w:sz w:val="18"/>
          <w:szCs w:val="18"/>
        </w:rPr>
        <w:t>Paglen</w:t>
      </w:r>
      <w:r w:rsidRPr="4EF5E699" w:rsidR="49A9D9C8">
        <w:rPr>
          <w:rFonts w:ascii="Georgia Pro" w:hAnsi="Georgia Pro" w:eastAsia="Georgia Pro" w:cs="Georgia Pro"/>
          <w:sz w:val="18"/>
          <w:szCs w:val="18"/>
        </w:rPr>
        <w:t xml:space="preserve">, Trevor. “Some Sketches on Vertical Geographies.” </w:t>
      </w:r>
      <w:r w:rsidRPr="4EF5E699" w:rsidR="49A9D9C8">
        <w:rPr>
          <w:rFonts w:ascii="Georgia Pro" w:hAnsi="Georgia Pro" w:eastAsia="Georgia Pro" w:cs="Georgia Pro"/>
          <w:i w:val="1"/>
          <w:iCs w:val="1"/>
          <w:sz w:val="18"/>
          <w:szCs w:val="18"/>
        </w:rPr>
        <w:t>e-flux Architecture</w:t>
      </w:r>
      <w:r w:rsidRPr="4EF5E699" w:rsidR="49A9D9C8">
        <w:rPr>
          <w:rFonts w:ascii="Georgia Pro" w:hAnsi="Georgia Pro" w:eastAsia="Georgia Pro" w:cs="Georgia Pro"/>
          <w:sz w:val="18"/>
          <w:szCs w:val="18"/>
        </w:rPr>
        <w:t xml:space="preserve">,  </w:t>
      </w:r>
      <w:r>
        <w:br/>
      </w:r>
      <w:r w:rsidRPr="4EF5E699" w:rsidR="49A9D9C8">
        <w:rPr>
          <w:rFonts w:ascii="Georgia Pro" w:hAnsi="Georgia Pro" w:eastAsia="Georgia Pro" w:cs="Georgia Pro"/>
          <w:sz w:val="18"/>
          <w:szCs w:val="18"/>
        </w:rPr>
        <w:t xml:space="preserve">Oct. 2016, </w:t>
      </w:r>
      <w:hyperlink r:id="R9cfa2b1b7ebb4335">
        <w:r w:rsidRPr="4EF5E699" w:rsidR="49A9D9C8">
          <w:rPr>
            <w:rStyle w:val="Hyperlink"/>
            <w:rFonts w:ascii="Georgia Pro" w:hAnsi="Georgia Pro" w:eastAsia="Georgia Pro" w:cs="Georgia Pro"/>
            <w:sz w:val="18"/>
            <w:szCs w:val="18"/>
          </w:rPr>
          <w:t>www.e-flux.com/architecture/superhumanity/68726/some-sketches-on-vertical-geographies</w:t>
        </w:r>
      </w:hyperlink>
      <w:r w:rsidRPr="4EF5E699" w:rsidR="49A9D9C8">
        <w:rPr>
          <w:rFonts w:ascii="Georgia Pro" w:hAnsi="Georgia Pro" w:eastAsia="Georgia Pro" w:cs="Georgia Pro"/>
          <w:sz w:val="18"/>
          <w:szCs w:val="18"/>
        </w:rPr>
        <w:t>.</w:t>
      </w:r>
      <w:r>
        <w:br/>
      </w:r>
      <w:r>
        <w:br/>
      </w:r>
      <w:proofErr w:type="spellStart"/>
      <w:r w:rsidRPr="4EF5E699" w:rsidR="49A9D9C8">
        <w:rPr>
          <w:rFonts w:ascii="Georgia Pro" w:hAnsi="Georgia Pro" w:eastAsia="Georgia Pro" w:cs="Georgia Pro"/>
          <w:sz w:val="18"/>
          <w:szCs w:val="18"/>
        </w:rPr>
        <w:t>PaulStamets</w:t>
      </w:r>
      <w:proofErr w:type="spellEnd"/>
      <w:r w:rsidRPr="4EF5E699" w:rsidR="49A9D9C8">
        <w:rPr>
          <w:rFonts w:ascii="Georgia Pro" w:hAnsi="Georgia Pro" w:eastAsia="Georgia Pro" w:cs="Georgia Pro"/>
          <w:sz w:val="18"/>
          <w:szCs w:val="18"/>
        </w:rPr>
        <w:t xml:space="preserve">. </w:t>
      </w:r>
      <w:hyperlink r:id="Rccf5c2a67919493c">
        <w:r w:rsidRPr="4EF5E699" w:rsidR="49A9D9C8">
          <w:rPr>
            <w:rStyle w:val="Hyperlink"/>
            <w:rFonts w:ascii="Georgia Pro" w:hAnsi="Georgia Pro" w:eastAsia="Georgia Pro" w:cs="Georgia Pro"/>
            <w:sz w:val="18"/>
            <w:szCs w:val="18"/>
          </w:rPr>
          <w:t>paulstamets.com</w:t>
        </w:r>
      </w:hyperlink>
      <w:r w:rsidRPr="4EF5E699" w:rsidR="49A9D9C8">
        <w:rPr>
          <w:rFonts w:ascii="Georgia Pro" w:hAnsi="Georgia Pro" w:eastAsia="Georgia Pro" w:cs="Georgia Pro"/>
          <w:sz w:val="18"/>
          <w:szCs w:val="18"/>
        </w:rPr>
        <w:t xml:space="preserve"> </w:t>
      </w:r>
      <w:r>
        <w:br/>
      </w:r>
      <w:r w:rsidRPr="4EF5E699" w:rsidR="49A9D9C8">
        <w:rPr>
          <w:rFonts w:ascii="Georgia Pro" w:hAnsi="Georgia Pro" w:eastAsia="Georgia Pro" w:cs="Georgia Pro"/>
          <w:sz w:val="18"/>
          <w:szCs w:val="18"/>
        </w:rPr>
        <w:t>Accessed 15 Nov. 2022</w:t>
      </w:r>
      <w:r>
        <w:br/>
      </w:r>
      <w:r>
        <w:br/>
      </w:r>
      <w:proofErr w:type="spellStart"/>
      <w:r w:rsidRPr="4EF5E699" w:rsidR="49A9D9C8">
        <w:rPr>
          <w:rFonts w:ascii="Georgia Pro" w:hAnsi="Georgia Pro" w:eastAsia="Georgia Pro" w:cs="Georgia Pro"/>
          <w:sz w:val="18"/>
          <w:szCs w:val="18"/>
        </w:rPr>
        <w:t>Paulstamets</w:t>
      </w:r>
      <w:proofErr w:type="spellEnd"/>
      <w:r w:rsidRPr="4EF5E699" w:rsidR="49A9D9C8">
        <w:rPr>
          <w:rFonts w:ascii="Georgia Pro" w:hAnsi="Georgia Pro" w:eastAsia="Georgia Pro" w:cs="Georgia Pro"/>
          <w:sz w:val="18"/>
          <w:szCs w:val="18"/>
        </w:rPr>
        <w:t>. “</w:t>
      </w:r>
      <w:proofErr w:type="spellStart"/>
      <w:r w:rsidRPr="4EF5E699" w:rsidR="49A9D9C8">
        <w:rPr>
          <w:rFonts w:ascii="Georgia Pro" w:hAnsi="Georgia Pro" w:eastAsia="Georgia Pro" w:cs="Georgia Pro"/>
          <w:sz w:val="18"/>
          <w:szCs w:val="18"/>
        </w:rPr>
        <w:t>Astromycology</w:t>
      </w:r>
      <w:proofErr w:type="spellEnd"/>
      <w:r w:rsidRPr="4EF5E699" w:rsidR="49A9D9C8">
        <w:rPr>
          <w:rFonts w:ascii="Georgia Pro" w:hAnsi="Georgia Pro" w:eastAsia="Georgia Pro" w:cs="Georgia Pro"/>
          <w:sz w:val="18"/>
          <w:szCs w:val="18"/>
        </w:rPr>
        <w:t xml:space="preserve"> funded by NASA, Science Fiction becomes Science Fact.” </w:t>
      </w:r>
      <w:r>
        <w:br/>
      </w:r>
      <w:r w:rsidRPr="4EF5E699" w:rsidR="49A9D9C8">
        <w:rPr>
          <w:rFonts w:ascii="Georgia Pro" w:hAnsi="Georgia Pro" w:eastAsia="Georgia Pro" w:cs="Georgia Pro"/>
          <w:sz w:val="18"/>
          <w:szCs w:val="18"/>
        </w:rPr>
        <w:t xml:space="preserve">28 </w:t>
      </w:r>
      <w:proofErr w:type="gramStart"/>
      <w:r w:rsidRPr="4EF5E699" w:rsidR="49A9D9C8">
        <w:rPr>
          <w:rFonts w:ascii="Georgia Pro" w:hAnsi="Georgia Pro" w:eastAsia="Georgia Pro" w:cs="Georgia Pro"/>
          <w:sz w:val="18"/>
          <w:szCs w:val="18"/>
        </w:rPr>
        <w:t>February,</w:t>
      </w:r>
      <w:proofErr w:type="gramEnd"/>
      <w:r w:rsidRPr="4EF5E699" w:rsidR="49A9D9C8">
        <w:rPr>
          <w:rFonts w:ascii="Georgia Pro" w:hAnsi="Georgia Pro" w:eastAsia="Georgia Pro" w:cs="Georgia Pro"/>
          <w:sz w:val="18"/>
          <w:szCs w:val="18"/>
        </w:rPr>
        <w:t xml:space="preserve"> 2021, </w:t>
      </w:r>
      <w:hyperlink r:id="R2b3f554cd10148a1">
        <w:r w:rsidRPr="4EF5E699" w:rsidR="49A9D9C8">
          <w:rPr>
            <w:rStyle w:val="Hyperlink"/>
            <w:rFonts w:ascii="Georgia Pro" w:hAnsi="Georgia Pro" w:eastAsia="Georgia Pro" w:cs="Georgia Pro"/>
            <w:sz w:val="18"/>
            <w:szCs w:val="18"/>
          </w:rPr>
          <w:t>paulstamets.com/news/astromycology-funded-by-nasa</w:t>
        </w:r>
      </w:hyperlink>
      <w:r w:rsidRPr="4EF5E699" w:rsidR="49A9D9C8">
        <w:rPr>
          <w:rFonts w:ascii="Georgia Pro" w:hAnsi="Georgia Pro" w:eastAsia="Georgia Pro" w:cs="Georgia Pro"/>
          <w:sz w:val="18"/>
          <w:szCs w:val="18"/>
        </w:rPr>
        <w:t>.</w:t>
      </w:r>
      <w:r>
        <w:br/>
      </w:r>
      <w:r w:rsidRPr="4EF5E699" w:rsidR="49A9D9C8">
        <w:rPr>
          <w:rFonts w:ascii="Georgia Pro" w:hAnsi="Georgia Pro" w:eastAsia="Georgia Pro" w:cs="Georgia Pro"/>
          <w:sz w:val="18"/>
          <w:szCs w:val="18"/>
        </w:rPr>
        <w:t>Accessed 24 Jan. 2023</w:t>
      </w:r>
      <w:r>
        <w:br/>
      </w:r>
      <w:r>
        <w:br/>
      </w:r>
      <w:r w:rsidRPr="4EF5E699" w:rsidR="49A9D9C8">
        <w:rPr>
          <w:rFonts w:ascii="Georgia Pro" w:hAnsi="Georgia Pro" w:eastAsia="Georgia Pro" w:cs="Georgia Pro"/>
          <w:sz w:val="18"/>
          <w:szCs w:val="18"/>
        </w:rPr>
        <w:t xml:space="preserve">“Psilocybin.” </w:t>
      </w:r>
      <w:r w:rsidRPr="4EF5E699" w:rsidR="49A9D9C8">
        <w:rPr>
          <w:rFonts w:ascii="Georgia Pro" w:hAnsi="Georgia Pro" w:eastAsia="Georgia Pro" w:cs="Georgia Pro"/>
          <w:i w:val="1"/>
          <w:iCs w:val="1"/>
          <w:sz w:val="18"/>
          <w:szCs w:val="18"/>
        </w:rPr>
        <w:t>How to Change Your Mind,</w:t>
      </w:r>
      <w:r w:rsidRPr="4EF5E699" w:rsidR="49A9D9C8">
        <w:rPr>
          <w:rFonts w:ascii="Georgia Pro" w:hAnsi="Georgia Pro" w:eastAsia="Georgia Pro" w:cs="Georgia Pro"/>
          <w:sz w:val="18"/>
          <w:szCs w:val="18"/>
        </w:rPr>
        <w:t xml:space="preserve"> created by Alex Gibney and Michael Pollan, season 1,</w:t>
      </w:r>
      <w:r>
        <w:br/>
      </w:r>
      <w:r w:rsidRPr="4EF5E699" w:rsidR="49A9D9C8">
        <w:rPr>
          <w:rFonts w:ascii="Georgia Pro" w:hAnsi="Georgia Pro" w:eastAsia="Georgia Pro" w:cs="Georgia Pro"/>
          <w:sz w:val="18"/>
          <w:szCs w:val="18"/>
        </w:rPr>
        <w:t xml:space="preserve"> episode 2, Jigsaw Productions, Tree </w:t>
      </w:r>
      <w:proofErr w:type="spellStart"/>
      <w:r w:rsidRPr="4EF5E699" w:rsidR="49A9D9C8">
        <w:rPr>
          <w:rFonts w:ascii="Georgia Pro" w:hAnsi="Georgia Pro" w:eastAsia="Georgia Pro" w:cs="Georgia Pro"/>
          <w:sz w:val="18"/>
          <w:szCs w:val="18"/>
        </w:rPr>
        <w:t>Tree</w:t>
      </w:r>
      <w:proofErr w:type="spellEnd"/>
      <w:r w:rsidRPr="4EF5E699" w:rsidR="49A9D9C8">
        <w:rPr>
          <w:rFonts w:ascii="Georgia Pro" w:hAnsi="Georgia Pro" w:eastAsia="Georgia Pro" w:cs="Georgia Pro"/>
          <w:sz w:val="18"/>
          <w:szCs w:val="18"/>
        </w:rPr>
        <w:t xml:space="preserve"> </w:t>
      </w:r>
      <w:proofErr w:type="spellStart"/>
      <w:r w:rsidRPr="4EF5E699" w:rsidR="49A9D9C8">
        <w:rPr>
          <w:rFonts w:ascii="Georgia Pro" w:hAnsi="Georgia Pro" w:eastAsia="Georgia Pro" w:cs="Georgia Pro"/>
          <w:sz w:val="18"/>
          <w:szCs w:val="18"/>
        </w:rPr>
        <w:t>Tree</w:t>
      </w:r>
      <w:proofErr w:type="spellEnd"/>
      <w:r w:rsidRPr="4EF5E699" w:rsidR="49A9D9C8">
        <w:rPr>
          <w:rFonts w:ascii="Georgia Pro" w:hAnsi="Georgia Pro" w:eastAsia="Georgia Pro" w:cs="Georgia Pro"/>
          <w:sz w:val="18"/>
          <w:szCs w:val="18"/>
        </w:rPr>
        <w:t xml:space="preserve">, 2022. </w:t>
      </w:r>
      <w:r w:rsidRPr="4EF5E699" w:rsidR="49A9D9C8">
        <w:rPr>
          <w:rFonts w:ascii="Georgia Pro" w:hAnsi="Georgia Pro" w:eastAsia="Georgia Pro" w:cs="Georgia Pro"/>
          <w:i w:val="1"/>
          <w:iCs w:val="1"/>
          <w:sz w:val="18"/>
          <w:szCs w:val="18"/>
        </w:rPr>
        <w:t>Netflix,</w:t>
      </w:r>
      <w:r w:rsidRPr="4EF5E699" w:rsidR="49A9D9C8">
        <w:rPr>
          <w:rFonts w:ascii="Georgia Pro" w:hAnsi="Georgia Pro" w:eastAsia="Georgia Pro" w:cs="Georgia Pro"/>
          <w:sz w:val="18"/>
          <w:szCs w:val="18"/>
        </w:rPr>
        <w:t xml:space="preserve"> </w:t>
      </w:r>
      <w:hyperlink r:id="R6df5ddabc28d44c4">
        <w:r w:rsidRPr="4EF5E699" w:rsidR="49A9D9C8">
          <w:rPr>
            <w:rStyle w:val="Hyperlink"/>
            <w:rFonts w:ascii="Georgia Pro" w:hAnsi="Georgia Pro" w:eastAsia="Georgia Pro" w:cs="Georgia Pro"/>
            <w:sz w:val="18"/>
            <w:szCs w:val="18"/>
          </w:rPr>
          <w:t>www.netflix.com/nl/title/80229847</w:t>
        </w:r>
      </w:hyperlink>
      <w:r w:rsidRPr="4EF5E699" w:rsidR="49A9D9C8">
        <w:rPr>
          <w:rFonts w:ascii="Georgia Pro" w:hAnsi="Georgia Pro" w:eastAsia="Georgia Pro" w:cs="Georgia Pro"/>
          <w:sz w:val="18"/>
          <w:szCs w:val="18"/>
        </w:rPr>
        <w:t xml:space="preserve">. </w:t>
      </w:r>
      <w:r>
        <w:br/>
      </w:r>
      <w:r>
        <w:br/>
      </w:r>
      <w:proofErr w:type="spellStart"/>
      <w:r w:rsidRPr="4EF5E699" w:rsidR="49A9D9C8">
        <w:rPr>
          <w:rFonts w:ascii="Georgia Pro" w:hAnsi="Georgia Pro" w:eastAsia="Georgia Pro" w:cs="Georgia Pro"/>
          <w:sz w:val="18"/>
          <w:szCs w:val="18"/>
        </w:rPr>
        <w:t>Robitzski</w:t>
      </w:r>
      <w:proofErr w:type="spellEnd"/>
      <w:r w:rsidRPr="4EF5E699" w:rsidR="49A9D9C8">
        <w:rPr>
          <w:rFonts w:ascii="Georgia Pro" w:hAnsi="Georgia Pro" w:eastAsia="Georgia Pro" w:cs="Georgia Pro"/>
          <w:sz w:val="18"/>
          <w:szCs w:val="18"/>
        </w:rPr>
        <w:t xml:space="preserve">, Dan. “Scientist Says Astronauts Should Take Psychedelic Mushrooms in Space.” </w:t>
      </w:r>
      <w:r>
        <w:br/>
      </w:r>
      <w:proofErr w:type="spellStart"/>
      <w:r w:rsidRPr="4EF5E699" w:rsidR="49A9D9C8">
        <w:rPr>
          <w:rFonts w:ascii="Georgia Pro" w:hAnsi="Georgia Pro" w:eastAsia="Georgia Pro" w:cs="Georgia Pro"/>
          <w:i w:val="1"/>
          <w:iCs w:val="1"/>
          <w:sz w:val="18"/>
          <w:szCs w:val="18"/>
        </w:rPr>
        <w:t>Neoscope</w:t>
      </w:r>
      <w:proofErr w:type="spellEnd"/>
      <w:r w:rsidRPr="4EF5E699" w:rsidR="49A9D9C8">
        <w:rPr>
          <w:rFonts w:ascii="Georgia Pro" w:hAnsi="Georgia Pro" w:eastAsia="Georgia Pro" w:cs="Georgia Pro"/>
          <w:sz w:val="18"/>
          <w:szCs w:val="18"/>
        </w:rPr>
        <w:t xml:space="preserve">, 3 Aug. 2021, </w:t>
      </w:r>
      <w:hyperlink r:id="Ra6a0ac0a0c2449c4">
        <w:r w:rsidRPr="4EF5E699" w:rsidR="49A9D9C8">
          <w:rPr>
            <w:rStyle w:val="Hyperlink"/>
            <w:rFonts w:ascii="Georgia Pro" w:hAnsi="Georgia Pro" w:eastAsia="Georgia Pro" w:cs="Georgia Pro"/>
            <w:sz w:val="18"/>
            <w:szCs w:val="18"/>
          </w:rPr>
          <w:t>futurism.com/neoscope/astronauts-psychedelic-mushrooms-space</w:t>
        </w:r>
      </w:hyperlink>
      <w:r w:rsidRPr="4EF5E699" w:rsidR="49A9D9C8">
        <w:rPr>
          <w:rFonts w:ascii="Georgia Pro" w:hAnsi="Georgia Pro" w:eastAsia="Georgia Pro" w:cs="Georgia Pro"/>
          <w:sz w:val="18"/>
          <w:szCs w:val="18"/>
        </w:rPr>
        <w:t>.</w:t>
      </w:r>
      <w:r>
        <w:br/>
      </w:r>
      <w:r>
        <w:br/>
      </w:r>
      <w:r w:rsidRPr="4EF5E699" w:rsidR="59017C49">
        <w:rPr>
          <w:rFonts w:ascii="Georgia Pro" w:hAnsi="Georgia Pro" w:eastAsia="Georgia Pro" w:cs="Georgia Pro"/>
          <w:sz w:val="18"/>
          <w:szCs w:val="18"/>
        </w:rPr>
        <w:t xml:space="preserve">Rucker, James J. H., et al. “Psychiatry and the Psychedelic Drugs. Past, Present &amp;Amp; Future.” Neuropharmacology, vol. 142, Elsevier BV, Nov. 2018, pp. 200–18. </w:t>
      </w:r>
      <w:hyperlink r:id="Rd0d391ee4aa34c2c">
        <w:r w:rsidRPr="4EF5E699" w:rsidR="59017C49">
          <w:rPr>
            <w:rStyle w:val="Hyperlink"/>
            <w:rFonts w:ascii="Georgia Pro" w:hAnsi="Georgia Pro" w:eastAsia="Georgia Pro" w:cs="Georgia Pro"/>
            <w:sz w:val="18"/>
            <w:szCs w:val="18"/>
          </w:rPr>
          <w:t>https://doi.org/10.1016/j.neuropharm.2017.12.040</w:t>
        </w:r>
      </w:hyperlink>
      <w:r w:rsidRPr="4EF5E699" w:rsidR="59017C49">
        <w:rPr>
          <w:rFonts w:ascii="Georgia Pro" w:hAnsi="Georgia Pro" w:eastAsia="Georgia Pro" w:cs="Georgia Pro"/>
          <w:sz w:val="18"/>
          <w:szCs w:val="18"/>
        </w:rPr>
        <w:t>. Accessed 9 Feb. 2023</w:t>
      </w:r>
      <w:r>
        <w:br/>
      </w:r>
      <w:r>
        <w:br/>
      </w:r>
      <w:r w:rsidRPr="4EF5E699" w:rsidR="49A9D9C8">
        <w:rPr>
          <w:rFonts w:ascii="Georgia Pro" w:hAnsi="Georgia Pro" w:eastAsia="Georgia Pro" w:cs="Georgia Pro"/>
          <w:sz w:val="18"/>
          <w:szCs w:val="18"/>
        </w:rPr>
        <w:t xml:space="preserve">Rutledge, Kim. McDaniel, Melissa. et al. “Sinkhole: A sinkhole is a hole in the ground </w:t>
      </w:r>
      <w:r>
        <w:br/>
      </w:r>
      <w:r w:rsidRPr="4EF5E699" w:rsidR="49A9D9C8">
        <w:rPr>
          <w:rFonts w:ascii="Georgia Pro" w:hAnsi="Georgia Pro" w:eastAsia="Georgia Pro" w:cs="Georgia Pro"/>
          <w:sz w:val="18"/>
          <w:szCs w:val="18"/>
        </w:rPr>
        <w:t xml:space="preserve">that forms when water dissolves surface rock.” </w:t>
      </w:r>
      <w:r w:rsidRPr="4EF5E699" w:rsidR="49A9D9C8">
        <w:rPr>
          <w:rFonts w:ascii="Georgia Pro" w:hAnsi="Georgia Pro" w:eastAsia="Georgia Pro" w:cs="Georgia Pro"/>
          <w:i w:val="1"/>
          <w:iCs w:val="1"/>
          <w:sz w:val="18"/>
          <w:szCs w:val="18"/>
        </w:rPr>
        <w:t>National Geographic Society</w:t>
      </w:r>
      <w:r w:rsidRPr="4EF5E699" w:rsidR="49A9D9C8">
        <w:rPr>
          <w:rFonts w:ascii="Georgia Pro" w:hAnsi="Georgia Pro" w:eastAsia="Georgia Pro" w:cs="Georgia Pro"/>
          <w:sz w:val="18"/>
          <w:szCs w:val="18"/>
        </w:rPr>
        <w:t xml:space="preserve">, 15 July 2022,  </w:t>
      </w:r>
      <w:hyperlink r:id="R26f852dca2394626">
        <w:r w:rsidRPr="4EF5E699" w:rsidR="49A9D9C8">
          <w:rPr>
            <w:rStyle w:val="Hyperlink"/>
            <w:rFonts w:ascii="Georgia Pro" w:hAnsi="Georgia Pro" w:eastAsia="Georgia Pro" w:cs="Georgia Pro"/>
            <w:sz w:val="18"/>
            <w:szCs w:val="18"/>
          </w:rPr>
          <w:t>education.nationalgeographic.org/resource/sinkhole</w:t>
        </w:r>
      </w:hyperlink>
      <w:r w:rsidRPr="4EF5E699" w:rsidR="49A9D9C8">
        <w:rPr>
          <w:rFonts w:ascii="Georgia Pro" w:hAnsi="Georgia Pro" w:eastAsia="Georgia Pro" w:cs="Georgia Pro"/>
          <w:sz w:val="18"/>
          <w:szCs w:val="18"/>
        </w:rPr>
        <w:t>.</w:t>
      </w:r>
      <w:r>
        <w:br/>
      </w:r>
      <w:r>
        <w:br/>
      </w:r>
      <w:r w:rsidRPr="4EF5E699" w:rsidR="50795CD6">
        <w:rPr>
          <w:rFonts w:ascii="Georgia Pro" w:hAnsi="Georgia Pro" w:eastAsia="Georgia Pro" w:cs="Georgia Pro"/>
          <w:sz w:val="18"/>
          <w:szCs w:val="18"/>
        </w:rPr>
        <w:t xml:space="preserve">Schons, Mary. "Witch Trials in the 21st Century." </w:t>
      </w:r>
      <w:r w:rsidRPr="4EF5E699" w:rsidR="50795CD6">
        <w:rPr>
          <w:rFonts w:ascii="Georgia Pro" w:hAnsi="Georgia Pro" w:eastAsia="Georgia Pro" w:cs="Georgia Pro"/>
          <w:i w:val="1"/>
          <w:iCs w:val="1"/>
          <w:noProof w:val="0"/>
          <w:sz w:val="18"/>
          <w:szCs w:val="18"/>
          <w:lang w:val="en-GB"/>
        </w:rPr>
        <w:t>National Geographic</w:t>
      </w:r>
      <w:r w:rsidRPr="4EF5E699" w:rsidR="50795CD6">
        <w:rPr>
          <w:rFonts w:ascii="Georgia Pro" w:hAnsi="Georgia Pro" w:eastAsia="Georgia Pro" w:cs="Georgia Pro"/>
          <w:noProof w:val="0"/>
          <w:sz w:val="18"/>
          <w:szCs w:val="18"/>
          <w:lang w:val="en-GB"/>
        </w:rPr>
        <w:t xml:space="preserve">, 15 Sep. 2022, </w:t>
      </w:r>
      <w:hyperlink r:id="R64ca12cd177c4fb5">
        <w:r w:rsidRPr="4EF5E699" w:rsidR="50795CD6">
          <w:rPr>
            <w:rStyle w:val="Hyperlink"/>
            <w:rFonts w:ascii="Georgia Pro" w:hAnsi="Georgia Pro" w:eastAsia="Georgia Pro" w:cs="Georgia Pro"/>
            <w:noProof w:val="0"/>
            <w:sz w:val="18"/>
            <w:szCs w:val="18"/>
            <w:lang w:val="en-GB"/>
          </w:rPr>
          <w:t>education.nationalgeographic.org/resource/witch-trials-21st-century/</w:t>
        </w:r>
        <w:r>
          <w:br/>
        </w:r>
        <w:r>
          <w:br/>
        </w:r>
      </w:hyperlink>
      <w:r w:rsidRPr="4EF5E699" w:rsidR="49A9D9C8">
        <w:rPr>
          <w:rFonts w:ascii="Georgia Pro" w:hAnsi="Georgia Pro" w:eastAsia="Georgia Pro" w:cs="Georgia Pro"/>
          <w:sz w:val="18"/>
          <w:szCs w:val="18"/>
        </w:rPr>
        <w:t>Schrader, Niels</w:t>
      </w:r>
      <w:r w:rsidRPr="4EF5E699" w:rsidR="49A9D9C8">
        <w:rPr>
          <w:rFonts w:ascii="Calibri" w:hAnsi="Calibri" w:eastAsia="Calibri" w:cs="Calibri"/>
          <w:sz w:val="18"/>
          <w:szCs w:val="18"/>
        </w:rPr>
        <w:t>.</w:t>
      </w:r>
      <w:r w:rsidRPr="4EF5E699" w:rsidR="49A9D9C8">
        <w:rPr>
          <w:rFonts w:ascii="Georgia Pro" w:hAnsi="Georgia Pro" w:eastAsia="Georgia Pro" w:cs="Georgia Pro"/>
          <w:sz w:val="18"/>
          <w:szCs w:val="18"/>
        </w:rPr>
        <w:t xml:space="preserve"> “Acid Clouds: Mapping Data Centre Topologies.” </w:t>
      </w:r>
      <w:r w:rsidRPr="4EF5E699" w:rsidR="49A9D9C8">
        <w:rPr>
          <w:rFonts w:ascii="Georgia Pro" w:hAnsi="Georgia Pro" w:eastAsia="Georgia Pro" w:cs="Georgia Pro"/>
          <w:i w:val="1"/>
          <w:iCs w:val="1"/>
          <w:sz w:val="18"/>
          <w:szCs w:val="18"/>
        </w:rPr>
        <w:t>Acid Clouds</w:t>
      </w:r>
      <w:r w:rsidRPr="4EF5E699" w:rsidR="49A9D9C8">
        <w:rPr>
          <w:rFonts w:ascii="Georgia Pro" w:hAnsi="Georgia Pro" w:eastAsia="Georgia Pro" w:cs="Georgia Pro"/>
          <w:sz w:val="18"/>
          <w:szCs w:val="18"/>
        </w:rPr>
        <w:t>,</w:t>
      </w:r>
      <w:r w:rsidRPr="4EF5E699" w:rsidR="49A9D9C8">
        <w:rPr>
          <w:rFonts w:ascii="Calibri" w:hAnsi="Calibri" w:eastAsia="Calibri" w:cs="Calibri"/>
          <w:sz w:val="18"/>
          <w:szCs w:val="18"/>
        </w:rPr>
        <w:t xml:space="preserve"> </w:t>
      </w:r>
      <w:hyperlink r:id="R3fef7d70cb6540e0">
        <w:r w:rsidRPr="4EF5E699" w:rsidR="49A9D9C8">
          <w:rPr>
            <w:rStyle w:val="Hyperlink"/>
            <w:rFonts w:ascii="Georgia Pro" w:hAnsi="Georgia Pro" w:eastAsia="Georgia Pro" w:cs="Georgia Pro"/>
            <w:sz w:val="18"/>
            <w:szCs w:val="18"/>
          </w:rPr>
          <w:t>acidclouds.org/</w:t>
        </w:r>
      </w:hyperlink>
      <w:r w:rsidRPr="4EF5E699" w:rsidR="49A9D9C8">
        <w:rPr>
          <w:rFonts w:ascii="Georgia Pro" w:hAnsi="Georgia Pro" w:eastAsia="Georgia Pro" w:cs="Georgia Pro"/>
          <w:sz w:val="18"/>
          <w:szCs w:val="18"/>
        </w:rPr>
        <w:t>.</w:t>
      </w:r>
      <w:r>
        <w:br/>
      </w:r>
      <w:r w:rsidRPr="4EF5E699" w:rsidR="49A9D9C8">
        <w:rPr>
          <w:rFonts w:ascii="Georgia Pro" w:hAnsi="Georgia Pro" w:eastAsia="Georgia Pro" w:cs="Georgia Pro"/>
          <w:sz w:val="18"/>
          <w:szCs w:val="18"/>
        </w:rPr>
        <w:t>Accessed 30 Jan. 2023</w:t>
      </w:r>
      <w:r>
        <w:br/>
      </w:r>
      <w:r>
        <w:br/>
      </w:r>
      <w:r w:rsidRPr="4EF5E699" w:rsidR="49A9D9C8">
        <w:rPr>
          <w:rFonts w:ascii="Georgia Pro" w:hAnsi="Georgia Pro" w:eastAsia="Georgia Pro" w:cs="Georgia Pro"/>
          <w:sz w:val="18"/>
          <w:szCs w:val="18"/>
        </w:rPr>
        <w:t>“SG Online:</w:t>
      </w:r>
      <w:r w:rsidRPr="4EF5E699" w:rsidR="49A9D9C8">
        <w:rPr>
          <w:rFonts w:ascii="Calibri" w:hAnsi="Calibri" w:eastAsia="Calibri" w:cs="Calibri"/>
          <w:sz w:val="18"/>
          <w:szCs w:val="18"/>
        </w:rPr>
        <w:t xml:space="preserve"> </w:t>
      </w:r>
      <w:proofErr w:type="spellStart"/>
      <w:r w:rsidRPr="4EF5E699" w:rsidR="49A9D9C8">
        <w:rPr>
          <w:rFonts w:ascii="Georgia Pro" w:hAnsi="Georgia Pro" w:eastAsia="Georgia Pro" w:cs="Georgia Pro"/>
          <w:sz w:val="18"/>
          <w:szCs w:val="18"/>
        </w:rPr>
        <w:t>Wxtch</w:t>
      </w:r>
      <w:proofErr w:type="spellEnd"/>
      <w:r w:rsidRPr="4EF5E699" w:rsidR="49A9D9C8">
        <w:rPr>
          <w:rFonts w:ascii="Georgia Pro" w:hAnsi="Georgia Pro" w:eastAsia="Georgia Pro" w:cs="Georgia Pro"/>
          <w:sz w:val="18"/>
          <w:szCs w:val="18"/>
        </w:rPr>
        <w:t xml:space="preserve"> Craft with Silvia Federici, Reclaiming magic as subversive practice.” </w:t>
      </w:r>
      <w:r>
        <w:br/>
      </w:r>
      <w:r w:rsidRPr="4EF5E699" w:rsidR="49A9D9C8">
        <w:rPr>
          <w:rFonts w:ascii="Georgia Pro" w:hAnsi="Georgia Pro" w:eastAsia="Georgia Pro" w:cs="Georgia Pro"/>
          <w:sz w:val="18"/>
          <w:szCs w:val="18"/>
        </w:rPr>
        <w:t xml:space="preserve">KABK </w:t>
      </w:r>
      <w:proofErr w:type="spellStart"/>
      <w:r w:rsidRPr="4EF5E699" w:rsidR="49A9D9C8">
        <w:rPr>
          <w:rFonts w:ascii="Georgia Pro" w:hAnsi="Georgia Pro" w:eastAsia="Georgia Pro" w:cs="Georgia Pro"/>
          <w:sz w:val="18"/>
          <w:szCs w:val="18"/>
        </w:rPr>
        <w:t>Studium</w:t>
      </w:r>
      <w:proofErr w:type="spellEnd"/>
      <w:r w:rsidRPr="4EF5E699" w:rsidR="49A9D9C8">
        <w:rPr>
          <w:rFonts w:ascii="Georgia Pro" w:hAnsi="Georgia Pro" w:eastAsia="Georgia Pro" w:cs="Georgia Pro"/>
          <w:sz w:val="18"/>
          <w:szCs w:val="18"/>
        </w:rPr>
        <w:t xml:space="preserve"> </w:t>
      </w:r>
      <w:r w:rsidRPr="4EF5E699" w:rsidR="49A9D9C8">
        <w:rPr>
          <w:rFonts w:ascii="Georgia Pro" w:hAnsi="Georgia Pro" w:eastAsia="Georgia Pro" w:cs="Georgia Pro"/>
          <w:sz w:val="18"/>
          <w:szCs w:val="18"/>
        </w:rPr>
        <w:t>Generale</w:t>
      </w:r>
      <w:r w:rsidRPr="4EF5E699" w:rsidR="49A9D9C8">
        <w:rPr>
          <w:rFonts w:ascii="Georgia Pro" w:hAnsi="Georgia Pro" w:eastAsia="Georgia Pro" w:cs="Georgia Pro"/>
          <w:sz w:val="18"/>
          <w:szCs w:val="18"/>
        </w:rPr>
        <w:t xml:space="preserve"> 2020-2021, 12 November 2020 lecture created by Erika </w:t>
      </w:r>
      <w:proofErr w:type="spellStart"/>
      <w:r w:rsidRPr="4EF5E699" w:rsidR="49A9D9C8">
        <w:rPr>
          <w:rFonts w:ascii="Georgia Pro" w:hAnsi="Georgia Pro" w:eastAsia="Georgia Pro" w:cs="Georgia Pro"/>
          <w:sz w:val="18"/>
          <w:szCs w:val="18"/>
        </w:rPr>
        <w:t>Sprey</w:t>
      </w:r>
      <w:proofErr w:type="spellEnd"/>
      <w:r w:rsidRPr="4EF5E699" w:rsidR="49A9D9C8">
        <w:rPr>
          <w:rFonts w:ascii="Georgia Pro" w:hAnsi="Georgia Pro" w:eastAsia="Georgia Pro" w:cs="Georgia Pro"/>
          <w:sz w:val="18"/>
          <w:szCs w:val="18"/>
        </w:rPr>
        <w:t xml:space="preserve">, </w:t>
      </w:r>
      <w:r>
        <w:br/>
      </w:r>
      <w:r w:rsidRPr="4EF5E699" w:rsidR="49A9D9C8">
        <w:rPr>
          <w:rFonts w:ascii="Georgia Pro" w:hAnsi="Georgia Pro" w:eastAsia="Georgia Pro" w:cs="Georgia Pro"/>
          <w:sz w:val="18"/>
          <w:szCs w:val="18"/>
        </w:rPr>
        <w:t xml:space="preserve">hosted by Melanie </w:t>
      </w:r>
      <w:proofErr w:type="spellStart"/>
      <w:r w:rsidRPr="4EF5E699" w:rsidR="49A9D9C8">
        <w:rPr>
          <w:rFonts w:ascii="Georgia Pro" w:hAnsi="Georgia Pro" w:eastAsia="Georgia Pro" w:cs="Georgia Pro"/>
          <w:sz w:val="18"/>
          <w:szCs w:val="18"/>
        </w:rPr>
        <w:t>Bonajo</w:t>
      </w:r>
      <w:proofErr w:type="spellEnd"/>
      <w:r w:rsidRPr="4EF5E699" w:rsidR="49A9D9C8">
        <w:rPr>
          <w:rFonts w:ascii="Georgia Pro" w:hAnsi="Georgia Pro" w:eastAsia="Georgia Pro" w:cs="Georgia Pro"/>
          <w:sz w:val="18"/>
          <w:szCs w:val="18"/>
        </w:rPr>
        <w:t xml:space="preserve">,  published by </w:t>
      </w:r>
      <w:r w:rsidRPr="4EF5E699" w:rsidR="49A9D9C8">
        <w:rPr>
          <w:rFonts w:ascii="Georgia Pro" w:hAnsi="Georgia Pro" w:eastAsia="Georgia Pro" w:cs="Georgia Pro"/>
          <w:sz w:val="18"/>
          <w:szCs w:val="18"/>
        </w:rPr>
        <w:t>Janne</w:t>
      </w:r>
      <w:r w:rsidRPr="4EF5E699" w:rsidR="49A9D9C8">
        <w:rPr>
          <w:rFonts w:ascii="Georgia Pro" w:hAnsi="Georgia Pro" w:eastAsia="Georgia Pro" w:cs="Georgia Pro"/>
          <w:sz w:val="18"/>
          <w:szCs w:val="18"/>
        </w:rPr>
        <w:t xml:space="preserve"> van </w:t>
      </w:r>
      <w:proofErr w:type="spellStart"/>
      <w:r w:rsidRPr="4EF5E699" w:rsidR="49A9D9C8">
        <w:rPr>
          <w:rFonts w:ascii="Georgia Pro" w:hAnsi="Georgia Pro" w:eastAsia="Georgia Pro" w:cs="Georgia Pro"/>
          <w:sz w:val="18"/>
          <w:szCs w:val="18"/>
        </w:rPr>
        <w:t>Gilst</w:t>
      </w:r>
      <w:proofErr w:type="spellEnd"/>
      <w:r w:rsidRPr="4EF5E699" w:rsidR="49A9D9C8">
        <w:rPr>
          <w:rFonts w:ascii="Georgia Pro" w:hAnsi="Georgia Pro" w:eastAsia="Georgia Pro" w:cs="Georgia Pro"/>
          <w:sz w:val="18"/>
          <w:szCs w:val="18"/>
        </w:rPr>
        <w:t xml:space="preserve">, 16 Nov. 2020, </w:t>
      </w:r>
      <w:r>
        <w:br/>
      </w:r>
      <w:hyperlink r:id="R28a9d3e2482142e1">
        <w:r w:rsidRPr="4EF5E699" w:rsidR="49A9D9C8">
          <w:rPr>
            <w:rStyle w:val="Hyperlink"/>
            <w:rFonts w:ascii="Georgia Pro" w:hAnsi="Georgia Pro" w:eastAsia="Georgia Pro" w:cs="Georgia Pro"/>
            <w:sz w:val="18"/>
            <w:szCs w:val="18"/>
          </w:rPr>
          <w:t>web.microsoftstream.com/video/e5847ed0-9041-451c-ad1a-3ae90803e8d4</w:t>
        </w:r>
      </w:hyperlink>
      <w:r w:rsidRPr="4EF5E699" w:rsidR="49A9D9C8">
        <w:rPr>
          <w:rFonts w:ascii="Georgia Pro" w:hAnsi="Georgia Pro" w:eastAsia="Georgia Pro" w:cs="Georgia Pro"/>
          <w:sz w:val="18"/>
          <w:szCs w:val="18"/>
        </w:rPr>
        <w:t xml:space="preserve">. </w:t>
      </w:r>
      <w:r>
        <w:br/>
      </w:r>
      <w:r>
        <w:br/>
      </w:r>
      <w:r w:rsidRPr="4EF5E699" w:rsidR="49A9D9C8">
        <w:rPr>
          <w:rFonts w:ascii="Georgia Pro" w:hAnsi="Georgia Pro" w:eastAsia="Georgia Pro" w:cs="Georgia Pro"/>
          <w:sz w:val="18"/>
          <w:szCs w:val="18"/>
        </w:rPr>
        <w:t xml:space="preserve">Sheldrake, Merlin. </w:t>
      </w:r>
      <w:r w:rsidRPr="4EF5E699" w:rsidR="49A9D9C8">
        <w:rPr>
          <w:rFonts w:ascii="Georgia Pro" w:hAnsi="Georgia Pro" w:eastAsia="Georgia Pro" w:cs="Georgia Pro"/>
          <w:i w:val="1"/>
          <w:iCs w:val="1"/>
          <w:sz w:val="18"/>
          <w:szCs w:val="18"/>
        </w:rPr>
        <w:t xml:space="preserve">Entangled Life: How Fungi Make Our Worlds, </w:t>
      </w:r>
      <w:r>
        <w:br/>
      </w:r>
      <w:r w:rsidRPr="4EF5E699" w:rsidR="49A9D9C8">
        <w:rPr>
          <w:rFonts w:ascii="Georgia Pro" w:hAnsi="Georgia Pro" w:eastAsia="Georgia Pro" w:cs="Georgia Pro"/>
          <w:i w:val="1"/>
          <w:iCs w:val="1"/>
          <w:sz w:val="18"/>
          <w:szCs w:val="18"/>
        </w:rPr>
        <w:t>Change Our Minds and Shape Our Futures</w:t>
      </w:r>
      <w:r w:rsidRPr="4EF5E699" w:rsidR="49A9D9C8">
        <w:rPr>
          <w:rFonts w:ascii="Georgia Pro" w:hAnsi="Georgia Pro" w:eastAsia="Georgia Pro" w:cs="Georgia Pro"/>
          <w:sz w:val="18"/>
          <w:szCs w:val="18"/>
        </w:rPr>
        <w:t>. Reprint, Random House Trade Paperbacks, 2021.</w:t>
      </w:r>
      <w:r>
        <w:br/>
      </w:r>
      <w:r>
        <w:br/>
      </w:r>
      <w:r w:rsidRPr="4EF5E699" w:rsidR="65EA066C">
        <w:rPr>
          <w:rFonts w:ascii="Georgia Pro" w:hAnsi="Georgia Pro" w:eastAsia="Georgia Pro" w:cs="Georgia Pro"/>
          <w:noProof w:val="0"/>
          <w:sz w:val="18"/>
          <w:szCs w:val="18"/>
          <w:lang w:val="en-GB"/>
        </w:rPr>
        <w:t xml:space="preserve">Silverman, Leah. "The History </w:t>
      </w:r>
      <w:proofErr w:type="gramStart"/>
      <w:r w:rsidRPr="4EF5E699" w:rsidR="65EA066C">
        <w:rPr>
          <w:rFonts w:ascii="Georgia Pro" w:hAnsi="Georgia Pro" w:eastAsia="Georgia Pro" w:cs="Georgia Pro"/>
          <w:noProof w:val="0"/>
          <w:sz w:val="18"/>
          <w:szCs w:val="18"/>
          <w:lang w:val="en-GB"/>
        </w:rPr>
        <w:t>Of</w:t>
      </w:r>
      <w:proofErr w:type="gramEnd"/>
      <w:r w:rsidRPr="4EF5E699" w:rsidR="65EA066C">
        <w:rPr>
          <w:rFonts w:ascii="Georgia Pro" w:hAnsi="Georgia Pro" w:eastAsia="Georgia Pro" w:cs="Georgia Pro"/>
          <w:noProof w:val="0"/>
          <w:sz w:val="18"/>
          <w:szCs w:val="18"/>
          <w:lang w:val="en-GB"/>
        </w:rPr>
        <w:t xml:space="preserve"> Witches: How Christianity </w:t>
      </w:r>
      <w:proofErr w:type="gramStart"/>
      <w:r w:rsidRPr="4EF5E699" w:rsidR="65EA066C">
        <w:rPr>
          <w:rFonts w:ascii="Georgia Pro" w:hAnsi="Georgia Pro" w:eastAsia="Georgia Pro" w:cs="Georgia Pro"/>
          <w:noProof w:val="0"/>
          <w:sz w:val="18"/>
          <w:szCs w:val="18"/>
          <w:lang w:val="en-GB"/>
        </w:rPr>
        <w:t>And</w:t>
      </w:r>
      <w:proofErr w:type="gramEnd"/>
      <w:r w:rsidRPr="4EF5E699" w:rsidR="65EA066C">
        <w:rPr>
          <w:rFonts w:ascii="Georgia Pro" w:hAnsi="Georgia Pro" w:eastAsia="Georgia Pro" w:cs="Georgia Pro"/>
          <w:noProof w:val="0"/>
          <w:sz w:val="18"/>
          <w:szCs w:val="18"/>
          <w:lang w:val="en-GB"/>
        </w:rPr>
        <w:t xml:space="preserve"> Misogyny Turned Revered Healers </w:t>
      </w:r>
      <w:proofErr w:type="gramStart"/>
      <w:r w:rsidRPr="4EF5E699" w:rsidR="65EA066C">
        <w:rPr>
          <w:rFonts w:ascii="Georgia Pro" w:hAnsi="Georgia Pro" w:eastAsia="Georgia Pro" w:cs="Georgia Pro"/>
          <w:noProof w:val="0"/>
          <w:sz w:val="18"/>
          <w:szCs w:val="18"/>
          <w:lang w:val="en-GB"/>
        </w:rPr>
        <w:t>Into</w:t>
      </w:r>
      <w:proofErr w:type="gramEnd"/>
      <w:r w:rsidRPr="4EF5E699" w:rsidR="65EA066C">
        <w:rPr>
          <w:rFonts w:ascii="Georgia Pro" w:hAnsi="Georgia Pro" w:eastAsia="Georgia Pro" w:cs="Georgia Pro"/>
          <w:noProof w:val="0"/>
          <w:sz w:val="18"/>
          <w:szCs w:val="18"/>
          <w:lang w:val="en-GB"/>
        </w:rPr>
        <w:t xml:space="preserve"> Wicked Pariahs." </w:t>
      </w:r>
      <w:r w:rsidRPr="4EF5E699" w:rsidR="65EA066C">
        <w:rPr>
          <w:rFonts w:ascii="Georgia Pro" w:hAnsi="Georgia Pro" w:eastAsia="Georgia Pro" w:cs="Georgia Pro"/>
          <w:i w:val="1"/>
          <w:iCs w:val="1"/>
          <w:noProof w:val="0"/>
          <w:sz w:val="18"/>
          <w:szCs w:val="18"/>
          <w:lang w:val="en-GB"/>
        </w:rPr>
        <w:t>All Thats Interesting</w:t>
      </w:r>
      <w:r w:rsidRPr="4EF5E699" w:rsidR="65EA066C">
        <w:rPr>
          <w:rFonts w:ascii="Georgia Pro" w:hAnsi="Georgia Pro" w:eastAsia="Georgia Pro" w:cs="Georgia Pro"/>
          <w:noProof w:val="0"/>
          <w:sz w:val="18"/>
          <w:szCs w:val="18"/>
          <w:lang w:val="en-GB"/>
        </w:rPr>
        <w:t xml:space="preserve">, 31 Oct. 2015, </w:t>
      </w:r>
      <w:hyperlink r:id="R6735e42464cf41c6">
        <w:r w:rsidRPr="4EF5E699" w:rsidR="65EA066C">
          <w:rPr>
            <w:rStyle w:val="Hyperlink"/>
            <w:rFonts w:ascii="Georgia Pro" w:hAnsi="Georgia Pro" w:eastAsia="Georgia Pro" w:cs="Georgia Pro"/>
            <w:noProof w:val="0"/>
            <w:sz w:val="18"/>
            <w:szCs w:val="18"/>
            <w:lang w:val="en-GB"/>
          </w:rPr>
          <w:t>allthatsinteresting.com/history-of-witches</w:t>
        </w:r>
      </w:hyperlink>
      <w:r w:rsidRPr="4EF5E699" w:rsidR="65EA066C">
        <w:rPr>
          <w:rFonts w:ascii="Georgia Pro" w:hAnsi="Georgia Pro" w:eastAsia="Georgia Pro" w:cs="Georgia Pro"/>
          <w:noProof w:val="0"/>
          <w:sz w:val="18"/>
          <w:szCs w:val="18"/>
          <w:lang w:val="en-GB"/>
        </w:rPr>
        <w:t>.</w:t>
      </w:r>
      <w:r>
        <w:br/>
      </w:r>
      <w:r>
        <w:br/>
      </w:r>
      <w:r w:rsidRPr="4EF5E699" w:rsidR="49A9D9C8">
        <w:rPr>
          <w:rFonts w:ascii="Georgia Pro" w:hAnsi="Georgia Pro" w:eastAsia="Georgia Pro" w:cs="Georgia Pro"/>
          <w:sz w:val="18"/>
          <w:szCs w:val="18"/>
        </w:rPr>
        <w:t>Sliwa</w:t>
      </w:r>
      <w:r w:rsidRPr="4EF5E699" w:rsidR="49A9D9C8">
        <w:rPr>
          <w:rFonts w:ascii="Georgia Pro" w:hAnsi="Georgia Pro" w:eastAsia="Georgia Pro" w:cs="Georgia Pro"/>
          <w:sz w:val="18"/>
          <w:szCs w:val="18"/>
        </w:rPr>
        <w:t xml:space="preserve">, Jim. " Climate Change's Toll </w:t>
      </w:r>
      <w:proofErr w:type="gramStart"/>
      <w:r w:rsidRPr="4EF5E699" w:rsidR="49A9D9C8">
        <w:rPr>
          <w:rFonts w:ascii="Georgia Pro" w:hAnsi="Georgia Pro" w:eastAsia="Georgia Pro" w:cs="Georgia Pro"/>
          <w:sz w:val="18"/>
          <w:szCs w:val="18"/>
        </w:rPr>
        <w:t>On</w:t>
      </w:r>
      <w:proofErr w:type="gramEnd"/>
      <w:r w:rsidRPr="4EF5E699" w:rsidR="49A9D9C8">
        <w:rPr>
          <w:rFonts w:ascii="Georgia Pro" w:hAnsi="Georgia Pro" w:eastAsia="Georgia Pro" w:cs="Georgia Pro"/>
          <w:sz w:val="18"/>
          <w:szCs w:val="18"/>
        </w:rPr>
        <w:t xml:space="preserve"> Mental Health." American Psychological Association, </w:t>
      </w:r>
      <w:r>
        <w:br/>
      </w:r>
      <w:r w:rsidRPr="4EF5E699" w:rsidR="49A9D9C8">
        <w:rPr>
          <w:rFonts w:ascii="Georgia Pro" w:hAnsi="Georgia Pro" w:eastAsia="Georgia Pro" w:cs="Georgia Pro"/>
          <w:sz w:val="18"/>
          <w:szCs w:val="18"/>
        </w:rPr>
        <w:t xml:space="preserve">29 March 2017, </w:t>
      </w:r>
      <w:hyperlink r:id="R3f6d6e9ecd1e4fbf">
        <w:r w:rsidRPr="4EF5E699" w:rsidR="49A9D9C8">
          <w:rPr>
            <w:rStyle w:val="Hyperlink"/>
            <w:rFonts w:ascii="Georgia Pro" w:hAnsi="Georgia Pro" w:eastAsia="Georgia Pro" w:cs="Georgia Pro"/>
            <w:sz w:val="18"/>
            <w:szCs w:val="18"/>
          </w:rPr>
          <w:t>www.apa.org/news/press/releases/2017/03/climate-mental-health</w:t>
        </w:r>
      </w:hyperlink>
      <w:r w:rsidRPr="4EF5E699" w:rsidR="49A9D9C8">
        <w:rPr>
          <w:rFonts w:ascii="Georgia Pro" w:hAnsi="Georgia Pro" w:eastAsia="Georgia Pro" w:cs="Georgia Pro"/>
          <w:sz w:val="18"/>
          <w:szCs w:val="18"/>
        </w:rPr>
        <w:t xml:space="preserve">. </w:t>
      </w:r>
      <w:r>
        <w:br/>
      </w:r>
      <w:r w:rsidRPr="4EF5E699" w:rsidR="49A9D9C8">
        <w:rPr>
          <w:rFonts w:ascii="Georgia Pro" w:hAnsi="Georgia Pro" w:eastAsia="Georgia Pro" w:cs="Georgia Pro"/>
          <w:sz w:val="18"/>
          <w:szCs w:val="18"/>
        </w:rPr>
        <w:t>Accessed 26 Jan. 2023</w:t>
      </w:r>
      <w:r>
        <w:br/>
      </w:r>
      <w:r>
        <w:br/>
      </w:r>
      <w:r w:rsidRPr="4EF5E699" w:rsidR="49A9D9C8">
        <w:rPr>
          <w:rFonts w:ascii="Georgia Pro" w:hAnsi="Georgia Pro" w:eastAsia="Georgia Pro" w:cs="Georgia Pro"/>
          <w:sz w:val="18"/>
          <w:szCs w:val="18"/>
        </w:rPr>
        <w:t>Stadlen</w:t>
      </w:r>
      <w:r w:rsidRPr="4EF5E699" w:rsidR="49A9D9C8">
        <w:rPr>
          <w:rFonts w:ascii="Georgia Pro" w:hAnsi="Georgia Pro" w:eastAsia="Georgia Pro" w:cs="Georgia Pro"/>
          <w:sz w:val="18"/>
          <w:szCs w:val="18"/>
        </w:rPr>
        <w:t xml:space="preserve">, Matthew, host. “Michael Pollan - How to Change Your Mind.” </w:t>
      </w:r>
      <w:r>
        <w:br/>
      </w:r>
      <w:r w:rsidRPr="4EF5E699" w:rsidR="49A9D9C8">
        <w:rPr>
          <w:rFonts w:ascii="Georgia Pro" w:hAnsi="Georgia Pro" w:eastAsia="Georgia Pro" w:cs="Georgia Pro"/>
          <w:sz w:val="18"/>
          <w:szCs w:val="18"/>
        </w:rPr>
        <w:t xml:space="preserve">How To Academy Podcast, </w:t>
      </w:r>
      <w:r w:rsidRPr="4EF5E699" w:rsidR="49A9D9C8">
        <w:rPr>
          <w:rFonts w:ascii="Georgia Pro" w:hAnsi="Georgia Pro" w:eastAsia="Georgia Pro" w:cs="Georgia Pro"/>
          <w:i w:val="1"/>
          <w:iCs w:val="1"/>
          <w:sz w:val="18"/>
          <w:szCs w:val="18"/>
        </w:rPr>
        <w:t>Spotify</w:t>
      </w:r>
      <w:r w:rsidRPr="4EF5E699" w:rsidR="49A9D9C8">
        <w:rPr>
          <w:rFonts w:ascii="Georgia Pro" w:hAnsi="Georgia Pro" w:eastAsia="Georgia Pro" w:cs="Georgia Pro"/>
          <w:sz w:val="18"/>
          <w:szCs w:val="18"/>
        </w:rPr>
        <w:t>, 28 Aug. 2019</w:t>
      </w:r>
      <w:r>
        <w:br/>
      </w:r>
      <w:r>
        <w:br/>
      </w:r>
      <w:r w:rsidRPr="4EF5E699" w:rsidR="49A9D9C8">
        <w:rPr>
          <w:rFonts w:ascii="Georgia Pro" w:hAnsi="Georgia Pro" w:eastAsia="Georgia Pro" w:cs="Georgia Pro"/>
          <w:sz w:val="18"/>
          <w:szCs w:val="18"/>
        </w:rPr>
        <w:t xml:space="preserve">Stone, Maddie. " The Plan to Mop Up the World's Largest Oil Spill </w:t>
      </w:r>
      <w:proofErr w:type="gramStart"/>
      <w:r w:rsidRPr="4EF5E699" w:rsidR="49A9D9C8">
        <w:rPr>
          <w:rFonts w:ascii="Georgia Pro" w:hAnsi="Georgia Pro" w:eastAsia="Georgia Pro" w:cs="Georgia Pro"/>
          <w:sz w:val="18"/>
          <w:szCs w:val="18"/>
        </w:rPr>
        <w:t>With</w:t>
      </w:r>
      <w:proofErr w:type="gramEnd"/>
      <w:r w:rsidRPr="4EF5E699" w:rsidR="49A9D9C8">
        <w:rPr>
          <w:rFonts w:ascii="Georgia Pro" w:hAnsi="Georgia Pro" w:eastAsia="Georgia Pro" w:cs="Georgia Pro"/>
          <w:sz w:val="18"/>
          <w:szCs w:val="18"/>
        </w:rPr>
        <w:t xml:space="preserve"> Fungus." </w:t>
      </w:r>
      <w:r w:rsidRPr="4EF5E699" w:rsidR="49A9D9C8">
        <w:rPr>
          <w:rFonts w:ascii="Georgia Pro" w:hAnsi="Georgia Pro" w:eastAsia="Georgia Pro" w:cs="Georgia Pro"/>
          <w:i w:val="1"/>
          <w:iCs w:val="1"/>
          <w:sz w:val="18"/>
          <w:szCs w:val="18"/>
        </w:rPr>
        <w:t>VICE</w:t>
      </w:r>
      <w:r w:rsidRPr="4EF5E699" w:rsidR="49A9D9C8">
        <w:rPr>
          <w:rFonts w:ascii="Georgia Pro" w:hAnsi="Georgia Pro" w:eastAsia="Georgia Pro" w:cs="Georgia Pro"/>
          <w:sz w:val="18"/>
          <w:szCs w:val="18"/>
        </w:rPr>
        <w:t xml:space="preserve">, 5 March, 2015, </w:t>
      </w:r>
      <w:hyperlink r:id="R8a7963d4bb0d4ce8">
        <w:r w:rsidRPr="4EF5E699" w:rsidR="49A9D9C8">
          <w:rPr>
            <w:rStyle w:val="Hyperlink"/>
            <w:rFonts w:ascii="Georgia Pro" w:hAnsi="Georgia Pro" w:eastAsia="Georgia Pro" w:cs="Georgia Pro"/>
            <w:sz w:val="18"/>
            <w:szCs w:val="18"/>
          </w:rPr>
          <w:t>www.vice.com/en/article/jp5k9x/the-plan-to-mop-up-the-worlds-largest-oil-spill-with-fungus.</w:t>
        </w:r>
        <w:r>
          <w:br/>
        </w:r>
        <w:r>
          <w:br/>
        </w:r>
      </w:hyperlink>
      <w:r w:rsidRPr="4EF5E699" w:rsidR="77F32171">
        <w:rPr>
          <w:rFonts w:ascii="Georgia Pro" w:hAnsi="Georgia Pro" w:eastAsia="Georgia Pro" w:cs="Georgia Pro"/>
          <w:sz w:val="18"/>
          <w:szCs w:val="18"/>
        </w:rPr>
        <w:t xml:space="preserve">“Storytelling for Multispecies Justice and Care | Donna J. Haraway.” </w:t>
      </w:r>
      <w:r w:rsidRPr="4EF5E699" w:rsidR="77F32171">
        <w:rPr>
          <w:rFonts w:ascii="Georgia Pro" w:hAnsi="Georgia Pro" w:eastAsia="Georgia Pro" w:cs="Georgia Pro"/>
          <w:i w:val="1"/>
          <w:iCs w:val="1"/>
          <w:sz w:val="18"/>
          <w:szCs w:val="18"/>
        </w:rPr>
        <w:t>YouTube</w:t>
      </w:r>
      <w:r w:rsidRPr="4EF5E699" w:rsidR="77F32171">
        <w:rPr>
          <w:rFonts w:ascii="Georgia Pro" w:hAnsi="Georgia Pro" w:eastAsia="Georgia Pro" w:cs="Georgia Pro"/>
          <w:sz w:val="18"/>
          <w:szCs w:val="18"/>
        </w:rPr>
        <w:t xml:space="preserve">, uploaded by Techno, </w:t>
      </w:r>
      <w:r>
        <w:br/>
      </w:r>
      <w:r w:rsidRPr="4EF5E699" w:rsidR="77F32171">
        <w:rPr>
          <w:rFonts w:ascii="Georgia Pro" w:hAnsi="Georgia Pro" w:eastAsia="Georgia Pro" w:cs="Georgia Pro"/>
          <w:sz w:val="18"/>
          <w:szCs w:val="18"/>
        </w:rPr>
        <w:t xml:space="preserve"> 24 Mar. 2021, </w:t>
      </w:r>
      <w:hyperlink r:id="Rd9143f12c7314139">
        <w:r w:rsidRPr="4EF5E699" w:rsidR="77F32171">
          <w:rPr>
            <w:rStyle w:val="Hyperlink"/>
            <w:rFonts w:ascii="Georgia Pro" w:hAnsi="Georgia Pro" w:eastAsia="Georgia Pro" w:cs="Georgia Pro"/>
            <w:sz w:val="18"/>
            <w:szCs w:val="18"/>
          </w:rPr>
          <w:t>www.youtube.com/watch?list=PLP42VXgsNEi-aZxvDUDqdYTjvHnPBPaGu&amp;v=OSZw-AMsYeI&amp;feature=youtu.be</w:t>
        </w:r>
      </w:hyperlink>
      <w:r w:rsidRPr="4EF5E699" w:rsidR="77F32171">
        <w:rPr>
          <w:rFonts w:ascii="Georgia Pro" w:hAnsi="Georgia Pro" w:eastAsia="Georgia Pro" w:cs="Georgia Pro"/>
          <w:sz w:val="18"/>
          <w:szCs w:val="18"/>
        </w:rPr>
        <w:t>.</w:t>
      </w:r>
      <w:r>
        <w:br/>
      </w:r>
      <w:r>
        <w:br/>
      </w:r>
      <w:r w:rsidRPr="4EF5E699" w:rsidR="49A9D9C8">
        <w:rPr>
          <w:rFonts w:ascii="Georgia Pro" w:hAnsi="Georgia Pro" w:eastAsia="Georgia Pro" w:cs="Georgia Pro"/>
          <w:sz w:val="18"/>
          <w:szCs w:val="18"/>
        </w:rPr>
        <w:t xml:space="preserve">“The War on Drugs Is Designed to Discriminate | the War on Drugs.” </w:t>
      </w:r>
      <w:r w:rsidRPr="4EF5E699" w:rsidR="49A9D9C8">
        <w:rPr>
          <w:rFonts w:ascii="Georgia Pro" w:hAnsi="Georgia Pro" w:eastAsia="Georgia Pro" w:cs="Georgia Pro"/>
          <w:i w:val="1"/>
          <w:iCs w:val="1"/>
          <w:sz w:val="18"/>
          <w:szCs w:val="18"/>
        </w:rPr>
        <w:t>YouTube</w:t>
      </w:r>
      <w:r w:rsidRPr="4EF5E699" w:rsidR="49A9D9C8">
        <w:rPr>
          <w:rFonts w:ascii="Georgia Pro" w:hAnsi="Georgia Pro" w:eastAsia="Georgia Pro" w:cs="Georgia Pro"/>
          <w:sz w:val="18"/>
          <w:szCs w:val="18"/>
        </w:rPr>
        <w:t xml:space="preserve">, </w:t>
      </w:r>
      <w:r>
        <w:br/>
      </w:r>
      <w:r w:rsidRPr="4EF5E699" w:rsidR="49A9D9C8">
        <w:rPr>
          <w:rFonts w:ascii="Georgia Pro" w:hAnsi="Georgia Pro" w:eastAsia="Georgia Pro" w:cs="Georgia Pro"/>
          <w:sz w:val="18"/>
          <w:szCs w:val="18"/>
        </w:rPr>
        <w:t xml:space="preserve">uploaded by VICE, 4 Nov. 2020, </w:t>
      </w:r>
      <w:hyperlink r:id="R5d1ac073ca3b4ac9">
        <w:r w:rsidRPr="4EF5E699" w:rsidR="49A9D9C8">
          <w:rPr>
            <w:rStyle w:val="Hyperlink"/>
            <w:rFonts w:ascii="Georgia Pro" w:hAnsi="Georgia Pro" w:eastAsia="Georgia Pro" w:cs="Georgia Pro"/>
            <w:sz w:val="18"/>
            <w:szCs w:val="18"/>
          </w:rPr>
          <w:t>www.youtube.com/watch?v=Xf5qFIpJ2sk</w:t>
        </w:r>
      </w:hyperlink>
      <w:r w:rsidRPr="4EF5E699" w:rsidR="49A9D9C8">
        <w:rPr>
          <w:rFonts w:ascii="Georgia Pro" w:hAnsi="Georgia Pro" w:eastAsia="Georgia Pro" w:cs="Georgia Pro"/>
          <w:sz w:val="18"/>
          <w:szCs w:val="18"/>
        </w:rPr>
        <w:t>.</w:t>
      </w:r>
      <w:r>
        <w:br/>
      </w:r>
      <w:r>
        <w:br/>
      </w:r>
      <w:r w:rsidRPr="4EF5E699" w:rsidR="524255E3">
        <w:rPr>
          <w:rFonts w:ascii="Georgia Pro" w:hAnsi="Georgia Pro" w:eastAsia="Georgia Pro" w:cs="Georgia Pro"/>
          <w:sz w:val="18"/>
          <w:szCs w:val="18"/>
        </w:rPr>
        <w:t xml:space="preserve">Tsui, Tori. “Conserving Biodiversity, Preserving Mental Health.” told by Daphne Chouliaraki Milner. </w:t>
      </w:r>
      <w:r>
        <w:br/>
      </w:r>
      <w:r w:rsidRPr="4EF5E699" w:rsidR="524255E3">
        <w:rPr>
          <w:rFonts w:ascii="Georgia Pro" w:hAnsi="Georgia Pro" w:eastAsia="Georgia Pro" w:cs="Georgia Pro"/>
          <w:i w:val="1"/>
          <w:iCs w:val="1"/>
          <w:noProof w:val="0"/>
          <w:sz w:val="18"/>
          <w:szCs w:val="18"/>
          <w:lang w:val="en-GB"/>
        </w:rPr>
        <w:t>Atmos</w:t>
      </w:r>
      <w:r w:rsidRPr="4EF5E699" w:rsidR="524255E3">
        <w:rPr>
          <w:rFonts w:ascii="Georgia Pro" w:hAnsi="Georgia Pro" w:eastAsia="Georgia Pro" w:cs="Georgia Pro"/>
          <w:noProof w:val="0"/>
          <w:sz w:val="18"/>
          <w:szCs w:val="18"/>
          <w:lang w:val="en-GB"/>
        </w:rPr>
        <w:t xml:space="preserve">, 17 May 2022, </w:t>
      </w:r>
      <w:hyperlink r:id="R1344900f97a54529">
        <w:r w:rsidRPr="4EF5E699" w:rsidR="524255E3">
          <w:rPr>
            <w:rStyle w:val="Hyperlink"/>
            <w:rFonts w:ascii="Georgia Pro" w:hAnsi="Georgia Pro" w:eastAsia="Georgia Pro" w:cs="Georgia Pro"/>
            <w:noProof w:val="0"/>
            <w:sz w:val="18"/>
            <w:szCs w:val="18"/>
            <w:lang w:val="en-GB"/>
          </w:rPr>
          <w:t>atmos.earth/tori-tsui-climate-justice-conserving-biodiversity-preserving-mental-health/</w:t>
        </w:r>
      </w:hyperlink>
    </w:p>
    <w:p w:rsidR="00AF18FA" w:rsidP="2FDF23B2" w:rsidRDefault="2A9D4930" w14:paraId="5060F570" w14:textId="29366978">
      <w:pPr>
        <w:pStyle w:val="Standaard"/>
        <w:spacing w:after="160"/>
        <w:rPr>
          <w:rFonts w:ascii="Georgia Pro" w:hAnsi="Georgia Pro" w:eastAsia="Georgia Pro" w:cs="Georgia Pro"/>
          <w:sz w:val="18"/>
          <w:szCs w:val="18"/>
        </w:rPr>
      </w:pPr>
      <w:r>
        <w:br/>
      </w:r>
      <w:r w:rsidRPr="4EF5E699" w:rsidR="45018B41">
        <w:rPr>
          <w:rFonts w:ascii="Georgia Pro" w:hAnsi="Georgia Pro" w:eastAsia="Georgia Pro" w:cs="Georgia Pro"/>
          <w:noProof w:val="0"/>
          <w:sz w:val="18"/>
          <w:szCs w:val="18"/>
          <w:lang w:val="en-GB"/>
        </w:rPr>
        <w:t xml:space="preserve">Tsui, Tori, </w:t>
      </w:r>
      <w:hyperlink r:id="R99d80eec1fb24b72">
        <w:r w:rsidRPr="4EF5E699" w:rsidR="45018B41">
          <w:rPr>
            <w:rStyle w:val="Hyperlink"/>
            <w:rFonts w:ascii="Georgia Pro" w:hAnsi="Georgia Pro" w:eastAsia="Georgia Pro" w:cs="Georgia Pro"/>
            <w:noProof w:val="0"/>
            <w:sz w:val="18"/>
            <w:szCs w:val="18"/>
            <w:lang w:val="en-GB"/>
          </w:rPr>
          <w:t>www.toritsui.com</w:t>
        </w:r>
      </w:hyperlink>
      <w:r w:rsidRPr="4EF5E699" w:rsidR="45018B41">
        <w:rPr>
          <w:rFonts w:ascii="Georgia Pro" w:hAnsi="Georgia Pro" w:eastAsia="Georgia Pro" w:cs="Georgia Pro"/>
          <w:noProof w:val="0"/>
          <w:sz w:val="18"/>
          <w:szCs w:val="18"/>
          <w:lang w:val="en-GB"/>
        </w:rPr>
        <w:t xml:space="preserve">. </w:t>
      </w:r>
      <w:r>
        <w:br/>
      </w:r>
      <w:r>
        <w:br/>
      </w:r>
      <w:r w:rsidRPr="4EF5E699" w:rsidR="49A9D9C8">
        <w:rPr>
          <w:rFonts w:ascii="Georgia Pro" w:hAnsi="Georgia Pro" w:eastAsia="Georgia Pro" w:cs="Georgia Pro"/>
          <w:sz w:val="18"/>
          <w:szCs w:val="18"/>
        </w:rPr>
        <w:t xml:space="preserve">Tran, Lina. “The Private Companies Pioneering the (New) Space Race.” </w:t>
      </w:r>
      <w:r w:rsidRPr="4EF5E699" w:rsidR="49A9D9C8">
        <w:rPr>
          <w:rFonts w:ascii="Georgia Pro" w:hAnsi="Georgia Pro" w:eastAsia="Georgia Pro" w:cs="Georgia Pro"/>
          <w:i w:val="1"/>
          <w:iCs w:val="1"/>
          <w:sz w:val="18"/>
          <w:szCs w:val="18"/>
        </w:rPr>
        <w:t>AFAR</w:t>
      </w:r>
      <w:r w:rsidRPr="4EF5E699" w:rsidR="49A9D9C8">
        <w:rPr>
          <w:rFonts w:ascii="Georgia Pro" w:hAnsi="Georgia Pro" w:eastAsia="Georgia Pro" w:cs="Georgia Pro"/>
          <w:sz w:val="18"/>
          <w:szCs w:val="18"/>
        </w:rPr>
        <w:t>,</w:t>
      </w:r>
      <w:r w:rsidRPr="4EF5E699" w:rsidR="49A9D9C8">
        <w:rPr>
          <w:rFonts w:ascii="Georgia Pro" w:hAnsi="Georgia Pro" w:eastAsia="Georgia Pro" w:cs="Georgia Pro"/>
          <w:i w:val="1"/>
          <w:iCs w:val="1"/>
          <w:sz w:val="18"/>
          <w:szCs w:val="18"/>
        </w:rPr>
        <w:t xml:space="preserve"> </w:t>
      </w:r>
      <w:r w:rsidRPr="4EF5E699" w:rsidR="49A9D9C8">
        <w:rPr>
          <w:rFonts w:ascii="Georgia Pro" w:hAnsi="Georgia Pro" w:eastAsia="Georgia Pro" w:cs="Georgia Pro"/>
          <w:sz w:val="18"/>
          <w:szCs w:val="18"/>
        </w:rPr>
        <w:t xml:space="preserve">11 Oct. 2022, </w:t>
      </w:r>
      <w:hyperlink r:id="Rcf3eb5ddf62649bd">
        <w:r w:rsidRPr="4EF5E699" w:rsidR="49A9D9C8">
          <w:rPr>
            <w:rStyle w:val="Hyperlink"/>
            <w:rFonts w:ascii="Georgia Pro" w:hAnsi="Georgia Pro" w:eastAsia="Georgia Pro" w:cs="Georgia Pro"/>
            <w:sz w:val="18"/>
            <w:szCs w:val="18"/>
          </w:rPr>
          <w:t>www.afar.com/magazine/these-companies-are-the-future-of-space-tourism.</w:t>
        </w:r>
      </w:hyperlink>
      <w:r w:rsidRPr="4EF5E699" w:rsidR="49A9D9C8">
        <w:rPr>
          <w:rFonts w:ascii="Georgia Pro" w:hAnsi="Georgia Pro" w:eastAsia="Georgia Pro" w:cs="Georgia Pro"/>
          <w:sz w:val="18"/>
          <w:szCs w:val="18"/>
        </w:rPr>
        <w:t xml:space="preserve">  </w:t>
      </w:r>
      <w:r>
        <w:br/>
      </w:r>
      <w:r>
        <w:br/>
      </w:r>
      <w:proofErr w:type="spellStart"/>
      <w:r w:rsidRPr="4EF5E699" w:rsidR="49A9D9C8">
        <w:rPr>
          <w:rFonts w:ascii="Georgia Pro" w:hAnsi="Georgia Pro" w:eastAsia="Georgia Pro" w:cs="Georgia Pro"/>
          <w:sz w:val="18"/>
          <w:szCs w:val="18"/>
        </w:rPr>
        <w:t>Trutmann</w:t>
      </w:r>
      <w:proofErr w:type="spellEnd"/>
      <w:r w:rsidRPr="4EF5E699" w:rsidR="49A9D9C8">
        <w:rPr>
          <w:rFonts w:ascii="Georgia Pro" w:hAnsi="Georgia Pro" w:eastAsia="Georgia Pro" w:cs="Georgia Pro"/>
          <w:sz w:val="18"/>
          <w:szCs w:val="18"/>
        </w:rPr>
        <w:t xml:space="preserve">, Peter. </w:t>
      </w:r>
      <w:r w:rsidRPr="4EF5E699" w:rsidR="49A9D9C8">
        <w:rPr>
          <w:rFonts w:ascii="Georgia Pro" w:hAnsi="Georgia Pro" w:eastAsia="Georgia Pro" w:cs="Georgia Pro"/>
          <w:i w:val="1"/>
          <w:iCs w:val="1"/>
          <w:sz w:val="18"/>
          <w:szCs w:val="18"/>
        </w:rPr>
        <w:t>The Forgotten Mushrooms of Peru</w:t>
      </w:r>
      <w:r w:rsidRPr="4EF5E699" w:rsidR="49A9D9C8">
        <w:rPr>
          <w:rFonts w:ascii="Georgia Pro" w:hAnsi="Georgia Pro" w:eastAsia="Georgia Pro" w:cs="Georgia Pro"/>
          <w:sz w:val="18"/>
          <w:szCs w:val="18"/>
        </w:rPr>
        <w:t xml:space="preserve">, </w:t>
      </w:r>
      <w:r w:rsidRPr="4EF5E699" w:rsidR="49A9D9C8">
        <w:rPr>
          <w:rFonts w:ascii="Georgia Pro" w:hAnsi="Georgia Pro" w:eastAsia="Georgia Pro" w:cs="Georgia Pro"/>
          <w:i w:val="1"/>
          <w:iCs w:val="1"/>
          <w:sz w:val="18"/>
          <w:szCs w:val="18"/>
        </w:rPr>
        <w:t>Ph.D.</w:t>
      </w:r>
      <w:r w:rsidRPr="4EF5E699" w:rsidR="49A9D9C8">
        <w:rPr>
          <w:rFonts w:ascii="Georgia Pro" w:hAnsi="Georgia Pro" w:eastAsia="Georgia Pro" w:cs="Georgia Pro"/>
          <w:sz w:val="18"/>
          <w:szCs w:val="18"/>
        </w:rPr>
        <w:t>, Global Mountain Action, 2012.</w:t>
      </w:r>
      <w:r>
        <w:br/>
      </w:r>
      <w:r w:rsidRPr="4EF5E699" w:rsidR="49A9D9C8">
        <w:rPr>
          <w:rFonts w:ascii="Georgia Pro" w:hAnsi="Georgia Pro" w:eastAsia="Georgia Pro" w:cs="Georgia Pro"/>
          <w:sz w:val="18"/>
          <w:szCs w:val="18"/>
        </w:rPr>
        <w:t>Accessed Jan. 8, 2023</w:t>
      </w:r>
      <w:r>
        <w:br/>
      </w:r>
      <w:r>
        <w:br/>
      </w:r>
      <w:r w:rsidRPr="4EF5E699" w:rsidR="4DE35695">
        <w:rPr>
          <w:rFonts w:ascii="Georgia Pro" w:hAnsi="Georgia Pro" w:eastAsia="Georgia Pro" w:cs="Georgia Pro"/>
          <w:noProof w:val="0"/>
          <w:sz w:val="18"/>
          <w:szCs w:val="18"/>
          <w:lang w:val="en-GB"/>
        </w:rPr>
        <w:t xml:space="preserve">Tsing, Anna </w:t>
      </w:r>
      <w:proofErr w:type="spellStart"/>
      <w:r w:rsidRPr="4EF5E699" w:rsidR="4DE35695">
        <w:rPr>
          <w:rFonts w:ascii="Georgia Pro" w:hAnsi="Georgia Pro" w:eastAsia="Georgia Pro" w:cs="Georgia Pro"/>
          <w:noProof w:val="0"/>
          <w:sz w:val="18"/>
          <w:szCs w:val="18"/>
          <w:lang w:val="en-GB"/>
        </w:rPr>
        <w:t>Lowenhaupt</w:t>
      </w:r>
      <w:proofErr w:type="spellEnd"/>
      <w:r w:rsidRPr="4EF5E699" w:rsidR="4DE35695">
        <w:rPr>
          <w:rFonts w:ascii="Georgia Pro" w:hAnsi="Georgia Pro" w:eastAsia="Georgia Pro" w:cs="Georgia Pro"/>
          <w:noProof w:val="0"/>
          <w:sz w:val="18"/>
          <w:szCs w:val="18"/>
          <w:lang w:val="en-GB"/>
        </w:rPr>
        <w:t xml:space="preserve">. </w:t>
      </w:r>
      <w:r w:rsidRPr="4EF5E699" w:rsidR="4DE35695">
        <w:rPr>
          <w:rFonts w:ascii="Georgia Pro" w:hAnsi="Georgia Pro" w:eastAsia="Georgia Pro" w:cs="Georgia Pro"/>
          <w:i w:val="1"/>
          <w:iCs w:val="1"/>
          <w:noProof w:val="0"/>
          <w:sz w:val="18"/>
          <w:szCs w:val="18"/>
          <w:lang w:val="en-GB"/>
        </w:rPr>
        <w:t>The Mushroom at the End of the World: On the Possibility of Life in Capitalist Ruins</w:t>
      </w:r>
      <w:r w:rsidRPr="4EF5E699" w:rsidR="4DE35695">
        <w:rPr>
          <w:rFonts w:ascii="Georgia Pro" w:hAnsi="Georgia Pro" w:eastAsia="Georgia Pro" w:cs="Georgia Pro"/>
          <w:noProof w:val="0"/>
          <w:sz w:val="18"/>
          <w:szCs w:val="18"/>
          <w:lang w:val="en-GB"/>
        </w:rPr>
        <w:t>. Amsterdam, Netherlands, Amsterdam UP, 2021.</w:t>
      </w:r>
      <w:r>
        <w:br/>
      </w:r>
      <w:r>
        <w:br/>
      </w:r>
      <w:r w:rsidRPr="4EF5E699" w:rsidR="49A9D9C8">
        <w:rPr>
          <w:rFonts w:ascii="Georgia Pro" w:hAnsi="Georgia Pro" w:eastAsia="Georgia Pro" w:cs="Georgia Pro"/>
          <w:sz w:val="18"/>
          <w:szCs w:val="18"/>
        </w:rPr>
        <w:t xml:space="preserve">“Types of Orbits.” ESA, 30 Mar. 2020, </w:t>
      </w:r>
      <w:r>
        <w:br/>
      </w:r>
      <w:hyperlink r:id="Ra266cf55e9b04fbc">
        <w:r w:rsidRPr="4EF5E699" w:rsidR="49A9D9C8">
          <w:rPr>
            <w:rStyle w:val="Hyperlink"/>
            <w:rFonts w:ascii="Georgia Pro" w:hAnsi="Georgia Pro" w:eastAsia="Georgia Pro" w:cs="Georgia Pro"/>
            <w:sz w:val="18"/>
            <w:szCs w:val="18"/>
          </w:rPr>
          <w:t>www.esa.int/Enabling_Support/Space_Transportation/Types_of_orbits</w:t>
        </w:r>
      </w:hyperlink>
      <w:r w:rsidRPr="4EF5E699" w:rsidR="49A9D9C8">
        <w:rPr>
          <w:rFonts w:ascii="Georgia Pro" w:hAnsi="Georgia Pro" w:eastAsia="Georgia Pro" w:cs="Georgia Pro"/>
          <w:sz w:val="18"/>
          <w:szCs w:val="18"/>
        </w:rPr>
        <w:t xml:space="preserve">.  </w:t>
      </w:r>
      <w:r>
        <w:br/>
      </w:r>
      <w:r w:rsidRPr="4EF5E699" w:rsidR="49A9D9C8">
        <w:rPr>
          <w:rFonts w:ascii="Georgia Pro" w:hAnsi="Georgia Pro" w:eastAsia="Georgia Pro" w:cs="Georgia Pro"/>
          <w:sz w:val="18"/>
          <w:szCs w:val="18"/>
        </w:rPr>
        <w:t>Accessed 24 Jan. 2023.</w:t>
      </w:r>
      <w:r>
        <w:br/>
      </w:r>
      <w:r>
        <w:br/>
      </w:r>
      <w:r w:rsidRPr="4EF5E699" w:rsidR="66FA5758">
        <w:rPr>
          <w:rFonts w:ascii="Georgia Pro" w:hAnsi="Georgia Pro" w:eastAsia="Georgia Pro" w:cs="Georgia Pro"/>
          <w:sz w:val="18"/>
          <w:szCs w:val="18"/>
        </w:rPr>
        <w:t xml:space="preserve">Ward, Mary. “Climate anxiety is real, and young people are feeling it.” </w:t>
      </w:r>
      <w:r w:rsidRPr="4EF5E699" w:rsidR="66FA5758">
        <w:rPr>
          <w:rFonts w:ascii="Georgia Pro" w:hAnsi="Georgia Pro" w:eastAsia="Georgia Pro" w:cs="Georgia Pro"/>
          <w:i w:val="1"/>
          <w:iCs w:val="1"/>
          <w:sz w:val="18"/>
          <w:szCs w:val="18"/>
        </w:rPr>
        <w:t>The Sydney Morning Herald</w:t>
      </w:r>
      <w:r w:rsidRPr="4EF5E699" w:rsidR="66FA5758">
        <w:rPr>
          <w:rFonts w:ascii="Georgia Pro" w:hAnsi="Georgia Pro" w:eastAsia="Georgia Pro" w:cs="Georgia Pro"/>
          <w:sz w:val="18"/>
          <w:szCs w:val="18"/>
        </w:rPr>
        <w:t>,</w:t>
      </w:r>
      <w:r>
        <w:br/>
      </w:r>
      <w:r w:rsidRPr="4EF5E699" w:rsidR="66FA5758">
        <w:rPr>
          <w:rFonts w:ascii="Georgia Pro" w:hAnsi="Georgia Pro" w:eastAsia="Georgia Pro" w:cs="Georgia Pro"/>
          <w:sz w:val="18"/>
          <w:szCs w:val="18"/>
        </w:rPr>
        <w:t xml:space="preserve">20 Sept. 2019,  </w:t>
      </w:r>
      <w:hyperlink r:id="R9fd700e2593842b3">
        <w:r w:rsidRPr="4EF5E699" w:rsidR="66FA5758">
          <w:rPr>
            <w:rStyle w:val="Hyperlink"/>
            <w:rFonts w:ascii="Georgia Pro" w:hAnsi="Georgia Pro" w:eastAsia="Georgia Pro" w:cs="Georgia Pro"/>
            <w:sz w:val="18"/>
            <w:szCs w:val="18"/>
          </w:rPr>
          <w:t>www.smh.com.au/lifestyle/health-and-wellness/climate-anxiety-is-real-and-young-people-are-feeling-it-20190918-p52soj.html</w:t>
        </w:r>
      </w:hyperlink>
      <w:r w:rsidRPr="4EF5E699" w:rsidR="66FA5758">
        <w:rPr>
          <w:rFonts w:ascii="Georgia Pro" w:hAnsi="Georgia Pro" w:eastAsia="Georgia Pro" w:cs="Georgia Pro"/>
          <w:sz w:val="18"/>
          <w:szCs w:val="18"/>
        </w:rPr>
        <w:t>.</w:t>
      </w:r>
      <w:r>
        <w:br/>
      </w:r>
    </w:p>
    <w:p w:rsidR="00AF18FA" w:rsidP="1A38F639" w:rsidRDefault="4709917E" w14:paraId="7B5CAEB5" w14:textId="068137F8">
      <w:pPr>
        <w:pStyle w:val="Voetnoottekst"/>
        <w:spacing w:after="160"/>
      </w:pPr>
      <w:r w:rsidRPr="1A38F639">
        <w:rPr>
          <w:rFonts w:ascii="Georgia Pro" w:hAnsi="Georgia Pro" w:eastAsia="Georgia Pro" w:cs="Georgia Pro"/>
          <w:sz w:val="18"/>
          <w:szCs w:val="18"/>
        </w:rPr>
        <w:t>Warmerdam, et al. “</w:t>
      </w:r>
      <w:proofErr w:type="spellStart"/>
      <w:r w:rsidRPr="1A38F639">
        <w:rPr>
          <w:rFonts w:ascii="Georgia Pro" w:hAnsi="Georgia Pro" w:eastAsia="Georgia Pro" w:cs="Georgia Pro"/>
          <w:sz w:val="18"/>
          <w:szCs w:val="18"/>
        </w:rPr>
        <w:t>Antwoorden</w:t>
      </w:r>
      <w:proofErr w:type="spellEnd"/>
      <w:r w:rsidRPr="1A38F639">
        <w:rPr>
          <w:rFonts w:ascii="Georgia Pro" w:hAnsi="Georgia Pro" w:eastAsia="Georgia Pro" w:cs="Georgia Pro"/>
          <w:sz w:val="18"/>
          <w:szCs w:val="18"/>
        </w:rPr>
        <w:t xml:space="preserve"> op </w:t>
      </w:r>
      <w:proofErr w:type="spellStart"/>
      <w:r w:rsidRPr="1A38F639">
        <w:rPr>
          <w:rFonts w:ascii="Georgia Pro" w:hAnsi="Georgia Pro" w:eastAsia="Georgia Pro" w:cs="Georgia Pro"/>
          <w:sz w:val="18"/>
          <w:szCs w:val="18"/>
        </w:rPr>
        <w:t>Kamervragen</w:t>
      </w:r>
      <w:proofErr w:type="spellEnd"/>
      <w:r w:rsidRPr="1A38F639">
        <w:rPr>
          <w:rFonts w:ascii="Georgia Pro" w:hAnsi="Georgia Pro" w:eastAsia="Georgia Pro" w:cs="Georgia Pro"/>
          <w:sz w:val="18"/>
          <w:szCs w:val="18"/>
        </w:rPr>
        <w:t xml:space="preserve"> over </w:t>
      </w:r>
      <w:proofErr w:type="spellStart"/>
      <w:r w:rsidRPr="1A38F639">
        <w:rPr>
          <w:rFonts w:ascii="Georgia Pro" w:hAnsi="Georgia Pro" w:eastAsia="Georgia Pro" w:cs="Georgia Pro"/>
          <w:sz w:val="18"/>
          <w:szCs w:val="18"/>
        </w:rPr>
        <w:t>therapeutisch</w:t>
      </w:r>
      <w:proofErr w:type="spellEnd"/>
      <w:r w:rsidRPr="1A38F639">
        <w:rPr>
          <w:rFonts w:ascii="Georgia Pro" w:hAnsi="Georgia Pro" w:eastAsia="Georgia Pro" w:cs="Georgia Pro"/>
          <w:sz w:val="18"/>
          <w:szCs w:val="18"/>
        </w:rPr>
        <w:t xml:space="preserve"> </w:t>
      </w:r>
      <w:proofErr w:type="spellStart"/>
      <w:r w:rsidRPr="1A38F639">
        <w:rPr>
          <w:rFonts w:ascii="Georgia Pro" w:hAnsi="Georgia Pro" w:eastAsia="Georgia Pro" w:cs="Georgia Pro"/>
          <w:sz w:val="18"/>
          <w:szCs w:val="18"/>
        </w:rPr>
        <w:t>gebruik</w:t>
      </w:r>
      <w:proofErr w:type="spellEnd"/>
      <w:r w:rsidRPr="1A38F639">
        <w:rPr>
          <w:rFonts w:ascii="Georgia Pro" w:hAnsi="Georgia Pro" w:eastAsia="Georgia Pro" w:cs="Georgia Pro"/>
          <w:sz w:val="18"/>
          <w:szCs w:val="18"/>
        </w:rPr>
        <w:t xml:space="preserve"> van </w:t>
      </w:r>
      <w:proofErr w:type="spellStart"/>
      <w:r w:rsidRPr="1A38F639">
        <w:rPr>
          <w:rFonts w:ascii="Georgia Pro" w:hAnsi="Georgia Pro" w:eastAsia="Georgia Pro" w:cs="Georgia Pro"/>
          <w:sz w:val="18"/>
          <w:szCs w:val="18"/>
        </w:rPr>
        <w:t>psychedelica</w:t>
      </w:r>
      <w:proofErr w:type="spellEnd"/>
      <w:r w:rsidRPr="1A38F639">
        <w:rPr>
          <w:rFonts w:ascii="Georgia Pro" w:hAnsi="Georgia Pro" w:eastAsia="Georgia Pro" w:cs="Georgia Pro"/>
          <w:sz w:val="18"/>
          <w:szCs w:val="18"/>
        </w:rPr>
        <w:t xml:space="preserve"> </w:t>
      </w:r>
      <w:r>
        <w:br/>
      </w:r>
      <w:proofErr w:type="spellStart"/>
      <w:r w:rsidRPr="1A38F639">
        <w:rPr>
          <w:rFonts w:ascii="Georgia Pro" w:hAnsi="Georgia Pro" w:eastAsia="Georgia Pro" w:cs="Georgia Pro"/>
          <w:sz w:val="18"/>
          <w:szCs w:val="18"/>
        </w:rPr>
        <w:t>zoals</w:t>
      </w:r>
      <w:proofErr w:type="spellEnd"/>
      <w:r w:rsidRPr="1A38F639">
        <w:rPr>
          <w:rFonts w:ascii="Georgia Pro" w:hAnsi="Georgia Pro" w:eastAsia="Georgia Pro" w:cs="Georgia Pro"/>
          <w:sz w:val="18"/>
          <w:szCs w:val="18"/>
        </w:rPr>
        <w:t xml:space="preserve"> </w:t>
      </w:r>
      <w:proofErr w:type="spellStart"/>
      <w:r w:rsidRPr="1A38F639">
        <w:rPr>
          <w:rFonts w:ascii="Georgia Pro" w:hAnsi="Georgia Pro" w:eastAsia="Georgia Pro" w:cs="Georgia Pro"/>
          <w:sz w:val="18"/>
          <w:szCs w:val="18"/>
        </w:rPr>
        <w:t>psilocybine</w:t>
      </w:r>
      <w:proofErr w:type="spellEnd"/>
      <w:r w:rsidRPr="1A38F639">
        <w:rPr>
          <w:rFonts w:ascii="Georgia Pro" w:hAnsi="Georgia Pro" w:eastAsia="Georgia Pro" w:cs="Georgia Pro"/>
          <w:sz w:val="18"/>
          <w:szCs w:val="18"/>
        </w:rPr>
        <w:t xml:space="preserve">, </w:t>
      </w:r>
      <w:proofErr w:type="spellStart"/>
      <w:r w:rsidRPr="1A38F639">
        <w:rPr>
          <w:rFonts w:ascii="Georgia Pro" w:hAnsi="Georgia Pro" w:eastAsia="Georgia Pro" w:cs="Georgia Pro"/>
          <w:sz w:val="18"/>
          <w:szCs w:val="18"/>
        </w:rPr>
        <w:t>mdma</w:t>
      </w:r>
      <w:proofErr w:type="spellEnd"/>
      <w:r w:rsidRPr="1A38F639">
        <w:rPr>
          <w:rFonts w:ascii="Georgia Pro" w:hAnsi="Georgia Pro" w:eastAsia="Georgia Pro" w:cs="Georgia Pro"/>
          <w:sz w:val="18"/>
          <w:szCs w:val="18"/>
        </w:rPr>
        <w:t xml:space="preserve"> </w:t>
      </w:r>
      <w:proofErr w:type="spellStart"/>
      <w:r w:rsidRPr="1A38F639">
        <w:rPr>
          <w:rFonts w:ascii="Georgia Pro" w:hAnsi="Georgia Pro" w:eastAsia="Georgia Pro" w:cs="Georgia Pro"/>
          <w:sz w:val="18"/>
          <w:szCs w:val="18"/>
        </w:rPr>
        <w:t>en</w:t>
      </w:r>
      <w:proofErr w:type="spellEnd"/>
      <w:r w:rsidRPr="1A38F639">
        <w:rPr>
          <w:rFonts w:ascii="Georgia Pro" w:hAnsi="Georgia Pro" w:eastAsia="Georgia Pro" w:cs="Georgia Pro"/>
          <w:sz w:val="18"/>
          <w:szCs w:val="18"/>
        </w:rPr>
        <w:t xml:space="preserve"> ketamine.” </w:t>
      </w:r>
      <w:proofErr w:type="spellStart"/>
      <w:r w:rsidRPr="1A38F639">
        <w:rPr>
          <w:rFonts w:ascii="Georgia Pro" w:hAnsi="Georgia Pro" w:eastAsia="Georgia Pro" w:cs="Georgia Pro"/>
          <w:i/>
          <w:iCs/>
          <w:sz w:val="18"/>
          <w:szCs w:val="18"/>
        </w:rPr>
        <w:t>Ministerie</w:t>
      </w:r>
      <w:proofErr w:type="spellEnd"/>
      <w:r w:rsidRPr="1A38F639">
        <w:rPr>
          <w:rFonts w:ascii="Georgia Pro" w:hAnsi="Georgia Pro" w:eastAsia="Georgia Pro" w:cs="Georgia Pro"/>
          <w:i/>
          <w:iCs/>
          <w:sz w:val="18"/>
          <w:szCs w:val="18"/>
        </w:rPr>
        <w:t xml:space="preserve"> van </w:t>
      </w:r>
      <w:proofErr w:type="spellStart"/>
      <w:r w:rsidRPr="1A38F639">
        <w:rPr>
          <w:rFonts w:ascii="Georgia Pro" w:hAnsi="Georgia Pro" w:eastAsia="Georgia Pro" w:cs="Georgia Pro"/>
          <w:i/>
          <w:iCs/>
          <w:sz w:val="18"/>
          <w:szCs w:val="18"/>
        </w:rPr>
        <w:t>Volksgezondheid</w:t>
      </w:r>
      <w:proofErr w:type="spellEnd"/>
      <w:r w:rsidRPr="1A38F639">
        <w:rPr>
          <w:rFonts w:ascii="Georgia Pro" w:hAnsi="Georgia Pro" w:eastAsia="Georgia Pro" w:cs="Georgia Pro"/>
          <w:i/>
          <w:iCs/>
          <w:sz w:val="18"/>
          <w:szCs w:val="18"/>
        </w:rPr>
        <w:t xml:space="preserve">, </w:t>
      </w:r>
      <w:proofErr w:type="spellStart"/>
      <w:r w:rsidRPr="1A38F639">
        <w:rPr>
          <w:rFonts w:ascii="Georgia Pro" w:hAnsi="Georgia Pro" w:eastAsia="Georgia Pro" w:cs="Georgia Pro"/>
          <w:i/>
          <w:iCs/>
          <w:sz w:val="18"/>
          <w:szCs w:val="18"/>
        </w:rPr>
        <w:t>Welzijn</w:t>
      </w:r>
      <w:proofErr w:type="spellEnd"/>
      <w:r w:rsidRPr="1A38F639">
        <w:rPr>
          <w:rFonts w:ascii="Georgia Pro" w:hAnsi="Georgia Pro" w:eastAsia="Georgia Pro" w:cs="Georgia Pro"/>
          <w:i/>
          <w:iCs/>
          <w:sz w:val="18"/>
          <w:szCs w:val="18"/>
        </w:rPr>
        <w:t xml:space="preserve"> </w:t>
      </w:r>
      <w:proofErr w:type="spellStart"/>
      <w:r w:rsidRPr="1A38F639">
        <w:rPr>
          <w:rFonts w:ascii="Georgia Pro" w:hAnsi="Georgia Pro" w:eastAsia="Georgia Pro" w:cs="Georgia Pro"/>
          <w:i/>
          <w:iCs/>
          <w:sz w:val="18"/>
          <w:szCs w:val="18"/>
        </w:rPr>
        <w:t>en</w:t>
      </w:r>
      <w:proofErr w:type="spellEnd"/>
      <w:r w:rsidRPr="1A38F639">
        <w:rPr>
          <w:rFonts w:ascii="Georgia Pro" w:hAnsi="Georgia Pro" w:eastAsia="Georgia Pro" w:cs="Georgia Pro"/>
          <w:i/>
          <w:iCs/>
          <w:sz w:val="18"/>
          <w:szCs w:val="18"/>
        </w:rPr>
        <w:t xml:space="preserve"> Sport</w:t>
      </w:r>
      <w:r w:rsidRPr="1A38F639">
        <w:rPr>
          <w:rFonts w:ascii="Georgia Pro" w:hAnsi="Georgia Pro" w:eastAsia="Georgia Pro" w:cs="Georgia Pro"/>
          <w:sz w:val="18"/>
          <w:szCs w:val="18"/>
        </w:rPr>
        <w:t>, 15 March 2022.</w:t>
      </w:r>
      <w:r>
        <w:br/>
      </w:r>
      <w:hyperlink r:id="rId80">
        <w:r w:rsidRPr="1A38F639">
          <w:rPr>
            <w:rStyle w:val="Hyperlink"/>
            <w:rFonts w:ascii="Georgia Pro" w:hAnsi="Georgia Pro" w:eastAsia="Georgia Pro" w:cs="Georgia Pro"/>
            <w:sz w:val="18"/>
            <w:szCs w:val="18"/>
          </w:rPr>
          <w:t>open.overheid.nl/repository/ronl-85eb1e2fa66550f5821ac79a115ca20d29370df2/1/pdf/antwoorden-op-kamervragen-over-therapeutisch-gebruik-van-psychedelica-zoals-psilocybine-mdma-en-ketamine.pdf</w:t>
        </w:r>
        <w:r>
          <w:br/>
        </w:r>
        <w:r>
          <w:br/>
        </w:r>
      </w:hyperlink>
      <w:r w:rsidRPr="1A38F639">
        <w:rPr>
          <w:rFonts w:ascii="Georgia Pro" w:hAnsi="Georgia Pro" w:eastAsia="Georgia Pro" w:cs="Georgia Pro"/>
          <w:sz w:val="18"/>
          <w:szCs w:val="18"/>
        </w:rPr>
        <w:t xml:space="preserve">Whalebone. “Psilocybin on the Psyche” </w:t>
      </w:r>
      <w:r w:rsidRPr="1A38F639">
        <w:rPr>
          <w:rFonts w:ascii="Georgia Pro" w:hAnsi="Georgia Pro" w:eastAsia="Georgia Pro" w:cs="Georgia Pro"/>
          <w:i/>
          <w:iCs/>
          <w:sz w:val="18"/>
          <w:szCs w:val="18"/>
        </w:rPr>
        <w:t>The Hippie Issue</w:t>
      </w:r>
      <w:r w:rsidRPr="1A38F639">
        <w:rPr>
          <w:rFonts w:ascii="Georgia Pro" w:hAnsi="Georgia Pro" w:eastAsia="Georgia Pro" w:cs="Georgia Pro"/>
          <w:sz w:val="18"/>
          <w:szCs w:val="18"/>
        </w:rPr>
        <w:t xml:space="preserve">, 28 Oct. 2021, </w:t>
      </w:r>
      <w:r>
        <w:br/>
      </w:r>
      <w:hyperlink r:id="rId81">
        <w:r w:rsidRPr="1A38F639">
          <w:rPr>
            <w:rStyle w:val="Hyperlink"/>
            <w:rFonts w:ascii="Georgia Pro" w:hAnsi="Georgia Pro" w:eastAsia="Georgia Pro" w:cs="Georgia Pro"/>
            <w:sz w:val="18"/>
            <w:szCs w:val="18"/>
          </w:rPr>
          <w:t>whalebonemag.com/psilocybin-on-the-psyche/</w:t>
        </w:r>
        <w:r>
          <w:br/>
        </w:r>
        <w:r>
          <w:br/>
        </w:r>
      </w:hyperlink>
      <w:r w:rsidRPr="1A38F639">
        <w:rPr>
          <w:rFonts w:ascii="Georgia Pro" w:hAnsi="Georgia Pro" w:eastAsia="Georgia Pro" w:cs="Georgia Pro"/>
          <w:sz w:val="18"/>
          <w:szCs w:val="18"/>
        </w:rPr>
        <w:t xml:space="preserve">Williams, Matt. “Mushrooms Could Solve a Huge Problem in Outer Space.” </w:t>
      </w:r>
      <w:r>
        <w:br/>
      </w:r>
      <w:r w:rsidRPr="1A38F639">
        <w:rPr>
          <w:rFonts w:ascii="Georgia Pro" w:hAnsi="Georgia Pro" w:eastAsia="Georgia Pro" w:cs="Georgia Pro"/>
          <w:sz w:val="18"/>
          <w:szCs w:val="18"/>
        </w:rPr>
        <w:t xml:space="preserve">Inverse, 24 May 2021, </w:t>
      </w:r>
      <w:hyperlink r:id="rId82">
        <w:r w:rsidRPr="1A38F639">
          <w:rPr>
            <w:rStyle w:val="Hyperlink"/>
            <w:rFonts w:ascii="Georgia Pro" w:hAnsi="Georgia Pro" w:eastAsia="Georgia Pro" w:cs="Georgia Pro"/>
            <w:sz w:val="18"/>
            <w:szCs w:val="18"/>
          </w:rPr>
          <w:t>www.inverse.com/innovation/mushroom-satellites</w:t>
        </w:r>
      </w:hyperlink>
      <w:r w:rsidRPr="1A38F639">
        <w:rPr>
          <w:rFonts w:ascii="Georgia Pro" w:hAnsi="Georgia Pro" w:eastAsia="Georgia Pro" w:cs="Georgia Pro"/>
          <w:sz w:val="18"/>
          <w:szCs w:val="18"/>
        </w:rPr>
        <w:t>.</w:t>
      </w:r>
      <w:r>
        <w:br/>
      </w:r>
      <w:r>
        <w:br/>
      </w:r>
      <w:r w:rsidRPr="1A38F639">
        <w:rPr>
          <w:rFonts w:ascii="Georgia Pro" w:hAnsi="Georgia Pro" w:eastAsia="Georgia Pro" w:cs="Georgia Pro"/>
          <w:sz w:val="18"/>
          <w:szCs w:val="18"/>
        </w:rPr>
        <w:t>Zukerman, Wendy, host. “Magic Mushrooms: Trip Through the Science.”</w:t>
      </w:r>
      <w:r w:rsidRPr="1A38F639">
        <w:rPr>
          <w:rFonts w:ascii="Georgia Pro" w:hAnsi="Georgia Pro" w:eastAsia="Georgia Pro" w:cs="Georgia Pro"/>
          <w:i/>
          <w:iCs/>
          <w:sz w:val="18"/>
          <w:szCs w:val="18"/>
        </w:rPr>
        <w:t xml:space="preserve"> Science Vs, Spotify,</w:t>
      </w:r>
      <w:r w:rsidRPr="1A38F639">
        <w:rPr>
          <w:rFonts w:ascii="Georgia Pro" w:hAnsi="Georgia Pro" w:eastAsia="Georgia Pro" w:cs="Georgia Pro"/>
          <w:sz w:val="18"/>
          <w:szCs w:val="18"/>
        </w:rPr>
        <w:t xml:space="preserve"> 11 Dec. 2020</w:t>
      </w:r>
      <w:r>
        <w:br/>
      </w:r>
      <w:r>
        <w:br/>
      </w:r>
    </w:p>
    <w:sectPr w:rsidR="00AF18FA">
      <w:headerReference w:type="default" r:id="rId83"/>
      <w:footerReference w:type="default" r:id="rId84"/>
      <w:pgSz w:w="11906" w:h="16838"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60A10" w:rsidRDefault="00F60A10" w14:paraId="109B0B6C" w14:textId="77777777">
      <w:pPr>
        <w:spacing w:after="0" w:line="240" w:lineRule="auto"/>
      </w:pPr>
      <w:r>
        <w:separator/>
      </w:r>
    </w:p>
  </w:endnote>
  <w:endnote w:type="continuationSeparator" w:id="0">
    <w:p w:rsidR="00F60A10" w:rsidRDefault="00F60A10" w14:paraId="74ED163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altName w:val="Arial Nova"/>
    <w:charset w:val="00"/>
    <w:family w:val="swiss"/>
    <w:pitch w:val="variable"/>
    <w:sig w:usb0="0000028F" w:usb1="00000002" w:usb2="00000000" w:usb3="00000000" w:csb0="0000019F" w:csb1="00000000"/>
  </w:font>
  <w:font w:name="Georgia Pro">
    <w:altName w:val="Cambria"/>
    <w:charset w:val="00"/>
    <w:family w:val="roman"/>
    <w:pitch w:val="variable"/>
    <w:sig w:usb0="800002AF"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0D22387" w:rsidTr="10D22387" w14:paraId="004F78F7" w14:textId="77777777">
      <w:trPr>
        <w:trHeight w:val="300"/>
      </w:trPr>
      <w:tc>
        <w:tcPr>
          <w:tcW w:w="3005" w:type="dxa"/>
        </w:tcPr>
        <w:p w:rsidR="10D22387" w:rsidP="10D22387" w:rsidRDefault="10D22387" w14:paraId="675B5435" w14:textId="6C18D67F">
          <w:pPr>
            <w:pStyle w:val="Koptekst"/>
            <w:ind w:left="-115"/>
          </w:pPr>
        </w:p>
      </w:tc>
      <w:tc>
        <w:tcPr>
          <w:tcW w:w="3005" w:type="dxa"/>
        </w:tcPr>
        <w:p w:rsidR="10D22387" w:rsidP="10D22387" w:rsidRDefault="10D22387" w14:paraId="7482D39A" w14:textId="4F5C3113">
          <w:pPr>
            <w:pStyle w:val="Koptekst"/>
            <w:jc w:val="center"/>
          </w:pPr>
        </w:p>
      </w:tc>
      <w:tc>
        <w:tcPr>
          <w:tcW w:w="3005" w:type="dxa"/>
        </w:tcPr>
        <w:p w:rsidR="10D22387" w:rsidP="10D22387" w:rsidRDefault="10D22387" w14:paraId="3596EA57" w14:textId="34B12E64">
          <w:pPr>
            <w:pStyle w:val="Koptekst"/>
            <w:ind w:right="-115"/>
            <w:jc w:val="right"/>
          </w:pPr>
        </w:p>
      </w:tc>
    </w:tr>
  </w:tbl>
  <w:p w:rsidR="10D22387" w:rsidP="10D22387" w:rsidRDefault="10D22387" w14:paraId="7149A8B7" w14:textId="250B325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footnote w:type="separator" w:id="-1">
    <w:p w:rsidR="00F60A10" w:rsidRDefault="00F60A10" w14:paraId="2D09FDF7" w14:textId="77777777">
      <w:pPr>
        <w:spacing w:after="0" w:line="240" w:lineRule="auto"/>
      </w:pPr>
      <w:r>
        <w:separator/>
      </w:r>
    </w:p>
  </w:footnote>
  <w:footnote w:type="continuationSeparator" w:id="0">
    <w:p w:rsidR="00F60A10" w:rsidRDefault="00F60A10" w14:paraId="5E33B44F" w14:textId="77777777">
      <w:pPr>
        <w:spacing w:after="0" w:line="240" w:lineRule="auto"/>
      </w:pPr>
      <w:r>
        <w:continuationSeparator/>
      </w:r>
    </w:p>
  </w:footnote>
  <w:footnote w:id="2">
    <w:p w:rsidR="1A38F639" w:rsidP="1A38F639" w:rsidRDefault="1A38F639" w14:paraId="056BEEDA" w14:textId="1D900181">
      <w:pPr>
        <w:pStyle w:val="Voetnoottekst"/>
        <w:rPr>
          <w:rFonts w:ascii="Georgia Pro" w:hAnsi="Georgia Pro" w:eastAsia="Georgia Pro" w:cs="Georgia Pro"/>
          <w:sz w:val="18"/>
          <w:szCs w:val="18"/>
        </w:rPr>
      </w:pPr>
      <w:r w:rsidRPr="1A38F639">
        <w:rPr>
          <w:rStyle w:val="Voetnootmarkering"/>
        </w:rPr>
        <w:footnoteRef/>
      </w:r>
      <w:r>
        <w:t xml:space="preserve"> </w:t>
      </w:r>
      <w:r w:rsidRPr="1A38F639">
        <w:rPr>
          <w:rFonts w:ascii="Georgia Pro" w:hAnsi="Georgia Pro" w:eastAsia="Georgia Pro" w:cs="Georgia Pro"/>
          <w:sz w:val="18"/>
          <w:szCs w:val="18"/>
        </w:rPr>
        <w:t xml:space="preserve">ESA. “Apply now to become an ESA astronaut.” </w:t>
      </w:r>
      <w:r w:rsidRPr="1A38F639">
        <w:rPr>
          <w:rFonts w:ascii="Georgia Pro" w:hAnsi="Georgia Pro" w:eastAsia="Georgia Pro" w:cs="Georgia Pro"/>
          <w:i/>
          <w:iCs/>
          <w:sz w:val="18"/>
          <w:szCs w:val="18"/>
        </w:rPr>
        <w:t>ESA (European Space Agency)</w:t>
      </w:r>
      <w:r w:rsidRPr="1A38F639">
        <w:rPr>
          <w:rFonts w:ascii="Georgia Pro" w:hAnsi="Georgia Pro" w:eastAsia="Georgia Pro" w:cs="Georgia Pro"/>
          <w:sz w:val="18"/>
          <w:szCs w:val="18"/>
        </w:rPr>
        <w:t xml:space="preserve">,  31 March 2021, </w:t>
      </w:r>
      <w:hyperlink r:id="rId1">
        <w:r w:rsidRPr="1A38F639">
          <w:rPr>
            <w:rStyle w:val="Hyperlink"/>
            <w:rFonts w:ascii="Georgia Pro" w:hAnsi="Georgia Pro" w:eastAsia="Georgia Pro" w:cs="Georgia Pro"/>
            <w:sz w:val="18"/>
            <w:szCs w:val="18"/>
          </w:rPr>
          <w:t>www.esa.int/About_Us/Careers_at_ES/Apply_now_to_become_an_ESA_astronaut</w:t>
        </w:r>
      </w:hyperlink>
      <w:r w:rsidRPr="1A38F639">
        <w:rPr>
          <w:rFonts w:ascii="Georgia Pro" w:hAnsi="Georgia Pro" w:eastAsia="Georgia Pro" w:cs="Georgia Pro"/>
          <w:sz w:val="18"/>
          <w:szCs w:val="18"/>
        </w:rPr>
        <w:t xml:space="preserve">. </w:t>
      </w:r>
      <w:r>
        <w:br/>
      </w:r>
      <w:r w:rsidRPr="1A38F639">
        <w:rPr>
          <w:rFonts w:ascii="Georgia Pro" w:hAnsi="Georgia Pro" w:eastAsia="Georgia Pro" w:cs="Georgia Pro"/>
          <w:sz w:val="18"/>
          <w:szCs w:val="18"/>
        </w:rPr>
        <w:t>Accessed 24 Jan. 2023</w:t>
      </w:r>
      <w:r>
        <w:br/>
      </w:r>
      <w:r>
        <w:br/>
      </w:r>
      <w:r w:rsidRPr="1A38F639">
        <w:rPr>
          <w:rFonts w:ascii="Georgia Pro" w:hAnsi="Georgia Pro" w:eastAsia="Georgia Pro" w:cs="Georgia Pro"/>
          <w:sz w:val="18"/>
          <w:szCs w:val="18"/>
        </w:rPr>
        <w:t xml:space="preserve">ESA. “Astronaut selection 2021-22 FAQs.” </w:t>
      </w:r>
      <w:r w:rsidRPr="1A38F639">
        <w:rPr>
          <w:rFonts w:ascii="Georgia Pro" w:hAnsi="Georgia Pro" w:eastAsia="Georgia Pro" w:cs="Georgia Pro"/>
          <w:i/>
          <w:iCs/>
          <w:sz w:val="18"/>
          <w:szCs w:val="18"/>
        </w:rPr>
        <w:t>ESA (European Space Agency)</w:t>
      </w:r>
      <w:r w:rsidRPr="1A38F639">
        <w:rPr>
          <w:rFonts w:ascii="Georgia Pro" w:hAnsi="Georgia Pro" w:eastAsia="Georgia Pro" w:cs="Georgia Pro"/>
          <w:sz w:val="18"/>
          <w:szCs w:val="18"/>
        </w:rPr>
        <w:t xml:space="preserve">,  </w:t>
      </w:r>
      <w:hyperlink r:id="rId2">
        <w:r w:rsidRPr="1A38F639">
          <w:rPr>
            <w:rStyle w:val="Hyperlink"/>
            <w:rFonts w:ascii="Georgia Pro" w:hAnsi="Georgia Pro" w:eastAsia="Georgia Pro" w:cs="Georgia Pro"/>
            <w:sz w:val="18"/>
            <w:szCs w:val="18"/>
          </w:rPr>
          <w:t>www.esa.int/About_Us/Careers_at_ESA/ESA_Astronaut_Selection/Astronaut_selection_2021-22_FAQs</w:t>
        </w:r>
      </w:hyperlink>
      <w:r w:rsidRPr="1A38F639">
        <w:rPr>
          <w:rFonts w:ascii="Georgia Pro" w:hAnsi="Georgia Pro" w:eastAsia="Georgia Pro" w:cs="Georgia Pro"/>
          <w:sz w:val="18"/>
          <w:szCs w:val="18"/>
        </w:rPr>
        <w:t xml:space="preserve">.  </w:t>
      </w:r>
      <w:r>
        <w:br/>
      </w:r>
      <w:r w:rsidRPr="1A38F639">
        <w:rPr>
          <w:rFonts w:ascii="Georgia Pro" w:hAnsi="Georgia Pro" w:eastAsia="Georgia Pro" w:cs="Georgia Pro"/>
          <w:sz w:val="18"/>
          <w:szCs w:val="18"/>
        </w:rPr>
        <w:t>Accessed 24 Jan. 2023</w:t>
      </w:r>
      <w:r>
        <w:br/>
      </w:r>
      <w:r>
        <w:br/>
      </w:r>
      <w:r w:rsidRPr="1A38F639">
        <w:rPr>
          <w:rFonts w:ascii="Georgia Pro" w:hAnsi="Georgia Pro" w:eastAsia="Georgia Pro" w:cs="Georgia Pro"/>
          <w:sz w:val="18"/>
          <w:szCs w:val="18"/>
        </w:rPr>
        <w:t xml:space="preserve">ESA. “Explore career opportunities.” </w:t>
      </w:r>
      <w:r w:rsidRPr="1A38F639">
        <w:rPr>
          <w:rFonts w:ascii="Georgia Pro" w:hAnsi="Georgia Pro" w:eastAsia="Georgia Pro" w:cs="Georgia Pro"/>
          <w:i/>
          <w:iCs/>
          <w:sz w:val="18"/>
          <w:szCs w:val="18"/>
        </w:rPr>
        <w:t>Jobs / ESA (European Space Agency)</w:t>
      </w:r>
      <w:r w:rsidRPr="1A38F639">
        <w:rPr>
          <w:rFonts w:ascii="Georgia Pro" w:hAnsi="Georgia Pro" w:eastAsia="Georgia Pro" w:cs="Georgia Pro"/>
          <w:sz w:val="18"/>
          <w:szCs w:val="18"/>
        </w:rPr>
        <w:t xml:space="preserve">,  </w:t>
      </w:r>
      <w:r>
        <w:br/>
      </w:r>
      <w:hyperlink r:id="rId3">
        <w:r w:rsidRPr="1A38F639">
          <w:rPr>
            <w:rStyle w:val="Hyperlink"/>
            <w:rFonts w:ascii="Georgia Pro" w:hAnsi="Georgia Pro" w:eastAsia="Georgia Pro" w:cs="Georgia Pro"/>
            <w:sz w:val="18"/>
            <w:szCs w:val="18"/>
          </w:rPr>
          <w:t>jobs.esa.int</w:t>
        </w:r>
      </w:hyperlink>
      <w:r w:rsidRPr="1A38F639">
        <w:rPr>
          <w:rFonts w:ascii="Georgia Pro" w:hAnsi="Georgia Pro" w:eastAsia="Georgia Pro" w:cs="Georgia Pro"/>
          <w:sz w:val="18"/>
          <w:szCs w:val="18"/>
        </w:rPr>
        <w:t>, Accessed 23 Jan. 2023</w:t>
      </w:r>
    </w:p>
  </w:footnote>
  <w:footnote w:id="3">
    <w:p w:rsidR="2642E46A" w:rsidP="2642E46A" w:rsidRDefault="2642E46A" w14:paraId="0B0EBAFC" w14:textId="6FE8AECE">
      <w:pPr>
        <w:rPr>
          <w:rFonts w:ascii="Georgia Pro" w:hAnsi="Georgia Pro" w:eastAsia="Georgia Pro" w:cs="Georgia Pro"/>
          <w:sz w:val="18"/>
          <w:szCs w:val="18"/>
          <w:lang w:val="nl-NL"/>
        </w:rPr>
      </w:pPr>
      <w:r w:rsidRPr="2642E46A">
        <w:rPr>
          <w:rStyle w:val="Voetnootmarkering"/>
        </w:rPr>
        <w:footnoteRef/>
      </w:r>
      <w:r w:rsidR="4D568C8F">
        <w:t xml:space="preserve"> </w:t>
      </w:r>
      <w:r w:rsidRPr="4D568C8F" w:rsidR="4D568C8F">
        <w:rPr>
          <w:rFonts w:ascii="Georgia Pro" w:hAnsi="Georgia Pro" w:eastAsia="Georgia Pro" w:cs="Georgia Pro"/>
          <w:sz w:val="18"/>
          <w:szCs w:val="18"/>
          <w:lang w:val="nl-NL"/>
        </w:rPr>
        <w:t xml:space="preserve">Brand, Steward. </w:t>
      </w:r>
      <w:proofErr w:type="spellStart"/>
      <w:r w:rsidRPr="4D568C8F" w:rsidR="4D568C8F">
        <w:rPr>
          <w:rFonts w:ascii="Georgia Pro" w:hAnsi="Georgia Pro" w:eastAsia="Georgia Pro" w:cs="Georgia Pro"/>
          <w:i/>
          <w:iCs/>
          <w:sz w:val="18"/>
          <w:szCs w:val="18"/>
          <w:lang w:val="nl-NL"/>
        </w:rPr>
        <w:t>Whole</w:t>
      </w:r>
      <w:proofErr w:type="spellEnd"/>
      <w:r w:rsidRPr="4D568C8F" w:rsidR="4D568C8F">
        <w:rPr>
          <w:rFonts w:ascii="Georgia Pro" w:hAnsi="Georgia Pro" w:eastAsia="Georgia Pro" w:cs="Georgia Pro"/>
          <w:i/>
          <w:iCs/>
          <w:sz w:val="18"/>
          <w:szCs w:val="18"/>
          <w:lang w:val="nl-NL"/>
        </w:rPr>
        <w:t xml:space="preserve"> Earth </w:t>
      </w:r>
      <w:proofErr w:type="spellStart"/>
      <w:r w:rsidRPr="4D568C8F" w:rsidR="4D568C8F">
        <w:rPr>
          <w:rFonts w:ascii="Georgia Pro" w:hAnsi="Georgia Pro" w:eastAsia="Georgia Pro" w:cs="Georgia Pro"/>
          <w:i/>
          <w:iCs/>
          <w:sz w:val="18"/>
          <w:szCs w:val="18"/>
          <w:lang w:val="nl-NL"/>
        </w:rPr>
        <w:t>Catalogue</w:t>
      </w:r>
      <w:proofErr w:type="spellEnd"/>
      <w:r w:rsidRPr="4D568C8F" w:rsidR="4D568C8F">
        <w:rPr>
          <w:rFonts w:ascii="Georgia Pro" w:hAnsi="Georgia Pro" w:eastAsia="Georgia Pro" w:cs="Georgia Pro"/>
          <w:sz w:val="18"/>
          <w:szCs w:val="18"/>
          <w:lang w:val="nl-NL"/>
        </w:rPr>
        <w:t xml:space="preserve">, Spring of 1969, </w:t>
      </w:r>
      <w:hyperlink r:id="rId4">
        <w:r w:rsidRPr="4D568C8F" w:rsidR="4D568C8F">
          <w:rPr>
            <w:rStyle w:val="Hyperlink"/>
            <w:rFonts w:ascii="Georgia Pro" w:hAnsi="Georgia Pro" w:eastAsia="Georgia Pro" w:cs="Georgia Pro"/>
            <w:sz w:val="18"/>
            <w:szCs w:val="18"/>
            <w:lang w:val="nl-NL"/>
          </w:rPr>
          <w:t>doorofperception.com/wp-content/uploads/whole_earth_catalog-spring-1969.pdf</w:t>
        </w:r>
      </w:hyperlink>
      <w:r w:rsidRPr="4D568C8F" w:rsidR="4D568C8F">
        <w:rPr>
          <w:rFonts w:ascii="Georgia Pro" w:hAnsi="Georgia Pro" w:eastAsia="Georgia Pro" w:cs="Georgia Pro"/>
          <w:sz w:val="18"/>
          <w:szCs w:val="18"/>
          <w:lang w:val="nl-NL"/>
        </w:rPr>
        <w:t>.</w:t>
      </w:r>
    </w:p>
    <w:p w:rsidR="2642E46A" w:rsidP="2642E46A" w:rsidRDefault="2642E46A" w14:paraId="0DB6079F" w14:textId="271FD31E">
      <w:pPr>
        <w:rPr>
          <w:rFonts w:ascii="Georgia Pro" w:hAnsi="Georgia Pro" w:eastAsia="Georgia Pro" w:cs="Georgia Pro"/>
          <w:sz w:val="18"/>
          <w:szCs w:val="18"/>
          <w:lang w:val="nl-NL"/>
        </w:rPr>
      </w:pPr>
      <w:r w:rsidRPr="2642E46A">
        <w:rPr>
          <w:rFonts w:ascii="Georgia Pro" w:hAnsi="Georgia Pro" w:eastAsia="Georgia Pro" w:cs="Georgia Pro"/>
          <w:sz w:val="18"/>
          <w:szCs w:val="18"/>
          <w:lang w:val="nl-NL"/>
        </w:rPr>
        <w:t>Brand, Steward.</w:t>
      </w:r>
      <w:r w:rsidRPr="2642E46A">
        <w:rPr>
          <w:rFonts w:ascii="Georgia Pro" w:hAnsi="Georgia Pro" w:eastAsia="Georgia Pro" w:cs="Georgia Pro"/>
          <w:i/>
          <w:iCs/>
          <w:sz w:val="18"/>
          <w:szCs w:val="18"/>
          <w:lang w:val="nl-NL"/>
        </w:rPr>
        <w:t xml:space="preserve"> </w:t>
      </w:r>
      <w:proofErr w:type="spellStart"/>
      <w:r w:rsidRPr="2642E46A">
        <w:rPr>
          <w:rFonts w:ascii="Georgia Pro" w:hAnsi="Georgia Pro" w:eastAsia="Georgia Pro" w:cs="Georgia Pro"/>
          <w:i/>
          <w:iCs/>
          <w:sz w:val="18"/>
          <w:szCs w:val="18"/>
          <w:lang w:val="nl-NL"/>
        </w:rPr>
        <w:t>Whole</w:t>
      </w:r>
      <w:proofErr w:type="spellEnd"/>
      <w:r w:rsidRPr="2642E46A">
        <w:rPr>
          <w:rFonts w:ascii="Georgia Pro" w:hAnsi="Georgia Pro" w:eastAsia="Georgia Pro" w:cs="Georgia Pro"/>
          <w:i/>
          <w:iCs/>
          <w:sz w:val="18"/>
          <w:szCs w:val="18"/>
          <w:lang w:val="nl-NL"/>
        </w:rPr>
        <w:t xml:space="preserve"> Earth </w:t>
      </w:r>
      <w:proofErr w:type="spellStart"/>
      <w:r w:rsidRPr="2642E46A">
        <w:rPr>
          <w:rFonts w:ascii="Georgia Pro" w:hAnsi="Georgia Pro" w:eastAsia="Georgia Pro" w:cs="Georgia Pro"/>
          <w:i/>
          <w:iCs/>
          <w:sz w:val="18"/>
          <w:szCs w:val="18"/>
          <w:lang w:val="nl-NL"/>
        </w:rPr>
        <w:t>Catalogue</w:t>
      </w:r>
      <w:proofErr w:type="spellEnd"/>
      <w:r w:rsidRPr="2642E46A">
        <w:rPr>
          <w:rFonts w:ascii="Georgia Pro" w:hAnsi="Georgia Pro" w:eastAsia="Georgia Pro" w:cs="Georgia Pro"/>
          <w:sz w:val="18"/>
          <w:szCs w:val="18"/>
          <w:lang w:val="nl-NL"/>
        </w:rPr>
        <w:t xml:space="preserve">, </w:t>
      </w:r>
      <w:proofErr w:type="spellStart"/>
      <w:r w:rsidRPr="2642E46A">
        <w:rPr>
          <w:rFonts w:ascii="Georgia Pro" w:hAnsi="Georgia Pro" w:eastAsia="Georgia Pro" w:cs="Georgia Pro"/>
          <w:sz w:val="18"/>
          <w:szCs w:val="18"/>
          <w:lang w:val="nl-NL"/>
        </w:rPr>
        <w:t>Fall</w:t>
      </w:r>
      <w:proofErr w:type="spellEnd"/>
      <w:r w:rsidRPr="2642E46A">
        <w:rPr>
          <w:rFonts w:ascii="Georgia Pro" w:hAnsi="Georgia Pro" w:eastAsia="Georgia Pro" w:cs="Georgia Pro"/>
          <w:sz w:val="18"/>
          <w:szCs w:val="18"/>
          <w:lang w:val="nl-NL"/>
        </w:rPr>
        <w:t xml:space="preserve"> 1968, </w:t>
      </w:r>
      <w:hyperlink r:id="rId5">
        <w:r w:rsidRPr="2642E46A">
          <w:rPr>
            <w:rStyle w:val="Hyperlink"/>
            <w:rFonts w:ascii="Georgia Pro" w:hAnsi="Georgia Pro" w:eastAsia="Georgia Pro" w:cs="Georgia Pro"/>
            <w:sz w:val="18"/>
            <w:szCs w:val="18"/>
            <w:lang w:val="nl-NL"/>
          </w:rPr>
          <w:t>monoskop.org/images/0/09/Brand_Stewart_Whole_Earth_Catalog_Fall_1968.pdf</w:t>
        </w:r>
      </w:hyperlink>
      <w:r w:rsidRPr="2642E46A">
        <w:rPr>
          <w:rFonts w:ascii="Georgia Pro" w:hAnsi="Georgia Pro" w:eastAsia="Georgia Pro" w:cs="Georgia Pro"/>
          <w:sz w:val="18"/>
          <w:szCs w:val="18"/>
          <w:lang w:val="nl-NL"/>
        </w:rPr>
        <w:t>.</w:t>
      </w:r>
    </w:p>
    <w:p w:rsidR="2642E46A" w:rsidP="2642E46A" w:rsidRDefault="2642E46A" w14:paraId="32644F57" w14:textId="5583DCEB">
      <w:pPr>
        <w:pStyle w:val="Voetnoottekst"/>
      </w:pPr>
    </w:p>
  </w:footnote>
  <w:footnote w:id="4">
    <w:p w:rsidR="283C8BCB" w:rsidP="283C8BCB" w:rsidRDefault="283C8BCB" w14:paraId="5B907508" w14:textId="55011C4B">
      <w:pPr>
        <w:pStyle w:val="Voetnoottekst"/>
      </w:pPr>
      <w:r w:rsidRPr="283C8BCB">
        <w:rPr>
          <w:rStyle w:val="Voetnootmarkering"/>
        </w:rPr>
        <w:footnoteRef/>
      </w:r>
      <w:r w:rsidRPr="283C8BCB" w:rsidR="2FDF23B2">
        <w:rPr>
          <w:rFonts w:ascii="Georgia Pro" w:hAnsi="Georgia Pro" w:eastAsia="Georgia Pro" w:cs="Georgia Pro"/>
          <w:sz w:val="18"/>
          <w:szCs w:val="18"/>
        </w:rPr>
        <w:t xml:space="preserve"> </w:t>
      </w:r>
      <w:r w:rsidRPr="283C8BCB" w:rsidR="2FDF23B2">
        <w:rPr>
          <w:rFonts w:ascii="Georgia Pro" w:hAnsi="Georgia Pro" w:eastAsia="Georgia Pro" w:cs="Georgia Pro"/>
          <w:sz w:val="18"/>
          <w:szCs w:val="18"/>
          <w:lang w:val="nl-NL"/>
        </w:rPr>
        <w:t xml:space="preserve">A. </w:t>
      </w:r>
      <w:proofErr w:type="spellStart"/>
      <w:r w:rsidRPr="283C8BCB" w:rsidR="2FDF23B2">
        <w:rPr>
          <w:rFonts w:ascii="Georgia Pro" w:hAnsi="Georgia Pro" w:eastAsia="Georgia Pro" w:cs="Georgia Pro"/>
          <w:sz w:val="18"/>
          <w:szCs w:val="18"/>
          <w:lang w:val="nl-NL"/>
        </w:rPr>
        <w:t>Cernan</w:t>
      </w:r>
      <w:proofErr w:type="spellEnd"/>
      <w:r w:rsidRPr="283C8BCB" w:rsidR="2FDF23B2">
        <w:rPr>
          <w:rFonts w:ascii="Georgia Pro" w:hAnsi="Georgia Pro" w:eastAsia="Georgia Pro" w:cs="Georgia Pro"/>
          <w:sz w:val="18"/>
          <w:szCs w:val="18"/>
          <w:lang w:val="nl-NL"/>
        </w:rPr>
        <w:t xml:space="preserve">, Eugene. </w:t>
      </w:r>
      <w:proofErr w:type="gramStart"/>
      <w:r w:rsidRPr="283C8BCB" w:rsidR="2FDF23B2">
        <w:rPr>
          <w:rFonts w:ascii="Georgia Pro" w:hAnsi="Georgia Pro" w:eastAsia="Georgia Pro" w:cs="Georgia Pro"/>
          <w:sz w:val="18"/>
          <w:szCs w:val="18"/>
          <w:lang w:val="nl-NL"/>
        </w:rPr>
        <w:t xml:space="preserve">et</w:t>
      </w:r>
      <w:proofErr w:type="gramEnd"/>
      <w:r w:rsidRPr="283C8BCB" w:rsidR="2FDF23B2">
        <w:rPr>
          <w:rFonts w:ascii="Georgia Pro" w:hAnsi="Georgia Pro" w:eastAsia="Georgia Pro" w:cs="Georgia Pro"/>
          <w:sz w:val="18"/>
          <w:szCs w:val="18"/>
          <w:lang w:val="nl-NL"/>
        </w:rPr>
        <w:t xml:space="preserve"> al, (The Apollo 17 crew). </w:t>
      </w:r>
      <w:r>
        <w:br/>
      </w:r>
      <w:r w:rsidRPr="283C8BCB" w:rsidR="2FDF23B2">
        <w:rPr>
          <w:rFonts w:ascii="Georgia Pro" w:hAnsi="Georgia Pro" w:eastAsia="Georgia Pro" w:cs="Georgia Pro"/>
          <w:sz w:val="18"/>
          <w:szCs w:val="18"/>
          <w:lang w:val="nl-NL"/>
        </w:rPr>
        <w:t xml:space="preserve">“Blue </w:t>
      </w:r>
      <w:proofErr w:type="spellStart"/>
      <w:r w:rsidRPr="283C8BCB" w:rsidR="2FDF23B2">
        <w:rPr>
          <w:rFonts w:ascii="Georgia Pro" w:hAnsi="Georgia Pro" w:eastAsia="Georgia Pro" w:cs="Georgia Pro"/>
          <w:sz w:val="18"/>
          <w:szCs w:val="18"/>
          <w:lang w:val="nl-NL"/>
        </w:rPr>
        <w:t>Marble</w:t>
      </w:r>
      <w:proofErr w:type="spellEnd"/>
      <w:r w:rsidRPr="283C8BCB" w:rsidR="2FDF23B2">
        <w:rPr>
          <w:rFonts w:ascii="Georgia Pro" w:hAnsi="Georgia Pro" w:eastAsia="Georgia Pro" w:cs="Georgia Pro"/>
          <w:sz w:val="18"/>
          <w:szCs w:val="18"/>
          <w:lang w:val="nl-NL"/>
        </w:rPr>
        <w:t xml:space="preserve"> - Image of </w:t>
      </w:r>
      <w:proofErr w:type="spellStart"/>
      <w:r w:rsidRPr="283C8BCB" w:rsidR="2FDF23B2">
        <w:rPr>
          <w:rFonts w:ascii="Georgia Pro" w:hAnsi="Georgia Pro" w:eastAsia="Georgia Pro" w:cs="Georgia Pro"/>
          <w:sz w:val="18"/>
          <w:szCs w:val="18"/>
          <w:lang w:val="nl-NL"/>
        </w:rPr>
        <w:t>the</w:t>
      </w:r>
      <w:proofErr w:type="spellEnd"/>
      <w:r w:rsidRPr="283C8BCB" w:rsidR="2FDF23B2">
        <w:rPr>
          <w:rFonts w:ascii="Georgia Pro" w:hAnsi="Georgia Pro" w:eastAsia="Georgia Pro" w:cs="Georgia Pro"/>
          <w:sz w:val="18"/>
          <w:szCs w:val="18"/>
          <w:lang w:val="nl-NL"/>
        </w:rPr>
        <w:t xml:space="preserve"> Earth </w:t>
      </w:r>
      <w:proofErr w:type="spellStart"/>
      <w:r w:rsidRPr="283C8BCB" w:rsidR="2FDF23B2">
        <w:rPr>
          <w:rFonts w:ascii="Georgia Pro" w:hAnsi="Georgia Pro" w:eastAsia="Georgia Pro" w:cs="Georgia Pro"/>
          <w:sz w:val="18"/>
          <w:szCs w:val="18"/>
          <w:lang w:val="nl-NL"/>
        </w:rPr>
        <w:t xml:space="preserve">from</w:t>
      </w:r>
      <w:proofErr w:type="spellEnd"/>
      <w:r w:rsidRPr="283C8BCB" w:rsidR="2FDF23B2">
        <w:rPr>
          <w:rFonts w:ascii="Georgia Pro" w:hAnsi="Georgia Pro" w:eastAsia="Georgia Pro" w:cs="Georgia Pro"/>
          <w:sz w:val="18"/>
          <w:szCs w:val="18"/>
          <w:lang w:val="nl-NL"/>
        </w:rPr>
        <w:t xml:space="preserve"> Apollo 17.” </w:t>
      </w:r>
      <w:proofErr w:type="spellStart"/>
      <w:r w:rsidRPr="2FDF23B2" w:rsidR="2FDF23B2">
        <w:rPr>
          <w:rFonts w:ascii="Georgia Pro" w:hAnsi="Georgia Pro" w:eastAsia="Georgia Pro" w:cs="Georgia Pro"/>
          <w:i w:val="1"/>
          <w:iCs w:val="1"/>
          <w:sz w:val="18"/>
          <w:szCs w:val="18"/>
          <w:lang w:val="nl-NL"/>
        </w:rPr>
        <w:t>Nasa</w:t>
      </w:r>
      <w:proofErr w:type="spellEnd"/>
      <w:r w:rsidRPr="4D568C8F" w:rsidR="2FDF23B2">
        <w:rPr>
          <w:rFonts w:ascii="Georgia Pro" w:hAnsi="Georgia Pro" w:eastAsia="Georgia Pro" w:cs="Georgia Pro"/>
          <w:sz w:val="18"/>
          <w:szCs w:val="18"/>
          <w:lang w:val="nl-NL"/>
        </w:rPr>
        <w:t>, 30 Nov. 2007,</w:t>
      </w:r>
      <w:r w:rsidRPr="2FDF23B2" w:rsidR="2FDF23B2">
        <w:rPr>
          <w:rFonts w:ascii="Georgia Pro" w:hAnsi="Georgia Pro" w:eastAsia="Georgia Pro" w:cs="Georgia Pro"/>
          <w:i w:val="1"/>
          <w:iCs w:val="1"/>
          <w:sz w:val="18"/>
          <w:szCs w:val="18"/>
          <w:lang w:val="nl-NL"/>
        </w:rPr>
        <w:t xml:space="preserve"> </w:t>
      </w:r>
      <w:r>
        <w:br/>
      </w:r>
      <w:hyperlink r:id="R4b7cea62595d42ab">
        <w:r w:rsidRPr="2FDF23B2" w:rsidR="2FDF23B2">
          <w:rPr>
            <w:rStyle w:val="Hyperlink"/>
            <w:rFonts w:ascii="Georgia Pro" w:hAnsi="Georgia Pro" w:eastAsia="Georgia Pro" w:cs="Georgia Pro"/>
            <w:i w:val="1"/>
            <w:iCs w:val="1"/>
            <w:sz w:val="18"/>
            <w:szCs w:val="18"/>
            <w:lang w:val="nl-NL"/>
          </w:rPr>
          <w:t>www.</w:t>
        </w:r>
        <w:r w:rsidRPr="283C8BCB" w:rsidR="2FDF23B2">
          <w:rPr>
            <w:rStyle w:val="Hyperlink"/>
            <w:rFonts w:ascii="Georgia Pro" w:hAnsi="Georgia Pro" w:eastAsia="Georgia Pro" w:cs="Georgia Pro"/>
            <w:sz w:val="18"/>
            <w:szCs w:val="18"/>
            <w:lang w:val="nl-NL"/>
          </w:rPr>
          <w:t>nasa.gov/content/blue-marble-image-of-the-earth-from-apollo-17</w:t>
        </w:r>
      </w:hyperlink>
      <w:r w:rsidRPr="283C8BCB" w:rsidR="2FDF23B2">
        <w:rPr>
          <w:rFonts w:ascii="Georgia Pro" w:hAnsi="Georgia Pro" w:eastAsia="Georgia Pro" w:cs="Georgia Pro"/>
          <w:sz w:val="18"/>
          <w:szCs w:val="18"/>
          <w:lang w:val="nl-NL"/>
        </w:rPr>
        <w:t xml:space="preserve"> </w:t>
      </w:r>
      <w:r>
        <w:br/>
      </w:r>
      <w:r w:rsidRPr="2FDF23B2" w:rsidR="2FDF23B2">
        <w:rPr>
          <w:rFonts w:ascii="Georgia Pro" w:hAnsi="Georgia Pro" w:eastAsia="Georgia Pro" w:cs="Georgia Pro"/>
          <w:i w:val="1"/>
          <w:iCs w:val="1"/>
          <w:sz w:val="18"/>
          <w:szCs w:val="18"/>
          <w:lang w:val="nl-NL"/>
        </w:rPr>
        <w:t>A</w:t>
      </w:r>
      <w:r w:rsidRPr="2FDF23B2" w:rsidR="2FDF23B2">
        <w:rPr>
          <w:rFonts w:ascii="Georgia Pro" w:hAnsi="Georgia Pro" w:eastAsia="Georgia Pro" w:cs="Georgia Pro"/>
          <w:i w:val="1"/>
          <w:iCs w:val="1"/>
          <w:sz w:val="18"/>
          <w:szCs w:val="18"/>
          <w:lang w:val="nl-NL"/>
        </w:rPr>
        <w:t>ccessed</w:t>
      </w:r>
      <w:r w:rsidRPr="2FDF23B2" w:rsidR="2FDF23B2">
        <w:rPr>
          <w:rFonts w:ascii="Georgia Pro" w:hAnsi="Georgia Pro" w:eastAsia="Georgia Pro" w:cs="Georgia Pro"/>
          <w:i w:val="1"/>
          <w:iCs w:val="1"/>
          <w:sz w:val="18"/>
          <w:szCs w:val="18"/>
          <w:lang w:val="nl-NL"/>
        </w:rPr>
        <w:t xml:space="preserve"> 24 Jan. 2023</w:t>
      </w:r>
    </w:p>
  </w:footnote>
  <w:footnote w:id="11">
    <w:p w:rsidR="5E541E0F" w:rsidP="2C2AB389" w:rsidRDefault="5E541E0F" w14:paraId="44E27B92" w14:textId="7EF8D04B">
      <w:pPr>
        <w:spacing w:after="0"/>
        <w:rPr>
          <w:rFonts w:ascii="Georgia Pro" w:hAnsi="Georgia Pro" w:eastAsia="Georgia Pro" w:cs="Georgia Pro"/>
          <w:sz w:val="18"/>
          <w:szCs w:val="18"/>
        </w:rPr>
      </w:pPr>
      <w:r w:rsidRPr="2C2AB389">
        <w:rPr>
          <w:rStyle w:val="Voetnootmarkering"/>
          <w:sz w:val="18"/>
          <w:szCs w:val="18"/>
        </w:rPr>
        <w:footnoteRef/>
      </w:r>
      <w:r w:rsidRPr="2C2AB389" w:rsidR="2C2AB389">
        <w:rPr>
          <w:rFonts w:ascii="Georgia Pro" w:hAnsi="Georgia Pro" w:eastAsia="Georgia Pro" w:cs="Georgia Pro"/>
          <w:sz w:val="18"/>
          <w:szCs w:val="18"/>
        </w:rPr>
        <w:t xml:space="preserve"> </w:t>
      </w:r>
      <w:r w:rsidRPr="2C2AB389" w:rsidR="2C2AB389">
        <w:rPr>
          <w:rFonts w:ascii="Georgia Pro" w:hAnsi="Georgia Pro" w:eastAsia="Georgia Pro" w:cs="Georgia Pro"/>
          <w:sz w:val="18"/>
          <w:szCs w:val="18"/>
        </w:rPr>
        <w:t>Sliwa</w:t>
      </w:r>
      <w:r w:rsidRPr="2C2AB389" w:rsidR="2C2AB389">
        <w:rPr>
          <w:rFonts w:ascii="Georgia Pro" w:hAnsi="Georgia Pro" w:eastAsia="Georgia Pro" w:cs="Georgia Pro"/>
          <w:sz w:val="18"/>
          <w:szCs w:val="18"/>
        </w:rPr>
        <w:t xml:space="preserve">, Jim. " Climate Change's Toll On Mental Health." </w:t>
      </w:r>
      <w:r w:rsidRPr="2C2AB389" w:rsidR="2C2AB389">
        <w:rPr>
          <w:rFonts w:ascii="Georgia Pro" w:hAnsi="Georgia Pro" w:eastAsia="Georgia Pro" w:cs="Georgia Pro"/>
          <w:i w:val="1"/>
          <w:iCs w:val="1"/>
          <w:sz w:val="18"/>
          <w:szCs w:val="18"/>
        </w:rPr>
        <w:t xml:space="preserve">American Psychological Association</w:t>
      </w:r>
      <w:r w:rsidRPr="2C2AB389" w:rsidR="2C2AB389">
        <w:rPr>
          <w:rFonts w:ascii="Georgia Pro" w:hAnsi="Georgia Pro" w:eastAsia="Georgia Pro" w:cs="Georgia Pro"/>
          <w:sz w:val="18"/>
          <w:szCs w:val="18"/>
        </w:rPr>
        <w:t xml:space="preserve">, </w:t>
      </w:r>
      <w:r>
        <w:br/>
      </w:r>
      <w:r w:rsidRPr="2C2AB389" w:rsidR="2C2AB389">
        <w:rPr>
          <w:rFonts w:ascii="Georgia Pro" w:hAnsi="Georgia Pro" w:eastAsia="Georgia Pro" w:cs="Georgia Pro"/>
          <w:sz w:val="18"/>
          <w:szCs w:val="18"/>
        </w:rPr>
        <w:t xml:space="preserve">29 March 2017, </w:t>
      </w:r>
      <w:hyperlink r:id="Rf6c44211416d485e">
        <w:r w:rsidRPr="2C2AB389" w:rsidR="2C2AB389">
          <w:rPr>
            <w:rStyle w:val="Hyperlink"/>
            <w:rFonts w:ascii="Georgia Pro" w:hAnsi="Georgia Pro" w:eastAsia="Georgia Pro" w:cs="Georgia Pro"/>
            <w:sz w:val="18"/>
            <w:szCs w:val="18"/>
          </w:rPr>
          <w:t>www.apa.org/news/press/releases/2017/03/climate-mental-health</w:t>
        </w:r>
      </w:hyperlink>
      <w:r w:rsidRPr="2C2AB389" w:rsidR="2C2AB389">
        <w:rPr>
          <w:rFonts w:ascii="Georgia Pro" w:hAnsi="Georgia Pro" w:eastAsia="Georgia Pro" w:cs="Georgia Pro"/>
          <w:sz w:val="18"/>
          <w:szCs w:val="18"/>
        </w:rPr>
        <w:t xml:space="preserve">. </w:t>
      </w:r>
      <w:r>
        <w:br/>
      </w:r>
      <w:r w:rsidRPr="2C2AB389" w:rsidR="2C2AB389">
        <w:rPr>
          <w:rFonts w:ascii="Georgia Pro" w:hAnsi="Georgia Pro" w:eastAsia="Georgia Pro" w:cs="Georgia Pro"/>
          <w:sz w:val="18"/>
          <w:szCs w:val="18"/>
        </w:rPr>
        <w:t>Accessed 26 Jan. 2023</w:t>
      </w:r>
    </w:p>
    <w:p w:rsidR="5E541E0F" w:rsidP="2C2AB389" w:rsidRDefault="5E541E0F" w14:paraId="089737C5" w14:textId="0E615E68" w14:noSpellErr="1">
      <w:pPr>
        <w:pStyle w:val="Voetnoottekst"/>
        <w:rPr>
          <w:sz w:val="18"/>
          <w:szCs w:val="18"/>
        </w:rPr>
      </w:pPr>
    </w:p>
  </w:footnote>
  <w:footnote w:id="12">
    <w:p w:rsidR="5E541E0F" w:rsidP="5CA3CC91" w:rsidRDefault="5E541E0F" w14:paraId="15BEBC9A" w14:textId="7E2C98D1" w14:noSpellErr="1">
      <w:pPr>
        <w:spacing w:after="0"/>
        <w:rPr>
          <w:rFonts w:ascii="Georgia Pro" w:hAnsi="Georgia Pro" w:eastAsia="Georgia Pro" w:cs="Georgia Pro"/>
          <w:sz w:val="18"/>
          <w:szCs w:val="18"/>
        </w:rPr>
      </w:pPr>
      <w:r w:rsidRPr="5CA3CC91">
        <w:rPr>
          <w:rStyle w:val="Voetnootmarkering"/>
          <w:rFonts w:ascii="Georgia Pro" w:hAnsi="Georgia Pro" w:eastAsia="Georgia Pro" w:cs="Georgia Pro"/>
          <w:sz w:val="18"/>
          <w:szCs w:val="18"/>
        </w:rPr>
        <w:footnoteRef/>
      </w:r>
      <w:r w:rsidRPr="5CA3CC91" w:rsidR="2C2AB389">
        <w:rPr>
          <w:rFonts w:ascii="Georgia Pro" w:hAnsi="Georgia Pro" w:eastAsia="Georgia Pro" w:cs="Georgia Pro"/>
          <w:sz w:val="18"/>
          <w:szCs w:val="18"/>
        </w:rPr>
        <w:t xml:space="preserve"> Nugent, Ciara. “Terrified of Climate Change? You Might Have Eco-Anxiety.” </w:t>
      </w:r>
      <w:r>
        <w:br/>
      </w:r>
      <w:r w:rsidRPr="2C2AB389" w:rsidR="2C2AB389">
        <w:rPr>
          <w:rFonts w:ascii="Georgia Pro" w:hAnsi="Georgia Pro" w:eastAsia="Georgia Pro" w:cs="Georgia Pro"/>
          <w:i w:val="1"/>
          <w:iCs w:val="1"/>
          <w:sz w:val="18"/>
          <w:szCs w:val="18"/>
        </w:rPr>
        <w:t xml:space="preserve">TIME</w:t>
      </w:r>
      <w:r w:rsidRPr="5CA3CC91" w:rsidR="2C2AB389">
        <w:rPr>
          <w:rFonts w:ascii="Georgia Pro" w:hAnsi="Georgia Pro" w:eastAsia="Georgia Pro" w:cs="Georgia Pro"/>
          <w:sz w:val="18"/>
          <w:szCs w:val="18"/>
        </w:rPr>
        <w:t xml:space="preserve">, 21 Nov. 2019, </w:t>
      </w:r>
      <w:hyperlink r:id="R3be5ab50e23e4b3f">
        <w:r w:rsidRPr="5CA3CC91" w:rsidR="2C2AB389">
          <w:rPr>
            <w:rStyle w:val="Hyperlink"/>
            <w:rFonts w:ascii="Georgia Pro" w:hAnsi="Georgia Pro" w:eastAsia="Georgia Pro" w:cs="Georgia Pro"/>
            <w:sz w:val="18"/>
            <w:szCs w:val="18"/>
          </w:rPr>
          <w:t>time.com/5735388/climate-change-eco-anxiety/</w:t>
        </w:r>
      </w:hyperlink>
      <w:r w:rsidRPr="5CA3CC91" w:rsidR="2C2AB389">
        <w:rPr>
          <w:rFonts w:ascii="Georgia Pro" w:hAnsi="Georgia Pro" w:eastAsia="Georgia Pro" w:cs="Georgia Pro"/>
          <w:sz w:val="18"/>
          <w:szCs w:val="18"/>
        </w:rPr>
        <w:t xml:space="preserve">.   </w:t>
      </w:r>
      <w:r>
        <w:br/>
      </w:r>
      <w:r w:rsidRPr="5CA3CC91" w:rsidR="2C2AB389">
        <w:rPr>
          <w:rFonts w:ascii="Georgia Pro" w:hAnsi="Georgia Pro" w:eastAsia="Georgia Pro" w:cs="Georgia Pro"/>
          <w:sz w:val="18"/>
          <w:szCs w:val="18"/>
        </w:rPr>
        <w:t>Accessed 24 Jan. 2023</w:t>
      </w:r>
    </w:p>
    <w:p w:rsidR="5E541E0F" w:rsidP="5CA3CC91" w:rsidRDefault="5E541E0F" w14:paraId="6BD9197E" w14:textId="6B4DC192">
      <w:pPr>
        <w:pStyle w:val="Voetnoottekst"/>
        <w:rPr>
          <w:rFonts w:ascii="Georgia Pro" w:hAnsi="Georgia Pro" w:eastAsia="Georgia Pro" w:cs="Georgia Pro"/>
          <w:sz w:val="18"/>
          <w:szCs w:val="18"/>
        </w:rPr>
      </w:pPr>
    </w:p>
  </w:footnote>
  <w:footnote w:id="13">
    <w:p w:rsidR="21F13F52" w:rsidP="2FDF23B2" w:rsidRDefault="21F13F52" w14:paraId="58A40C63" w14:textId="329202BC">
      <w:pPr>
        <w:pStyle w:val="Voetnoottekst"/>
        <w:rPr>
          <w:rFonts w:ascii="Georgia Pro" w:hAnsi="Georgia Pro" w:eastAsia="Georgia Pro" w:cs="Georgia Pro"/>
          <w:noProof w:val="0"/>
          <w:sz w:val="18"/>
          <w:szCs w:val="18"/>
          <w:lang w:val="en-GB"/>
        </w:rPr>
      </w:pPr>
      <w:r w:rsidRPr="21F13F52">
        <w:rPr>
          <w:rStyle w:val="Voetnootmarkering"/>
          <w:rFonts w:ascii="Georgia Pro" w:hAnsi="Georgia Pro" w:eastAsia="Georgia Pro" w:cs="Georgia Pro"/>
          <w:sz w:val="18"/>
          <w:szCs w:val="18"/>
        </w:rPr>
        <w:footnoteRef/>
      </w:r>
      <w:r w:rsidRPr="21F13F52" w:rsidR="4EF5E699">
        <w:rPr>
          <w:rFonts w:ascii="Georgia Pro" w:hAnsi="Georgia Pro" w:eastAsia="Georgia Pro" w:cs="Georgia Pro"/>
          <w:sz w:val="18"/>
          <w:szCs w:val="18"/>
        </w:rPr>
        <w:t xml:space="preserve"> Aimee Lewis-</w:t>
      </w:r>
      <w:r w:rsidRPr="21F13F52" w:rsidR="4EF5E699">
        <w:rPr>
          <w:rFonts w:ascii="Georgia Pro" w:hAnsi="Georgia Pro" w:eastAsia="Georgia Pro" w:cs="Georgia Pro"/>
          <w:sz w:val="18"/>
          <w:szCs w:val="18"/>
        </w:rPr>
        <w:t>Reau</w:t>
      </w:r>
      <w:r w:rsidRPr="21F13F52" w:rsidR="4EF5E699">
        <w:rPr>
          <w:rFonts w:ascii="Georgia Pro" w:hAnsi="Georgia Pro" w:eastAsia="Georgia Pro" w:cs="Georgia Pro"/>
          <w:sz w:val="18"/>
          <w:szCs w:val="18"/>
        </w:rPr>
        <w:t xml:space="preserve"> and Laura Schmidt: The range and "spectrum” of climate anxiety hits very different places on that scale: nothing much going on, to denial and to destruction of humankind in the coming decade. People living in wealthy countries or countries that haven't dealt with disasters of climate damage have more a response of uncertainty than that of those living close to the actual impact of the climate crisis.</w:t>
      </w:r>
      <w:r>
        <w:br/>
      </w:r>
    </w:p>
  </w:footnote>
  <w:footnote w:id="14">
    <w:p w:rsidR="5E541E0F" w:rsidP="4EF5E699" w:rsidRDefault="5E541E0F" w14:paraId="59DCB477" w14:textId="3531E19E">
      <w:pPr>
        <w:spacing w:after="0"/>
        <w:rPr>
          <w:rFonts w:ascii="Georgia Pro" w:hAnsi="Georgia Pro" w:eastAsia="Georgia Pro" w:cs="Georgia Pro"/>
          <w:sz w:val="18"/>
          <w:szCs w:val="18"/>
        </w:rPr>
      </w:pPr>
      <w:r w:rsidRPr="4EF5E699">
        <w:rPr>
          <w:rStyle w:val="Voetnootmarkering"/>
          <w:sz w:val="18"/>
          <w:szCs w:val="18"/>
        </w:rPr>
        <w:footnoteRef/>
      </w:r>
      <w:r w:rsidRPr="4EF5E699" w:rsidR="4EF5E699">
        <w:rPr>
          <w:sz w:val="18"/>
          <w:szCs w:val="18"/>
        </w:rPr>
        <w:t xml:space="preserve"> </w:t>
      </w:r>
      <w:r w:rsidRPr="4EF5E699" w:rsidR="4EF5E699">
        <w:rPr>
          <w:rFonts w:ascii="Georgia Pro" w:hAnsi="Georgia Pro" w:eastAsia="Georgia Pro" w:cs="Georgia Pro"/>
          <w:sz w:val="18"/>
          <w:szCs w:val="18"/>
        </w:rPr>
        <w:t xml:space="preserve">“Devastating Floods in Pakistan.” </w:t>
      </w:r>
      <w:r w:rsidRPr="4EF5E699" w:rsidR="4EF5E699">
        <w:rPr>
          <w:rFonts w:ascii="Georgia Pro" w:hAnsi="Georgia Pro" w:eastAsia="Georgia Pro" w:cs="Georgia Pro"/>
          <w:i w:val="1"/>
          <w:iCs w:val="1"/>
          <w:sz w:val="18"/>
          <w:szCs w:val="18"/>
        </w:rPr>
        <w:t>UNICEF</w:t>
      </w:r>
      <w:r w:rsidRPr="4EF5E699" w:rsidR="4EF5E699">
        <w:rPr>
          <w:rFonts w:ascii="Georgia Pro" w:hAnsi="Georgia Pro" w:eastAsia="Georgia Pro" w:cs="Georgia Pro"/>
          <w:sz w:val="18"/>
          <w:szCs w:val="18"/>
        </w:rPr>
        <w:t xml:space="preserve">, </w:t>
      </w:r>
      <w:hyperlink r:id="Rfb670f1ed87e48e5">
        <w:r w:rsidRPr="4EF5E699" w:rsidR="4EF5E699">
          <w:rPr>
            <w:rStyle w:val="Hyperlink"/>
            <w:rFonts w:ascii="Georgia Pro" w:hAnsi="Georgia Pro" w:eastAsia="Georgia Pro" w:cs="Georgia Pro"/>
            <w:sz w:val="18"/>
            <w:szCs w:val="18"/>
          </w:rPr>
          <w:t>www.unicef.org/emergencies/devastating-floods-pakistan-2022</w:t>
        </w:r>
      </w:hyperlink>
      <w:r w:rsidRPr="4EF5E699" w:rsidR="4EF5E699">
        <w:rPr>
          <w:rFonts w:ascii="Georgia Pro" w:hAnsi="Georgia Pro" w:eastAsia="Georgia Pro" w:cs="Georgia Pro"/>
          <w:sz w:val="18"/>
          <w:szCs w:val="18"/>
        </w:rPr>
        <w:t>.</w:t>
      </w:r>
    </w:p>
    <w:p w:rsidR="5E541E0F" w:rsidP="4EF5E699" w:rsidRDefault="5E541E0F" w14:paraId="0A4CA8D8" w14:textId="138595CF">
      <w:pPr>
        <w:pStyle w:val="Voetnoottekst"/>
        <w:rPr>
          <w:sz w:val="18"/>
          <w:szCs w:val="18"/>
        </w:rPr>
      </w:pPr>
    </w:p>
  </w:footnote>
  <w:footnote w:id="15">
    <w:p w:rsidR="5E541E0F" w:rsidP="5E541E0F" w:rsidRDefault="5E541E0F" w14:paraId="733DF4AC" w14:textId="7716F47B">
      <w:pPr>
        <w:spacing w:line="276" w:lineRule="auto"/>
        <w:ind w:right="1518"/>
        <w:rPr>
          <w:rFonts w:ascii="Georgia Pro" w:hAnsi="Georgia Pro" w:eastAsia="Georgia Pro" w:cs="Georgia Pro"/>
          <w:sz w:val="18"/>
          <w:szCs w:val="18"/>
        </w:rPr>
      </w:pPr>
      <w:r w:rsidRPr="4EF5E699">
        <w:rPr>
          <w:rStyle w:val="Voetnootmarkering"/>
          <w:sz w:val="18"/>
          <w:szCs w:val="18"/>
        </w:rPr>
        <w:footnoteRef/>
      </w:r>
      <w:r w:rsidRPr="4EF5E699" w:rsidR="4EF5E699">
        <w:rPr>
          <w:sz w:val="18"/>
          <w:szCs w:val="18"/>
        </w:rPr>
        <w:t xml:space="preserve"> </w:t>
      </w:r>
      <w:r w:rsidRPr="4EF5E699" w:rsidR="4EF5E699">
        <w:rPr>
          <w:sz w:val="18"/>
          <w:szCs w:val="18"/>
        </w:rPr>
        <w:t xml:space="preserve">W</w:t>
      </w:r>
      <w:r w:rsidRPr="5E541E0F" w:rsidR="4EF5E699">
        <w:rPr>
          <w:rFonts w:ascii="Georgia Pro" w:hAnsi="Georgia Pro" w:eastAsia="Georgia Pro" w:cs="Georgia Pro"/>
          <w:sz w:val="18"/>
          <w:szCs w:val="18"/>
        </w:rPr>
        <w:t>here Indigenous communities must fight for their lands as mass companies from the west not only push these communities away, criminalize, use physical abuse and intimidation, sometimes leading to unnecessary killings of innocent people.</w:t>
      </w:r>
      <w:r>
        <w:br/>
      </w:r>
      <w:hyperlink r:id="R8f20d5c75b5b41ae">
        <w:r w:rsidRPr="5E541E0F" w:rsidR="4EF5E699">
          <w:rPr>
            <w:rStyle w:val="Hyperlink"/>
            <w:rFonts w:ascii="Georgia Pro" w:hAnsi="Georgia Pro" w:eastAsia="Georgia Pro" w:cs="Georgia Pro"/>
            <w:sz w:val="18"/>
            <w:szCs w:val="18"/>
          </w:rPr>
          <w:t>https://www.oneworld.nl/lezen/essay/onze-energietransitie-is-koloniaal/</w:t>
        </w:r>
      </w:hyperlink>
    </w:p>
    <w:p w:rsidR="5E541E0F" w:rsidP="4EF5E699" w:rsidRDefault="5E541E0F" w14:paraId="4F9426E7" w14:textId="2BB8FFE0">
      <w:pPr>
        <w:pStyle w:val="Voetnoottekst"/>
        <w:rPr>
          <w:sz w:val="18"/>
          <w:szCs w:val="18"/>
        </w:rPr>
      </w:pPr>
    </w:p>
  </w:footnote>
  <w:footnote w:id="16">
    <w:p w:rsidR="5E541E0F" w:rsidP="4EF5E699" w:rsidRDefault="5E541E0F" w14:paraId="57C0C69C" w14:textId="1D6A03A2">
      <w:pPr>
        <w:pStyle w:val="Voetnoottekst"/>
        <w:rPr>
          <w:rFonts w:ascii="Georgia Pro" w:hAnsi="Georgia Pro" w:eastAsia="Georgia Pro" w:cs="Georgia Pro"/>
          <w:sz w:val="18"/>
          <w:szCs w:val="18"/>
        </w:rPr>
      </w:pPr>
      <w:r w:rsidRPr="4EF5E699">
        <w:rPr>
          <w:rStyle w:val="Voetnootmarkering"/>
          <w:sz w:val="18"/>
          <w:szCs w:val="18"/>
        </w:rPr>
        <w:footnoteRef/>
      </w:r>
      <w:r w:rsidRPr="4EF5E699" w:rsidR="4EF5E699">
        <w:rPr>
          <w:sz w:val="18"/>
          <w:szCs w:val="18"/>
        </w:rPr>
        <w:t xml:space="preserve"> </w:t>
      </w:r>
      <w:r w:rsidRPr="4EF5E699" w:rsidR="4EF5E699">
        <w:rPr>
          <w:rFonts w:ascii="Georgia Pro" w:hAnsi="Georgia Pro" w:eastAsia="Georgia Pro" w:cs="Georgia Pro"/>
          <w:sz w:val="18"/>
          <w:szCs w:val="18"/>
        </w:rPr>
        <w:t xml:space="preserve">Rutledge, Kim. McDaniel, Melissa. et al. “Sinkhole: A sinkhole is a hole in the ground that forms when water dissolves surface rock.” </w:t>
      </w:r>
      <w:r w:rsidRPr="4EF5E699" w:rsidR="4EF5E699">
        <w:rPr>
          <w:rFonts w:ascii="Georgia Pro" w:hAnsi="Georgia Pro" w:eastAsia="Georgia Pro" w:cs="Georgia Pro"/>
          <w:i w:val="1"/>
          <w:iCs w:val="1"/>
          <w:sz w:val="18"/>
          <w:szCs w:val="18"/>
        </w:rPr>
        <w:t>National Geographic Society</w:t>
      </w:r>
      <w:r w:rsidRPr="4EF5E699" w:rsidR="4EF5E699">
        <w:rPr>
          <w:rFonts w:ascii="Georgia Pro" w:hAnsi="Georgia Pro" w:eastAsia="Georgia Pro" w:cs="Georgia Pro"/>
          <w:sz w:val="18"/>
          <w:szCs w:val="18"/>
        </w:rPr>
        <w:t xml:space="preserve">, 15 July 2022,  </w:t>
      </w:r>
      <w:hyperlink r:id="R844399cd2f68443e">
        <w:r w:rsidRPr="4EF5E699" w:rsidR="4EF5E699">
          <w:rPr>
            <w:rStyle w:val="Hyperlink"/>
            <w:rFonts w:ascii="Georgia Pro" w:hAnsi="Georgia Pro" w:eastAsia="Georgia Pro" w:cs="Georgia Pro"/>
            <w:sz w:val="18"/>
            <w:szCs w:val="18"/>
          </w:rPr>
          <w:t>education.nationalgeographic.org/resource/sinkhole</w:t>
        </w:r>
      </w:hyperlink>
      <w:r w:rsidRPr="4EF5E699" w:rsidR="4EF5E699">
        <w:rPr>
          <w:rFonts w:ascii="Georgia Pro" w:hAnsi="Georgia Pro" w:eastAsia="Georgia Pro" w:cs="Georgia Pro"/>
          <w:sz w:val="18"/>
          <w:szCs w:val="18"/>
        </w:rPr>
        <w:t>.</w:t>
      </w:r>
    </w:p>
  </w:footnote>
  <w:footnote w:id="18">
    <w:p w:rsidR="6E5D44C6" w:rsidP="4EF5E699" w:rsidRDefault="6E5D44C6" w14:paraId="0D3ABD0E" w14:textId="226A5E23">
      <w:pPr>
        <w:rPr>
          <w:rFonts w:ascii="Georgia Pro" w:hAnsi="Georgia Pro" w:eastAsia="Georgia Pro" w:cs="Georgia Pro"/>
          <w:sz w:val="18"/>
          <w:szCs w:val="18"/>
          <w:lang w:val="nl-NL"/>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lang w:val="nl-NL"/>
        </w:rPr>
        <w:t xml:space="preserve"> Kennedy, D. O. (2014). </w:t>
      </w:r>
      <w:proofErr w:type="spellStart"/>
      <w:r w:rsidRPr="4EF5E699" w:rsidR="4EF5E699">
        <w:rPr>
          <w:rFonts w:ascii="Georgia Pro" w:hAnsi="Georgia Pro" w:eastAsia="Georgia Pro" w:cs="Georgia Pro"/>
          <w:i w:val="1"/>
          <w:iCs w:val="1"/>
          <w:sz w:val="18"/>
          <w:szCs w:val="18"/>
          <w:lang w:val="nl-NL"/>
        </w:rPr>
        <w:t>Plants</w:t>
      </w:r>
      <w:proofErr w:type="spellEnd"/>
      <w:r w:rsidRPr="4EF5E699" w:rsidR="4EF5E699">
        <w:rPr>
          <w:rFonts w:ascii="Georgia Pro" w:hAnsi="Georgia Pro" w:eastAsia="Georgia Pro" w:cs="Georgia Pro"/>
          <w:i w:val="1"/>
          <w:iCs w:val="1"/>
          <w:sz w:val="18"/>
          <w:szCs w:val="18"/>
          <w:lang w:val="nl-NL"/>
        </w:rPr>
        <w:t xml:space="preserve"> </w:t>
      </w:r>
      <w:proofErr w:type="spellStart"/>
      <w:r w:rsidRPr="4EF5E699" w:rsidR="4EF5E699">
        <w:rPr>
          <w:rFonts w:ascii="Georgia Pro" w:hAnsi="Georgia Pro" w:eastAsia="Georgia Pro" w:cs="Georgia Pro"/>
          <w:i w:val="1"/>
          <w:iCs w:val="1"/>
          <w:sz w:val="18"/>
          <w:szCs w:val="18"/>
          <w:lang w:val="nl-NL"/>
        </w:rPr>
        <w:t xml:space="preserve">and</w:t>
      </w:r>
      <w:proofErr w:type="spellEnd"/>
      <w:r w:rsidRPr="4EF5E699" w:rsidR="4EF5E699">
        <w:rPr>
          <w:rFonts w:ascii="Georgia Pro" w:hAnsi="Georgia Pro" w:eastAsia="Georgia Pro" w:cs="Georgia Pro"/>
          <w:i w:val="1"/>
          <w:iCs w:val="1"/>
          <w:sz w:val="18"/>
          <w:szCs w:val="18"/>
          <w:lang w:val="nl-NL"/>
        </w:rPr>
        <w:t xml:space="preserve"> </w:t>
      </w:r>
      <w:proofErr w:type="spellStart"/>
      <w:r w:rsidRPr="4EF5E699" w:rsidR="4EF5E699">
        <w:rPr>
          <w:rFonts w:ascii="Georgia Pro" w:hAnsi="Georgia Pro" w:eastAsia="Georgia Pro" w:cs="Georgia Pro"/>
          <w:i w:val="1"/>
          <w:iCs w:val="1"/>
          <w:sz w:val="18"/>
          <w:szCs w:val="18"/>
          <w:lang w:val="nl-NL"/>
        </w:rPr>
        <w:t>the</w:t>
      </w:r>
      <w:proofErr w:type="spellEnd"/>
      <w:r w:rsidRPr="4EF5E699" w:rsidR="4EF5E699">
        <w:rPr>
          <w:rFonts w:ascii="Georgia Pro" w:hAnsi="Georgia Pro" w:eastAsia="Georgia Pro" w:cs="Georgia Pro"/>
          <w:i w:val="1"/>
          <w:iCs w:val="1"/>
          <w:sz w:val="18"/>
          <w:szCs w:val="18"/>
          <w:lang w:val="nl-NL"/>
        </w:rPr>
        <w:t xml:space="preserve"> Human Brain.</w:t>
      </w:r>
      <w:r w:rsidRPr="4EF5E699" w:rsidR="4EF5E699">
        <w:rPr>
          <w:rFonts w:ascii="Georgia Pro" w:hAnsi="Georgia Pro" w:eastAsia="Georgia Pro" w:cs="Georgia Pro"/>
          <w:sz w:val="18"/>
          <w:szCs w:val="18"/>
          <w:lang w:val="nl-NL"/>
        </w:rPr>
        <w:t xml:space="preserve"> New York NY: Oxford University Press.</w:t>
      </w:r>
    </w:p>
    <w:p w:rsidR="6E5D44C6" w:rsidP="4EF5E699" w:rsidRDefault="6E5D44C6" w14:paraId="5D9A6A1B" w14:textId="25475A48">
      <w:pPr>
        <w:rPr>
          <w:sz w:val="18"/>
          <w:szCs w:val="18"/>
          <w:lang w:val="nl-NL"/>
        </w:rPr>
      </w:pPr>
    </w:p>
    <w:p w:rsidR="6E5D44C6" w:rsidP="4EF5E699" w:rsidRDefault="6E5D44C6" w14:paraId="213C7FF3" w14:textId="0134058D">
      <w:pPr>
        <w:pStyle w:val="Voetnoottekst"/>
        <w:rPr>
          <w:sz w:val="18"/>
          <w:szCs w:val="18"/>
        </w:rPr>
      </w:pPr>
    </w:p>
  </w:footnote>
  <w:footnote w:id="23">
    <w:p w:rsidR="64C2860F" w:rsidP="1A38F639" w:rsidRDefault="64C2860F" w14:paraId="2D5C16A3" w14:textId="242C2DCA">
      <w:pPr>
        <w:pStyle w:val="Voetnoottekst"/>
        <w:rPr>
          <w:rFonts w:ascii="Georgia Pro" w:hAnsi="Georgia Pro" w:eastAsia="Georgia Pro" w:cs="Georgia Pro"/>
          <w:sz w:val="18"/>
          <w:szCs w:val="18"/>
          <w:lang w:val="nl-NL"/>
        </w:rPr>
      </w:pPr>
      <w:r w:rsidRPr="1A38F639">
        <w:rPr>
          <w:rStyle w:val="Voetnootmarkering"/>
          <w:rFonts w:ascii="Georgia Pro" w:hAnsi="Georgia Pro" w:eastAsia="Georgia Pro" w:cs="Georgia Pro"/>
          <w:sz w:val="18"/>
          <w:szCs w:val="18"/>
        </w:rPr>
        <w:footnoteRef/>
      </w:r>
      <w:r w:rsidRPr="1A38F639" w:rsidR="4EF5E699">
        <w:rPr>
          <w:rFonts w:ascii="Georgia Pro" w:hAnsi="Georgia Pro" w:eastAsia="Georgia Pro" w:cs="Georgia Pro"/>
          <w:sz w:val="18"/>
          <w:szCs w:val="18"/>
        </w:rPr>
        <w:t xml:space="preserve"> </w:t>
      </w:r>
      <w:r w:rsidRPr="1A38F639" w:rsidR="4EF5E699">
        <w:rPr>
          <w:rFonts w:ascii="Georgia Pro" w:hAnsi="Georgia Pro" w:eastAsia="Georgia Pro" w:cs="Georgia Pro"/>
          <w:sz w:val="18"/>
          <w:szCs w:val="18"/>
        </w:rPr>
        <w:t xml:space="preserve">In the </w:t>
      </w:r>
      <w:r w:rsidRPr="4EF5E699" w:rsidR="4EF5E699">
        <w:rPr>
          <w:rFonts w:ascii="Georgia Pro" w:hAnsi="Georgia Pro" w:eastAsia="Georgia Pro" w:cs="Georgia Pro"/>
          <w:i w:val="1"/>
          <w:iCs w:val="1"/>
          <w:sz w:val="18"/>
          <w:szCs w:val="18"/>
        </w:rPr>
        <w:t xml:space="preserve">Forgotten Mushrooms of Peru</w:t>
      </w:r>
      <w:r w:rsidRPr="4EF5E699" w:rsidR="4EF5E699">
        <w:rPr>
          <w:rFonts w:ascii="Georgia Pro" w:hAnsi="Georgia Pro" w:eastAsia="Georgia Pro" w:cs="Georgia Pro"/>
          <w:i w:val="0"/>
          <w:iCs w:val="0"/>
          <w:sz w:val="18"/>
          <w:szCs w:val="18"/>
        </w:rPr>
        <w:t xml:space="preserve">, </w:t>
      </w:r>
      <w:r w:rsidRPr="4EF5E699" w:rsidR="4EF5E699">
        <w:rPr>
          <w:rFonts w:ascii="Georgia Pro" w:hAnsi="Georgia Pro" w:eastAsia="Georgia Pro" w:cs="Georgia Pro"/>
          <w:i w:val="0"/>
          <w:iCs w:val="0"/>
          <w:sz w:val="18"/>
          <w:szCs w:val="18"/>
        </w:rPr>
        <w:t xml:space="preserve">Trutmann</w:t>
      </w:r>
      <w:r w:rsidRPr="4EF5E699" w:rsidR="4EF5E699">
        <w:rPr>
          <w:rFonts w:ascii="Georgia Pro" w:hAnsi="Georgia Pro" w:eastAsia="Georgia Pro" w:cs="Georgia Pro"/>
          <w:i w:val="0"/>
          <w:iCs w:val="0"/>
          <w:sz w:val="18"/>
          <w:szCs w:val="18"/>
        </w:rPr>
        <w:t xml:space="preserve"> documented and studied not only findings of the </w:t>
      </w:r>
      <w:r w:rsidRPr="4EF5E699" w:rsidR="4EF5E699">
        <w:rPr>
          <w:rFonts w:ascii="Georgia Pro" w:hAnsi="Georgia Pro" w:eastAsia="Georgia Pro" w:cs="Georgia Pro"/>
          <w:i w:val="0"/>
          <w:iCs w:val="0"/>
          <w:sz w:val="18"/>
          <w:szCs w:val="18"/>
        </w:rPr>
        <w:t xml:space="preserve">Chimú</w:t>
      </w:r>
      <w:r w:rsidRPr="4EF5E699" w:rsidR="4EF5E699">
        <w:rPr>
          <w:rFonts w:ascii="Georgia Pro" w:hAnsi="Georgia Pro" w:eastAsia="Georgia Pro" w:cs="Georgia Pro"/>
          <w:i w:val="0"/>
          <w:iCs w:val="0"/>
          <w:sz w:val="18"/>
          <w:szCs w:val="18"/>
        </w:rPr>
        <w:t xml:space="preserve"> culture, also </w:t>
      </w:r>
      <w:r w:rsidRPr="4EF5E699" w:rsidR="4EF5E699">
        <w:rPr>
          <w:noProof w:val="0"/>
          <w:lang w:val="en-GB"/>
        </w:rPr>
        <w:t>“</w:t>
      </w:r>
      <w:r w:rsidRPr="4EF5E699" w:rsidR="4EF5E699">
        <w:rPr>
          <w:rFonts w:ascii="Georgia Pro" w:hAnsi="Georgia Pro" w:eastAsia="Georgia Pro" w:cs="Georgia Pro"/>
          <w:i w:val="0"/>
          <w:iCs w:val="0"/>
          <w:sz w:val="18"/>
          <w:szCs w:val="18"/>
        </w:rPr>
        <w:t xml:space="preserve">c</w:t>
      </w:r>
      <w:r w:rsidRPr="4EF5E699" w:rsidR="4EF5E699">
        <w:rPr>
          <w:rFonts w:ascii="Georgia Pro" w:hAnsi="Georgia Pro" w:eastAsia="Georgia Pro" w:cs="Georgia Pro"/>
          <w:i w:val="0"/>
          <w:iCs w:val="0"/>
          <w:sz w:val="18"/>
          <w:szCs w:val="18"/>
        </w:rPr>
        <w:t>oastal cultures</w:t>
      </w:r>
      <w:r w:rsidRPr="4EF5E699" w:rsidR="4EF5E699">
        <w:rPr>
          <w:noProof w:val="0"/>
          <w:lang w:val="en-GB"/>
        </w:rPr>
        <w:t>”</w:t>
      </w:r>
      <w:r w:rsidRPr="4EF5E699" w:rsidR="4EF5E699">
        <w:rPr>
          <w:rFonts w:ascii="Georgia Pro" w:hAnsi="Georgia Pro" w:eastAsia="Georgia Pro" w:cs="Georgia Pro"/>
          <w:i w:val="0"/>
          <w:iCs w:val="0"/>
          <w:sz w:val="18"/>
          <w:szCs w:val="18"/>
        </w:rPr>
        <w:t xml:space="preserve"> such as the </w:t>
      </w:r>
      <w:r w:rsidRPr="4EF5E699" w:rsidR="4EF5E699">
        <w:rPr>
          <w:rFonts w:ascii="Georgia Pro" w:hAnsi="Georgia Pro" w:eastAsia="Georgia Pro" w:cs="Georgia Pro"/>
          <w:i w:val="0"/>
          <w:iCs w:val="0"/>
          <w:sz w:val="18"/>
          <w:szCs w:val="18"/>
        </w:rPr>
        <w:t>Cupisnique</w:t>
      </w:r>
      <w:r w:rsidRPr="4EF5E699" w:rsidR="4EF5E699">
        <w:rPr>
          <w:rFonts w:ascii="Georgia Pro" w:hAnsi="Georgia Pro" w:eastAsia="Georgia Pro" w:cs="Georgia Pro"/>
          <w:i w:val="0"/>
          <w:iCs w:val="0"/>
          <w:sz w:val="18"/>
          <w:szCs w:val="18"/>
        </w:rPr>
        <w:t xml:space="preserve"> Culture (1200-200 BC), the </w:t>
      </w:r>
      <w:r w:rsidRPr="4EF5E699" w:rsidR="4EF5E699">
        <w:rPr>
          <w:rFonts w:ascii="Georgia Pro" w:hAnsi="Georgia Pro" w:eastAsia="Georgia Pro" w:cs="Georgia Pro"/>
          <w:i w:val="0"/>
          <w:iCs w:val="0"/>
          <w:sz w:val="18"/>
          <w:szCs w:val="18"/>
        </w:rPr>
        <w:t>Paracas</w:t>
      </w:r>
      <w:r w:rsidRPr="4EF5E699" w:rsidR="4EF5E699">
        <w:rPr>
          <w:rFonts w:ascii="Georgia Pro" w:hAnsi="Georgia Pro" w:eastAsia="Georgia Pro" w:cs="Georgia Pro"/>
          <w:i w:val="0"/>
          <w:iCs w:val="0"/>
          <w:sz w:val="18"/>
          <w:szCs w:val="18"/>
        </w:rPr>
        <w:t xml:space="preserve"> Culture (800 –100 BC), The Moche Culture (100 BC-800 AD) and The </w:t>
      </w:r>
      <w:r w:rsidRPr="4EF5E699" w:rsidR="4EF5E699">
        <w:rPr>
          <w:rFonts w:ascii="Georgia Pro" w:hAnsi="Georgia Pro" w:eastAsia="Georgia Pro" w:cs="Georgia Pro"/>
          <w:i w:val="0"/>
          <w:iCs w:val="0"/>
          <w:sz w:val="18"/>
          <w:szCs w:val="18"/>
        </w:rPr>
        <w:t>Chimú</w:t>
      </w:r>
      <w:r w:rsidRPr="4EF5E699" w:rsidR="4EF5E699">
        <w:rPr>
          <w:rFonts w:ascii="Georgia Pro" w:hAnsi="Georgia Pro" w:eastAsia="Georgia Pro" w:cs="Georgia Pro"/>
          <w:i w:val="0"/>
          <w:iCs w:val="0"/>
          <w:sz w:val="18"/>
          <w:szCs w:val="18"/>
        </w:rPr>
        <w:t xml:space="preserve"> Culture (900-1470 AD). Also, </w:t>
      </w:r>
      <w:r w:rsidRPr="4EF5E699" w:rsidR="4EF5E699">
        <w:rPr>
          <w:noProof w:val="0"/>
          <w:lang w:val="en-GB"/>
        </w:rPr>
        <w:t>“</w:t>
      </w:r>
      <w:r w:rsidRPr="4EF5E699" w:rsidR="4EF5E699">
        <w:rPr>
          <w:rFonts w:ascii="Georgia Pro" w:hAnsi="Georgia Pro" w:eastAsia="Georgia Pro" w:cs="Georgia Pro"/>
          <w:i w:val="0"/>
          <w:iCs w:val="0"/>
          <w:sz w:val="18"/>
          <w:szCs w:val="18"/>
        </w:rPr>
        <w:t>highland cultures</w:t>
      </w:r>
      <w:r w:rsidRPr="4EF5E699" w:rsidR="4EF5E699">
        <w:rPr>
          <w:noProof w:val="0"/>
          <w:lang w:val="en-GB"/>
        </w:rPr>
        <w:t xml:space="preserve">” including the </w:t>
      </w:r>
      <w:r w:rsidRPr="4EF5E699" w:rsidR="4EF5E699">
        <w:rPr>
          <w:rFonts w:ascii="Georgia Pro" w:hAnsi="Georgia Pro" w:eastAsia="Georgia Pro" w:cs="Georgia Pro"/>
          <w:i w:val="0"/>
          <w:iCs w:val="0"/>
          <w:sz w:val="18"/>
          <w:szCs w:val="18"/>
        </w:rPr>
        <w:t>Pukará</w:t>
      </w:r>
      <w:r w:rsidRPr="4EF5E699" w:rsidR="4EF5E699">
        <w:rPr>
          <w:rFonts w:ascii="Georgia Pro" w:hAnsi="Georgia Pro" w:eastAsia="Georgia Pro" w:cs="Georgia Pro"/>
          <w:i w:val="0"/>
          <w:iCs w:val="0"/>
          <w:sz w:val="18"/>
          <w:szCs w:val="18"/>
        </w:rPr>
        <w:t xml:space="preserve"> Culture (1200 BC – 400 AD), The Wari Culture (500-1000 CE), Mushrooms and the Incas (1200 –1532 AD) and the cultures of the Selva and Amazon Basin. In anthropological terms, </w:t>
      </w:r>
      <w:r w:rsidRPr="4EF5E699" w:rsidR="4EF5E699">
        <w:rPr>
          <w:rFonts w:ascii="Georgia Pro" w:hAnsi="Georgia Pro" w:eastAsia="Georgia Pro" w:cs="Georgia Pro"/>
          <w:i w:val="1"/>
          <w:iCs w:val="1"/>
          <w:sz w:val="18"/>
          <w:szCs w:val="18"/>
        </w:rPr>
        <w:t>coastal</w:t>
      </w:r>
      <w:r w:rsidRPr="4EF5E699" w:rsidR="4EF5E699">
        <w:rPr>
          <w:rFonts w:ascii="Georgia Pro" w:hAnsi="Georgia Pro" w:eastAsia="Georgia Pro" w:cs="Georgia Pro"/>
          <w:i w:val="0"/>
          <w:iCs w:val="0"/>
          <w:sz w:val="18"/>
          <w:szCs w:val="18"/>
        </w:rPr>
        <w:t xml:space="preserve"> and </w:t>
      </w:r>
      <w:r w:rsidRPr="4EF5E699" w:rsidR="4EF5E699">
        <w:rPr>
          <w:rFonts w:ascii="Georgia Pro" w:hAnsi="Georgia Pro" w:eastAsia="Georgia Pro" w:cs="Georgia Pro"/>
          <w:i w:val="1"/>
          <w:iCs w:val="1"/>
          <w:sz w:val="18"/>
          <w:szCs w:val="18"/>
        </w:rPr>
        <w:t xml:space="preserve">highland </w:t>
      </w:r>
      <w:r w:rsidRPr="4EF5E699" w:rsidR="4EF5E699">
        <w:rPr>
          <w:rFonts w:ascii="Georgia Pro" w:hAnsi="Georgia Pro" w:eastAsia="Georgia Pro" w:cs="Georgia Pro"/>
          <w:i w:val="0"/>
          <w:iCs w:val="0"/>
          <w:sz w:val="18"/>
          <w:szCs w:val="18"/>
        </w:rPr>
        <w:t>cultures are a medium to divide Andean civilizations and human culture</w:t>
      </w:r>
      <w:r w:rsidRPr="4EF5E699" w:rsidR="4EF5E699">
        <w:rPr>
          <w:rFonts w:ascii="Georgia Pro" w:hAnsi="Georgia Pro" w:eastAsia="Georgia Pro" w:cs="Georgia Pro"/>
          <w:i w:val="0"/>
          <w:iCs w:val="0"/>
          <w:sz w:val="18"/>
          <w:szCs w:val="18"/>
        </w:rPr>
        <w:t>, to categorize, but also to understand harmonies and alterations within Andean ancient cultures.</w:t>
      </w:r>
      <w:r>
        <w:br/>
      </w:r>
      <w:r>
        <w:br/>
      </w:r>
      <w:r w:rsidRPr="4EF5E699" w:rsidR="4EF5E699">
        <w:rPr>
          <w:rFonts w:ascii="Georgia Pro" w:hAnsi="Georgia Pro" w:eastAsia="Georgia Pro" w:cs="Georgia Pro"/>
          <w:i w:val="0"/>
          <w:iCs w:val="0"/>
          <w:sz w:val="18"/>
          <w:szCs w:val="18"/>
        </w:rPr>
        <w:t>Trutm</w:t>
      </w:r>
      <w:r w:rsidRPr="4EF5E699" w:rsidR="4EF5E699">
        <w:rPr>
          <w:rFonts w:ascii="Georgia Pro" w:hAnsi="Georgia Pro" w:eastAsia="Georgia Pro" w:cs="Georgia Pro"/>
          <w:i w:val="0"/>
          <w:iCs w:val="0"/>
          <w:sz w:val="18"/>
          <w:szCs w:val="18"/>
        </w:rPr>
        <w:t>an</w:t>
      </w:r>
      <w:r w:rsidRPr="4EF5E699" w:rsidR="4EF5E699">
        <w:rPr>
          <w:rFonts w:ascii="Georgia Pro" w:hAnsi="Georgia Pro" w:eastAsia="Georgia Pro" w:cs="Georgia Pro"/>
          <w:i w:val="0"/>
          <w:iCs w:val="0"/>
          <w:sz w:val="18"/>
          <w:szCs w:val="18"/>
        </w:rPr>
        <w:t>n</w:t>
      </w:r>
      <w:r w:rsidRPr="1A38F639" w:rsidR="4EF5E699">
        <w:rPr>
          <w:rFonts w:ascii="Georgia Pro" w:hAnsi="Georgia Pro" w:eastAsia="Georgia Pro" w:cs="Georgia Pro"/>
          <w:sz w:val="18"/>
          <w:szCs w:val="18"/>
        </w:rPr>
        <w:t xml:space="preserve">, P</w:t>
      </w:r>
      <w:r w:rsidRPr="1A38F639" w:rsidR="4EF5E699">
        <w:rPr>
          <w:rFonts w:ascii="Georgia Pro" w:hAnsi="Georgia Pro" w:eastAsia="Georgia Pro" w:cs="Georgia Pro"/>
          <w:sz w:val="18"/>
          <w:szCs w:val="18"/>
        </w:rPr>
        <w:t xml:space="preserve">ete</w:t>
      </w:r>
      <w:r w:rsidRPr="1A38F639" w:rsidR="4EF5E699">
        <w:rPr>
          <w:rFonts w:ascii="Georgia Pro" w:hAnsi="Georgia Pro" w:eastAsia="Georgia Pro" w:cs="Georgia Pro"/>
          <w:sz w:val="18"/>
          <w:szCs w:val="18"/>
        </w:rPr>
        <w:t xml:space="preserve">r</w:t>
      </w:r>
      <w:r w:rsidRPr="1A38F639" w:rsidR="4EF5E699">
        <w:rPr>
          <w:rFonts w:ascii="Georgia Pro" w:hAnsi="Georgia Pro" w:eastAsia="Georgia Pro" w:cs="Georgia Pro"/>
          <w:sz w:val="18"/>
          <w:szCs w:val="18"/>
        </w:rPr>
        <w:t xml:space="preserve">.</w:t>
      </w:r>
      <w:r w:rsidRPr="1A38F639" w:rsidR="4EF5E699">
        <w:rPr>
          <w:rFonts w:ascii="Georgia Pro" w:hAnsi="Georgia Pro" w:eastAsia="Georgia Pro" w:cs="Georgia Pro"/>
          <w:sz w:val="18"/>
          <w:szCs w:val="18"/>
        </w:rPr>
        <w:t xml:space="preserve"> </w:t>
      </w:r>
      <w:r w:rsidRPr="4EF5E699" w:rsidR="4EF5E699">
        <w:rPr>
          <w:rFonts w:ascii="Georgia Pro" w:hAnsi="Georgia Pro" w:eastAsia="Georgia Pro" w:cs="Georgia Pro"/>
          <w:i w:val="1"/>
          <w:iCs w:val="1"/>
          <w:sz w:val="18"/>
          <w:szCs w:val="18"/>
          <w:lang w:val="nl-NL"/>
        </w:rPr>
        <w:t xml:space="preserve">The</w:t>
      </w:r>
      <w:r w:rsidRPr="4EF5E699" w:rsidR="4EF5E699">
        <w:rPr>
          <w:rFonts w:ascii="Georgia Pro" w:hAnsi="Georgia Pro" w:eastAsia="Georgia Pro" w:cs="Georgia Pro"/>
          <w:i w:val="1"/>
          <w:iCs w:val="1"/>
          <w:sz w:val="18"/>
          <w:szCs w:val="18"/>
          <w:lang w:val="nl-NL"/>
        </w:rPr>
        <w:t xml:space="preserve"> </w:t>
      </w:r>
      <w:r w:rsidRPr="4EF5E699" w:rsidR="4EF5E699">
        <w:rPr>
          <w:rFonts w:ascii="Georgia Pro" w:hAnsi="Georgia Pro" w:eastAsia="Georgia Pro" w:cs="Georgia Pro"/>
          <w:i w:val="1"/>
          <w:iCs w:val="1"/>
          <w:sz w:val="18"/>
          <w:szCs w:val="18"/>
          <w:lang w:val="nl-NL"/>
        </w:rPr>
        <w:t>For</w:t>
      </w:r>
      <w:r w:rsidRPr="4EF5E699" w:rsidR="4EF5E699">
        <w:rPr>
          <w:rFonts w:ascii="Georgia Pro" w:hAnsi="Georgia Pro" w:eastAsia="Georgia Pro" w:cs="Georgia Pro"/>
          <w:i w:val="1"/>
          <w:iCs w:val="1"/>
          <w:sz w:val="18"/>
          <w:szCs w:val="18"/>
          <w:lang w:val="nl-NL"/>
        </w:rPr>
        <w:t>go</w:t>
      </w:r>
      <w:r w:rsidRPr="4EF5E699" w:rsidR="4EF5E699">
        <w:rPr>
          <w:rFonts w:ascii="Georgia Pro" w:hAnsi="Georgia Pro" w:eastAsia="Georgia Pro" w:cs="Georgia Pro"/>
          <w:i w:val="1"/>
          <w:iCs w:val="1"/>
          <w:sz w:val="18"/>
          <w:szCs w:val="18"/>
          <w:lang w:val="nl-NL"/>
        </w:rPr>
        <w:t>tten</w:t>
      </w:r>
      <w:r w:rsidRPr="4EF5E699" w:rsidR="4EF5E699">
        <w:rPr>
          <w:rFonts w:ascii="Georgia Pro" w:hAnsi="Georgia Pro" w:eastAsia="Georgia Pro" w:cs="Georgia Pro"/>
          <w:i w:val="1"/>
          <w:iCs w:val="1"/>
          <w:sz w:val="18"/>
          <w:szCs w:val="18"/>
          <w:lang w:val="nl-NL"/>
        </w:rPr>
        <w:t xml:space="preserve"> Mus</w:t>
      </w:r>
      <w:r w:rsidRPr="4EF5E699" w:rsidR="4EF5E699">
        <w:rPr>
          <w:rFonts w:ascii="Georgia Pro" w:hAnsi="Georgia Pro" w:eastAsia="Georgia Pro" w:cs="Georgia Pro"/>
          <w:i w:val="1"/>
          <w:iCs w:val="1"/>
          <w:sz w:val="18"/>
          <w:szCs w:val="18"/>
          <w:lang w:val="nl-NL"/>
        </w:rPr>
        <w:t xml:space="preserve">hr</w:t>
      </w:r>
      <w:r w:rsidRPr="4EF5E699" w:rsidR="4EF5E699">
        <w:rPr>
          <w:rFonts w:ascii="Georgia Pro" w:hAnsi="Georgia Pro" w:eastAsia="Georgia Pro" w:cs="Georgia Pro"/>
          <w:i w:val="1"/>
          <w:iCs w:val="1"/>
          <w:sz w:val="18"/>
          <w:szCs w:val="18"/>
          <w:lang w:val="nl-NL"/>
        </w:rPr>
        <w:t xml:space="preserve">oo</w:t>
      </w:r>
      <w:r w:rsidRPr="4EF5E699" w:rsidR="4EF5E699">
        <w:rPr>
          <w:rFonts w:ascii="Georgia Pro" w:hAnsi="Georgia Pro" w:eastAsia="Georgia Pro" w:cs="Georgia Pro"/>
          <w:i w:val="1"/>
          <w:iCs w:val="1"/>
          <w:sz w:val="18"/>
          <w:szCs w:val="18"/>
          <w:lang w:val="nl-NL"/>
        </w:rPr>
        <w:t xml:space="preserve">ms</w:t>
      </w:r>
      <w:r w:rsidRPr="4EF5E699" w:rsidR="4EF5E699">
        <w:rPr>
          <w:rFonts w:ascii="Georgia Pro" w:hAnsi="Georgia Pro" w:eastAsia="Georgia Pro" w:cs="Georgia Pro"/>
          <w:i w:val="1"/>
          <w:iCs w:val="1"/>
          <w:sz w:val="18"/>
          <w:szCs w:val="18"/>
          <w:lang w:val="nl-NL"/>
        </w:rPr>
        <w:t xml:space="preserve"> of </w:t>
      </w:r>
      <w:r w:rsidRPr="4EF5E699" w:rsidR="4EF5E699">
        <w:rPr>
          <w:rFonts w:ascii="Georgia Pro" w:hAnsi="Georgia Pro" w:eastAsia="Georgia Pro" w:cs="Georgia Pro"/>
          <w:i w:val="1"/>
          <w:iCs w:val="1"/>
          <w:sz w:val="18"/>
          <w:szCs w:val="18"/>
          <w:lang w:val="nl-NL"/>
        </w:rPr>
        <w:t xml:space="preserve">Per</w:t>
      </w:r>
      <w:r w:rsidRPr="4EF5E699" w:rsidR="4EF5E699">
        <w:rPr>
          <w:rFonts w:ascii="Georgia Pro" w:hAnsi="Georgia Pro" w:eastAsia="Georgia Pro" w:cs="Georgia Pro"/>
          <w:i w:val="1"/>
          <w:iCs w:val="1"/>
          <w:sz w:val="18"/>
          <w:szCs w:val="18"/>
          <w:lang w:val="nl-NL"/>
        </w:rPr>
        <w:t xml:space="preserve">u,</w:t>
      </w:r>
      <w:r w:rsidRPr="4EF5E699" w:rsidR="4EF5E699">
        <w:rPr>
          <w:rFonts w:ascii="Georgia Pro" w:hAnsi="Georgia Pro" w:eastAsia="Georgia Pro" w:cs="Georgia Pro"/>
          <w:i w:val="1"/>
          <w:iCs w:val="1"/>
          <w:sz w:val="18"/>
          <w:szCs w:val="18"/>
          <w:lang w:val="nl-NL"/>
        </w:rPr>
        <w:t xml:space="preserve"> </w:t>
      </w:r>
      <w:r w:rsidRPr="1A38F639" w:rsidR="4EF5E699">
        <w:rPr>
          <w:rFonts w:ascii="Georgia Pro" w:hAnsi="Georgia Pro" w:eastAsia="Georgia Pro" w:cs="Georgia Pro"/>
          <w:sz w:val="18"/>
          <w:szCs w:val="18"/>
          <w:lang w:val="nl-NL"/>
        </w:rPr>
        <w:t>Ph.</w:t>
      </w:r>
      <w:r w:rsidRPr="1A38F639" w:rsidR="4EF5E699">
        <w:rPr>
          <w:rFonts w:ascii="Georgia Pro" w:hAnsi="Georgia Pro" w:eastAsia="Georgia Pro" w:cs="Georgia Pro"/>
          <w:sz w:val="18"/>
          <w:szCs w:val="18"/>
          <w:lang w:val="nl-NL"/>
        </w:rPr>
        <w:t>D</w:t>
      </w:r>
      <w:r w:rsidRPr="1A38F639" w:rsidR="4EF5E699">
        <w:rPr>
          <w:rFonts w:ascii="Georgia Pro" w:hAnsi="Georgia Pro" w:eastAsia="Georgia Pro" w:cs="Georgia Pro"/>
          <w:sz w:val="18"/>
          <w:szCs w:val="18"/>
          <w:lang w:val="nl-NL"/>
        </w:rPr>
        <w:t>,</w:t>
      </w:r>
      <w:r w:rsidRPr="4EF5E699" w:rsidR="4EF5E699">
        <w:rPr>
          <w:rFonts w:ascii="Georgia Pro" w:hAnsi="Georgia Pro" w:eastAsia="Georgia Pro" w:cs="Georgia Pro"/>
          <w:i w:val="1"/>
          <w:iCs w:val="1"/>
          <w:sz w:val="18"/>
          <w:szCs w:val="18"/>
          <w:lang w:val="nl-NL"/>
        </w:rPr>
        <w:t xml:space="preserve"> </w:t>
      </w:r>
      <w:r w:rsidRPr="1A38F639" w:rsidR="4EF5E699">
        <w:rPr>
          <w:rFonts w:ascii="Georgia Pro" w:hAnsi="Georgia Pro" w:eastAsia="Georgia Pro" w:cs="Georgia Pro"/>
          <w:sz w:val="18"/>
          <w:szCs w:val="18"/>
          <w:lang w:val="nl-NL"/>
        </w:rPr>
        <w:t xml:space="preserve">G</w:t>
      </w:r>
      <w:r w:rsidRPr="1A38F639" w:rsidR="4EF5E699">
        <w:rPr>
          <w:rFonts w:ascii="Georgia Pro" w:hAnsi="Georgia Pro" w:eastAsia="Georgia Pro" w:cs="Georgia Pro"/>
          <w:sz w:val="18"/>
          <w:szCs w:val="18"/>
          <w:lang w:val="nl-NL"/>
        </w:rPr>
        <w:t xml:space="preserve">loba</w:t>
      </w:r>
      <w:r w:rsidRPr="1A38F639" w:rsidR="4EF5E699">
        <w:rPr>
          <w:rFonts w:ascii="Georgia Pro" w:hAnsi="Georgia Pro" w:eastAsia="Georgia Pro" w:cs="Georgia Pro"/>
          <w:sz w:val="18"/>
          <w:szCs w:val="18"/>
          <w:lang w:val="nl-NL"/>
        </w:rPr>
        <w:t xml:space="preserve">l </w:t>
      </w:r>
      <w:r w:rsidRPr="1A38F639" w:rsidR="4EF5E699">
        <w:rPr>
          <w:rFonts w:ascii="Georgia Pro" w:hAnsi="Georgia Pro" w:eastAsia="Georgia Pro" w:cs="Georgia Pro"/>
          <w:sz w:val="18"/>
          <w:szCs w:val="18"/>
          <w:lang w:val="nl-NL"/>
        </w:rPr>
        <w:t>Mountain</w:t>
      </w:r>
      <w:r w:rsidRPr="1A38F639" w:rsidR="4EF5E699">
        <w:rPr>
          <w:rFonts w:ascii="Georgia Pro" w:hAnsi="Georgia Pro" w:eastAsia="Georgia Pro" w:cs="Georgia Pro"/>
          <w:sz w:val="18"/>
          <w:szCs w:val="18"/>
          <w:lang w:val="nl-NL"/>
        </w:rPr>
        <w:t xml:space="preserve"> Action, 2012.</w:t>
      </w:r>
    </w:p>
  </w:footnote>
  <w:footnote w:id="24">
    <w:p w:rsidR="787F8B3C" w:rsidP="787F8B3C" w:rsidRDefault="787F8B3C" w14:paraId="2AE20A51" w14:textId="611FB9BE">
      <w:pPr>
        <w:pStyle w:val="Voetnoottekst"/>
        <w:rPr>
          <w:rFonts w:ascii="Georgia Pro" w:hAnsi="Georgia Pro" w:eastAsia="Georgia Pro" w:cs="Georgia Pro"/>
          <w:sz w:val="18"/>
          <w:szCs w:val="18"/>
        </w:rPr>
      </w:pPr>
      <w:r w:rsidRPr="787F8B3C">
        <w:rPr>
          <w:rStyle w:val="Voetnootmarkering"/>
          <w:rFonts w:ascii="Georgia Pro" w:hAnsi="Georgia Pro" w:eastAsia="Georgia Pro" w:cs="Georgia Pro"/>
          <w:sz w:val="18"/>
          <w:szCs w:val="18"/>
        </w:rPr>
        <w:footnoteRef/>
      </w:r>
      <w:r w:rsidRPr="787F8B3C" w:rsidR="2C2AB389">
        <w:rPr>
          <w:rFonts w:ascii="Georgia Pro" w:hAnsi="Georgia Pro" w:eastAsia="Georgia Pro" w:cs="Georgia Pro"/>
          <w:sz w:val="18"/>
          <w:szCs w:val="18"/>
        </w:rPr>
        <w:t xml:space="preserve"> As we might not know for sure what the function of the human transfiguration with the mushrooms means, it does show a deep awareness and consciousness about the idea of human and nature not being identified as separate entities. What I'm looking at is not the object itself, it is a representation of the artifact, placed out of context, within an archive of a Western institute and presented through a digital medium as an image/photograph that has probably been taken in a studio setting, far away from its original roots.</w:t>
      </w:r>
    </w:p>
  </w:footnote>
  <w:footnote w:id="25">
    <w:p w:rsidR="787F8B3C" w:rsidP="787F8B3C" w:rsidRDefault="787F8B3C" w14:paraId="7494E54B" w14:textId="03BF28B9">
      <w:pPr>
        <w:pStyle w:val="Voetnoottekst"/>
        <w:rPr>
          <w:rFonts w:ascii="Georgia Pro" w:hAnsi="Georgia Pro" w:eastAsia="Georgia Pro" w:cs="Georgia Pro"/>
          <w:sz w:val="18"/>
          <w:szCs w:val="18"/>
        </w:rPr>
      </w:pPr>
      <w:r w:rsidRPr="787F8B3C">
        <w:rPr>
          <w:rStyle w:val="Voetnootmarkering"/>
          <w:rFonts w:ascii="Georgia Pro" w:hAnsi="Georgia Pro" w:eastAsia="Georgia Pro" w:cs="Georgia Pro"/>
          <w:sz w:val="18"/>
          <w:szCs w:val="18"/>
        </w:rPr>
        <w:footnoteRef/>
      </w:r>
      <w:r w:rsidRPr="787F8B3C" w:rsidR="2C2AB389">
        <w:rPr>
          <w:rFonts w:ascii="Georgia Pro" w:hAnsi="Georgia Pro" w:eastAsia="Georgia Pro" w:cs="Georgia Pro"/>
          <w:sz w:val="18"/>
          <w:szCs w:val="18"/>
        </w:rPr>
        <w:t xml:space="preserve"> I must be very cautious writing this, while knowing I'm writing from the perspective of a white person, </w:t>
      </w:r>
      <w:r>
        <w:br/>
      </w:r>
      <w:r w:rsidRPr="787F8B3C" w:rsidR="2C2AB389">
        <w:rPr>
          <w:rFonts w:ascii="Georgia Pro" w:hAnsi="Georgia Pro" w:eastAsia="Georgia Pro" w:cs="Georgia Pro"/>
          <w:sz w:val="18"/>
          <w:szCs w:val="18"/>
        </w:rPr>
        <w:t>growing up in a dominant white western society, that has roots in colonialisation and exploitation (still to this day) of the indigenous people to the lands</w:t>
      </w:r>
      <w:r w:rsidRPr="787F8B3C" w:rsidR="2C2AB389">
        <w:rPr>
          <w:rFonts w:ascii="Georgia Pro" w:hAnsi="Georgia Pro" w:eastAsia="Georgia Pro" w:cs="Georgia Pro"/>
          <w:sz w:val="18"/>
          <w:szCs w:val="18"/>
        </w:rPr>
        <w:t>. Including</w:t>
      </w:r>
      <w:r w:rsidRPr="787F8B3C" w:rsidR="2C2AB389">
        <w:rPr>
          <w:rFonts w:ascii="Georgia Pro" w:hAnsi="Georgia Pro" w:eastAsia="Georgia Pro" w:cs="Georgia Pro"/>
          <w:sz w:val="18"/>
          <w:szCs w:val="18"/>
        </w:rPr>
        <w:t xml:space="preserve"> Africa, Tasmania, India, parts of Asia including Java and Jakarta, but also, South America, Mesoamerica and the Amazonian regions, and so on.</w:t>
      </w:r>
      <w:r>
        <w:br/>
      </w:r>
      <w:r>
        <w:br/>
      </w:r>
      <w:r w:rsidRPr="21F13F52" w:rsidR="2C2AB389">
        <w:rPr>
          <w:rFonts w:ascii="Georgia Pro" w:hAnsi="Georgia Pro" w:eastAsia="Georgia Pro" w:cs="Georgia Pro"/>
          <w:sz w:val="18"/>
          <w:szCs w:val="18"/>
        </w:rPr>
        <w:t>What I find so fascinating, again beautiful about this piece, is that there is no separation from the natural environment whatsoever. Even the end of the knife reminds me of the soil, the earths’ edge, where all living organisms come from – a place where these organisms use minerals and nutrients to survive. I see this reoccurring life cycle, where the soil and the fungi are both at the beginning and the end.</w:t>
      </w:r>
      <w:r>
        <w:br/>
      </w:r>
      <w:r>
        <w:br/>
      </w:r>
      <w:r w:rsidRPr="787F8B3C" w:rsidR="2C2AB389">
        <w:rPr>
          <w:rFonts w:ascii="Georgia Pro" w:hAnsi="Georgia Pro" w:eastAsia="Georgia Pro" w:cs="Georgia Pro"/>
          <w:sz w:val="18"/>
          <w:szCs w:val="18"/>
        </w:rPr>
        <w:t xml:space="preserve">Nowell, Charles E. , Webster, Richard A. and </w:t>
      </w:r>
      <w:proofErr w:type="spellStart"/>
      <w:r w:rsidRPr="787F8B3C" w:rsidR="2C2AB389">
        <w:rPr>
          <w:rFonts w:ascii="Georgia Pro" w:hAnsi="Georgia Pro" w:eastAsia="Georgia Pro" w:cs="Georgia Pro"/>
          <w:sz w:val="18"/>
          <w:szCs w:val="18"/>
        </w:rPr>
        <w:t>Magdoff</w:t>
      </w:r>
      <w:proofErr w:type="spellEnd"/>
      <w:r w:rsidRPr="787F8B3C" w:rsidR="2C2AB389">
        <w:rPr>
          <w:rFonts w:ascii="Georgia Pro" w:hAnsi="Georgia Pro" w:eastAsia="Georgia Pro" w:cs="Georgia Pro"/>
          <w:sz w:val="18"/>
          <w:szCs w:val="18"/>
        </w:rPr>
        <w:t xml:space="preserve">, Harry. "Western colonialism". </w:t>
      </w:r>
      <w:proofErr w:type="spellStart"/>
      <w:r w:rsidRPr="2C2AB389" w:rsidR="2C2AB389">
        <w:rPr>
          <w:rFonts w:ascii="Georgia Pro" w:hAnsi="Georgia Pro" w:eastAsia="Georgia Pro" w:cs="Georgia Pro"/>
          <w:i w:val="1"/>
          <w:iCs w:val="1"/>
          <w:sz w:val="18"/>
          <w:szCs w:val="18"/>
        </w:rPr>
        <w:t>Encyclopedia</w:t>
      </w:r>
      <w:proofErr w:type="spellEnd"/>
      <w:r w:rsidRPr="2C2AB389" w:rsidR="2C2AB389">
        <w:rPr>
          <w:rFonts w:ascii="Georgia Pro" w:hAnsi="Georgia Pro" w:eastAsia="Georgia Pro" w:cs="Georgia Pro"/>
          <w:i w:val="1"/>
          <w:iCs w:val="1"/>
          <w:sz w:val="18"/>
          <w:szCs w:val="18"/>
        </w:rPr>
        <w:t xml:space="preserve"> Britannica</w:t>
      </w:r>
      <w:r w:rsidRPr="787F8B3C" w:rsidR="2C2AB389">
        <w:rPr>
          <w:rFonts w:ascii="Georgia Pro" w:hAnsi="Georgia Pro" w:eastAsia="Georgia Pro" w:cs="Georgia Pro"/>
          <w:sz w:val="18"/>
          <w:szCs w:val="18"/>
        </w:rPr>
        <w:t xml:space="preserve">, Invalid Date, </w:t>
      </w:r>
      <w:hyperlink r:id="R59e3cfeaacfb4aba">
        <w:r w:rsidRPr="787F8B3C" w:rsidR="2C2AB389">
          <w:rPr>
            <w:rStyle w:val="Hyperlink"/>
            <w:rFonts w:ascii="Georgia Pro" w:hAnsi="Georgia Pro" w:eastAsia="Georgia Pro" w:cs="Georgia Pro"/>
            <w:sz w:val="18"/>
            <w:szCs w:val="18"/>
          </w:rPr>
          <w:t>www.britannica.com/topic/Western-colonialism</w:t>
        </w:r>
      </w:hyperlink>
      <w:r w:rsidRPr="787F8B3C" w:rsidR="2C2AB389">
        <w:rPr>
          <w:rFonts w:ascii="Georgia Pro" w:hAnsi="Georgia Pro" w:eastAsia="Georgia Pro" w:cs="Georgia Pro"/>
          <w:sz w:val="18"/>
          <w:szCs w:val="18"/>
        </w:rPr>
        <w:t>. Accessed 30 January 2023.</w:t>
      </w:r>
    </w:p>
  </w:footnote>
  <w:footnote w:id="26">
    <w:p w:rsidR="4C9EA476" w:rsidP="10D22387" w:rsidRDefault="4C9EA476" w14:paraId="70E20639" w14:textId="58C56E44">
      <w:pPr>
        <w:pStyle w:val="Voetnoottekst"/>
        <w:rPr>
          <w:rFonts w:ascii="Georgia Pro" w:hAnsi="Georgia Pro" w:eastAsia="Georgia Pro" w:cs="Georgia Pro"/>
          <w:sz w:val="16"/>
          <w:szCs w:val="16"/>
        </w:rPr>
      </w:pPr>
      <w:r w:rsidRPr="10D22387">
        <w:rPr>
          <w:rStyle w:val="Voetnootmarkering"/>
          <w:rFonts w:ascii="Georgia Pro" w:hAnsi="Georgia Pro" w:eastAsia="Georgia Pro" w:cs="Georgia Pro"/>
          <w:sz w:val="16"/>
          <w:szCs w:val="16"/>
        </w:rPr>
        <w:footnoteRef/>
      </w:r>
      <w:r w:rsidRPr="10D22387" w:rsidR="10D22387">
        <w:rPr>
          <w:rFonts w:ascii="Georgia Pro" w:hAnsi="Georgia Pro" w:eastAsia="Georgia Pro" w:cs="Georgia Pro"/>
          <w:sz w:val="16"/>
          <w:szCs w:val="16"/>
        </w:rPr>
        <w:t xml:space="preserve">  (</w:t>
      </w:r>
      <w:proofErr w:type="spellStart"/>
      <w:r w:rsidRPr="10D22387" w:rsidR="10D22387">
        <w:rPr>
          <w:rFonts w:ascii="Georgia Pro" w:hAnsi="Georgia Pro" w:eastAsia="Georgia Pro" w:cs="Georgia Pro"/>
          <w:sz w:val="16"/>
          <w:szCs w:val="16"/>
        </w:rPr>
        <w:t>Trutmann</w:t>
      </w:r>
      <w:proofErr w:type="spellEnd"/>
      <w:r w:rsidRPr="10D22387" w:rsidR="10D22387">
        <w:rPr>
          <w:rFonts w:ascii="Georgia Pro" w:hAnsi="Georgia Pro" w:eastAsia="Georgia Pro" w:cs="Georgia Pro"/>
          <w:sz w:val="16"/>
          <w:szCs w:val="16"/>
        </w:rPr>
        <w:t xml:space="preserve"> p9)</w:t>
      </w:r>
      <w:r>
        <w:br/>
      </w:r>
      <w:r w:rsidRPr="10D22387" w:rsidR="10D22387">
        <w:rPr>
          <w:rFonts w:ascii="Georgia Pro" w:hAnsi="Georgia Pro" w:eastAsia="Georgia Pro" w:cs="Georgia Pro"/>
          <w:sz w:val="16"/>
          <w:szCs w:val="16"/>
        </w:rPr>
        <w:t xml:space="preserve">The </w:t>
      </w:r>
      <w:proofErr w:type="spellStart"/>
      <w:r w:rsidRPr="10D22387" w:rsidR="10D22387">
        <w:rPr>
          <w:rFonts w:ascii="Georgia Pro" w:hAnsi="Georgia Pro" w:eastAsia="Georgia Pro" w:cs="Georgia Pro"/>
          <w:sz w:val="16"/>
          <w:szCs w:val="16"/>
        </w:rPr>
        <w:t>Paracas</w:t>
      </w:r>
      <w:proofErr w:type="spellEnd"/>
      <w:r w:rsidRPr="10D22387" w:rsidR="10D22387">
        <w:rPr>
          <w:rFonts w:ascii="Georgia Pro" w:hAnsi="Georgia Pro" w:eastAsia="Georgia Pro" w:cs="Georgia Pro"/>
          <w:sz w:val="16"/>
          <w:szCs w:val="16"/>
        </w:rPr>
        <w:t xml:space="preserve"> culture shows a prominent representation of mushrooms embedded on ceramics and textiles. </w:t>
      </w:r>
      <w:r>
        <w:br/>
      </w:r>
      <w:r w:rsidRPr="10D22387" w:rsidR="10D22387">
        <w:rPr>
          <w:rFonts w:ascii="Georgia Pro" w:hAnsi="Georgia Pro" w:eastAsia="Georgia Pro" w:cs="Georgia Pro"/>
          <w:sz w:val="16"/>
          <w:szCs w:val="16"/>
        </w:rPr>
        <w:t xml:space="preserve">In these findings of these beautiful objects and artifacts, symbolism of the shaman and mushroom could be seen, especially flying shamans with holding mushrooms in their hands. </w:t>
      </w:r>
      <w:proofErr w:type="spellStart"/>
      <w:r w:rsidRPr="10D22387" w:rsidR="10D22387">
        <w:rPr>
          <w:rFonts w:ascii="Georgia Pro" w:hAnsi="Georgia Pro" w:eastAsia="Georgia Pro" w:cs="Georgia Pro"/>
          <w:sz w:val="16"/>
          <w:szCs w:val="16"/>
        </w:rPr>
        <w:t>Trutmann</w:t>
      </w:r>
      <w:proofErr w:type="spellEnd"/>
      <w:r w:rsidRPr="10D22387" w:rsidR="10D22387">
        <w:rPr>
          <w:rFonts w:ascii="Georgia Pro" w:hAnsi="Georgia Pro" w:eastAsia="Georgia Pro" w:cs="Georgia Pro"/>
          <w:sz w:val="16"/>
          <w:szCs w:val="16"/>
        </w:rPr>
        <w:t xml:space="preserve">: "The representation of mushrooms in the </w:t>
      </w:r>
      <w:proofErr w:type="spellStart"/>
      <w:r w:rsidRPr="10D22387" w:rsidR="10D22387">
        <w:rPr>
          <w:rFonts w:ascii="Georgia Pro" w:hAnsi="Georgia Pro" w:eastAsia="Georgia Pro" w:cs="Georgia Pro"/>
          <w:sz w:val="16"/>
          <w:szCs w:val="16"/>
        </w:rPr>
        <w:t>Paracas</w:t>
      </w:r>
      <w:proofErr w:type="spellEnd"/>
      <w:r w:rsidRPr="10D22387" w:rsidR="10D22387">
        <w:rPr>
          <w:rFonts w:ascii="Georgia Pro" w:hAnsi="Georgia Pro" w:eastAsia="Georgia Pro" w:cs="Georgia Pro"/>
          <w:sz w:val="16"/>
          <w:szCs w:val="16"/>
        </w:rPr>
        <w:t xml:space="preserve"> culture may indicate their role in the transformation, since through transformations it is believed shamans were able to communicate and even battle with spirits and thus heal illness or become clairvoyant.” </w:t>
      </w:r>
    </w:p>
  </w:footnote>
  <w:footnote w:id="27">
    <w:p w:rsidR="4C9EA476" w:rsidP="1A38F639" w:rsidRDefault="4C9EA476" w14:paraId="36B82C01" w14:textId="0C46E9EB">
      <w:pPr>
        <w:pStyle w:val="Voetnoottekst"/>
        <w:rPr>
          <w:rFonts w:ascii="Georgia Pro" w:hAnsi="Georgia Pro" w:eastAsia="Georgia Pro" w:cs="Georgia Pro"/>
          <w:sz w:val="18"/>
          <w:szCs w:val="18"/>
          <w:lang w:val="nl-NL"/>
        </w:rPr>
      </w:pPr>
      <w:r w:rsidRPr="1A38F639">
        <w:rPr>
          <w:rStyle w:val="Voetnootmarkering"/>
          <w:rFonts w:ascii="Georgia Pro" w:hAnsi="Georgia Pro" w:eastAsia="Georgia Pro" w:cs="Georgia Pro"/>
          <w:sz w:val="18"/>
          <w:szCs w:val="18"/>
        </w:rPr>
        <w:footnoteRef/>
      </w:r>
      <w:r w:rsidRPr="1A38F639" w:rsidR="1A38F639">
        <w:rPr>
          <w:rFonts w:ascii="Georgia Pro" w:hAnsi="Georgia Pro" w:eastAsia="Georgia Pro" w:cs="Georgia Pro"/>
          <w:sz w:val="18"/>
          <w:szCs w:val="18"/>
        </w:rPr>
        <w:t xml:space="preserve">  </w:t>
      </w:r>
      <w:r w:rsidRPr="1A38F639" w:rsidR="1A38F639">
        <w:rPr>
          <w:rFonts w:ascii="Georgia Pro" w:hAnsi="Georgia Pro" w:eastAsia="Georgia Pro" w:cs="Georgia Pro"/>
          <w:sz w:val="18"/>
          <w:szCs w:val="18"/>
          <w:lang w:val="nl-NL"/>
        </w:rPr>
        <w:t xml:space="preserve">Libraries were </w:t>
      </w:r>
      <w:proofErr w:type="spellStart"/>
      <w:r w:rsidRPr="1A38F639" w:rsidR="1A38F639">
        <w:rPr>
          <w:rFonts w:ascii="Georgia Pro" w:hAnsi="Georgia Pro" w:eastAsia="Georgia Pro" w:cs="Georgia Pro"/>
          <w:sz w:val="18"/>
          <w:szCs w:val="18"/>
          <w:lang w:val="nl-NL"/>
        </w:rPr>
        <w:t>burned</w:t>
      </w:r>
      <w:proofErr w:type="spellEnd"/>
      <w:r w:rsidRPr="1A38F639" w:rsidR="1A38F639">
        <w:rPr>
          <w:rFonts w:ascii="Georgia Pro" w:hAnsi="Georgia Pro" w:eastAsia="Georgia Pro" w:cs="Georgia Pro"/>
          <w:sz w:val="18"/>
          <w:szCs w:val="18"/>
          <w:lang w:val="nl-NL"/>
        </w:rPr>
        <w:t xml:space="preserve"> to </w:t>
      </w:r>
      <w:proofErr w:type="spellStart"/>
      <w:r w:rsidRPr="1A38F639" w:rsidR="1A38F639">
        <w:rPr>
          <w:rFonts w:ascii="Georgia Pro" w:hAnsi="Georgia Pro" w:eastAsia="Georgia Pro" w:cs="Georgia Pro"/>
          <w:sz w:val="18"/>
          <w:szCs w:val="18"/>
          <w:lang w:val="nl-NL"/>
        </w:rPr>
        <w:t>the</w:t>
      </w:r>
      <w:proofErr w:type="spellEnd"/>
      <w:r w:rsidRPr="1A38F639" w:rsidR="1A38F639">
        <w:rPr>
          <w:rFonts w:ascii="Georgia Pro" w:hAnsi="Georgia Pro" w:eastAsia="Georgia Pro" w:cs="Georgia Pro"/>
          <w:sz w:val="18"/>
          <w:szCs w:val="18"/>
          <w:lang w:val="nl-NL"/>
        </w:rPr>
        <w:t xml:space="preserve"> </w:t>
      </w:r>
      <w:proofErr w:type="spellStart"/>
      <w:r w:rsidRPr="1A38F639" w:rsidR="1A38F639">
        <w:rPr>
          <w:rFonts w:ascii="Georgia Pro" w:hAnsi="Georgia Pro" w:eastAsia="Georgia Pro" w:cs="Georgia Pro"/>
          <w:sz w:val="18"/>
          <w:szCs w:val="18"/>
          <w:lang w:val="nl-NL"/>
        </w:rPr>
        <w:t>ground</w:t>
      </w:r>
      <w:proofErr w:type="spellEnd"/>
      <w:r w:rsidRPr="1A38F639" w:rsidR="1A38F639">
        <w:rPr>
          <w:rFonts w:ascii="Georgia Pro" w:hAnsi="Georgia Pro" w:eastAsia="Georgia Pro" w:cs="Georgia Pro"/>
          <w:sz w:val="18"/>
          <w:szCs w:val="18"/>
          <w:lang w:val="nl-NL"/>
        </w:rPr>
        <w:t xml:space="preserve"> by Spanish </w:t>
      </w:r>
      <w:proofErr w:type="spellStart"/>
      <w:r w:rsidRPr="1A38F639" w:rsidR="1A38F639">
        <w:rPr>
          <w:rFonts w:ascii="Georgia Pro" w:hAnsi="Georgia Pro" w:eastAsia="Georgia Pro" w:cs="Georgia Pro"/>
          <w:sz w:val="18"/>
          <w:szCs w:val="18"/>
          <w:lang w:val="nl-NL"/>
        </w:rPr>
        <w:t>colonizers</w:t>
      </w:r>
      <w:proofErr w:type="spellEnd"/>
      <w:r w:rsidRPr="1A38F639" w:rsidR="1A38F639">
        <w:rPr>
          <w:rFonts w:ascii="Georgia Pro" w:hAnsi="Georgia Pro" w:eastAsia="Georgia Pro" w:cs="Georgia Pro"/>
          <w:sz w:val="18"/>
          <w:szCs w:val="18"/>
          <w:lang w:val="nl-NL"/>
        </w:rPr>
        <w:t xml:space="preserve">, </w:t>
      </w:r>
      <w:proofErr w:type="spellStart"/>
      <w:r w:rsidRPr="1A38F639" w:rsidR="1A38F639">
        <w:rPr>
          <w:rFonts w:ascii="Georgia Pro" w:hAnsi="Georgia Pro" w:eastAsia="Georgia Pro" w:cs="Georgia Pro"/>
          <w:sz w:val="18"/>
          <w:szCs w:val="18"/>
          <w:lang w:val="nl-NL"/>
        </w:rPr>
        <w:t>destroying</w:t>
      </w:r>
      <w:proofErr w:type="spellEnd"/>
      <w:r w:rsidRPr="1A38F639" w:rsidR="1A38F639">
        <w:rPr>
          <w:rFonts w:ascii="Georgia Pro" w:hAnsi="Georgia Pro" w:eastAsia="Georgia Pro" w:cs="Georgia Pro"/>
          <w:sz w:val="18"/>
          <w:szCs w:val="18"/>
          <w:lang w:val="nl-NL"/>
        </w:rPr>
        <w:t xml:space="preserve"> </w:t>
      </w:r>
      <w:proofErr w:type="spellStart"/>
      <w:r w:rsidRPr="1A38F639" w:rsidR="1A38F639">
        <w:rPr>
          <w:rFonts w:ascii="Georgia Pro" w:hAnsi="Georgia Pro" w:eastAsia="Georgia Pro" w:cs="Georgia Pro"/>
          <w:sz w:val="18"/>
          <w:szCs w:val="18"/>
          <w:lang w:val="nl-NL"/>
        </w:rPr>
        <w:t>almost</w:t>
      </w:r>
      <w:proofErr w:type="spellEnd"/>
      <w:r w:rsidRPr="1A38F639" w:rsidR="1A38F639">
        <w:rPr>
          <w:rFonts w:ascii="Georgia Pro" w:hAnsi="Georgia Pro" w:eastAsia="Georgia Pro" w:cs="Georgia Pro"/>
          <w:sz w:val="18"/>
          <w:szCs w:val="18"/>
          <w:lang w:val="nl-NL"/>
        </w:rPr>
        <w:t xml:space="preserve"> </w:t>
      </w:r>
      <w:proofErr w:type="spellStart"/>
      <w:r w:rsidRPr="1A38F639" w:rsidR="1A38F639">
        <w:rPr>
          <w:rFonts w:ascii="Georgia Pro" w:hAnsi="Georgia Pro" w:eastAsia="Georgia Pro" w:cs="Georgia Pro"/>
          <w:sz w:val="18"/>
          <w:szCs w:val="18"/>
          <w:lang w:val="nl-NL"/>
        </w:rPr>
        <w:t>all</w:t>
      </w:r>
      <w:proofErr w:type="spellEnd"/>
      <w:r w:rsidRPr="1A38F639" w:rsidR="1A38F639">
        <w:rPr>
          <w:rFonts w:ascii="Georgia Pro" w:hAnsi="Georgia Pro" w:eastAsia="Georgia Pro" w:cs="Georgia Pro"/>
          <w:sz w:val="18"/>
          <w:szCs w:val="18"/>
          <w:lang w:val="nl-NL"/>
        </w:rPr>
        <w:t xml:space="preserve"> </w:t>
      </w:r>
      <w:proofErr w:type="spellStart"/>
      <w:r w:rsidRPr="1A38F639" w:rsidR="1A38F639">
        <w:rPr>
          <w:rFonts w:ascii="Georgia Pro" w:hAnsi="Georgia Pro" w:eastAsia="Georgia Pro" w:cs="Georgia Pro"/>
          <w:sz w:val="18"/>
          <w:szCs w:val="18"/>
          <w:lang w:val="nl-NL"/>
        </w:rPr>
        <w:t>documented</w:t>
      </w:r>
      <w:proofErr w:type="spellEnd"/>
      <w:r w:rsidRPr="1A38F639" w:rsidR="1A38F639">
        <w:rPr>
          <w:rFonts w:ascii="Georgia Pro" w:hAnsi="Georgia Pro" w:eastAsia="Georgia Pro" w:cs="Georgia Pro"/>
          <w:sz w:val="18"/>
          <w:szCs w:val="18"/>
          <w:lang w:val="nl-NL"/>
        </w:rPr>
        <w:t xml:space="preserve"> ritual </w:t>
      </w:r>
      <w:proofErr w:type="spellStart"/>
      <w:r w:rsidRPr="1A38F639" w:rsidR="1A38F639">
        <w:rPr>
          <w:rFonts w:ascii="Georgia Pro" w:hAnsi="Georgia Pro" w:eastAsia="Georgia Pro" w:cs="Georgia Pro"/>
          <w:sz w:val="18"/>
          <w:szCs w:val="18"/>
          <w:lang w:val="nl-NL"/>
        </w:rPr>
        <w:t>traditions</w:t>
      </w:r>
      <w:proofErr w:type="spellEnd"/>
      <w:r w:rsidRPr="1A38F639" w:rsidR="1A38F639">
        <w:rPr>
          <w:rFonts w:ascii="Georgia Pro" w:hAnsi="Georgia Pro" w:eastAsia="Georgia Pro" w:cs="Georgia Pro"/>
          <w:sz w:val="18"/>
          <w:szCs w:val="18"/>
          <w:lang w:val="nl-NL"/>
        </w:rPr>
        <w:t xml:space="preserve"> </w:t>
      </w:r>
      <w:proofErr w:type="spellStart"/>
      <w:r w:rsidRPr="1A38F639" w:rsidR="1A38F639">
        <w:rPr>
          <w:rFonts w:ascii="Georgia Pro" w:hAnsi="Georgia Pro" w:eastAsia="Georgia Pro" w:cs="Georgia Pro"/>
          <w:sz w:val="18"/>
          <w:szCs w:val="18"/>
          <w:lang w:val="nl-NL"/>
        </w:rPr>
        <w:t>within</w:t>
      </w:r>
      <w:proofErr w:type="spellEnd"/>
      <w:r w:rsidRPr="1A38F639" w:rsidR="1A38F639">
        <w:rPr>
          <w:rFonts w:ascii="Georgia Pro" w:hAnsi="Georgia Pro" w:eastAsia="Georgia Pro" w:cs="Georgia Pro"/>
          <w:sz w:val="18"/>
          <w:szCs w:val="18"/>
          <w:lang w:val="nl-NL"/>
        </w:rPr>
        <w:t xml:space="preserve"> these cultures. </w:t>
      </w:r>
    </w:p>
    <w:p w:rsidR="4C9EA476" w:rsidP="1A38F639" w:rsidRDefault="4C9EA476" w14:paraId="6C9D38B3" w14:textId="52530A6D">
      <w:pPr>
        <w:pStyle w:val="Voetnoottekst"/>
        <w:rPr>
          <w:rFonts w:ascii="Georgia Pro" w:hAnsi="Georgia Pro" w:eastAsia="Georgia Pro" w:cs="Georgia Pro"/>
          <w:i/>
          <w:iCs/>
          <w:color w:val="7030A0"/>
          <w:sz w:val="18"/>
          <w:szCs w:val="18"/>
        </w:rPr>
      </w:pPr>
      <w:r>
        <w:br/>
      </w:r>
      <w:r w:rsidRPr="1A38F639" w:rsidR="1A38F639">
        <w:rPr>
          <w:rFonts w:ascii="Georgia Pro" w:hAnsi="Georgia Pro" w:eastAsia="Georgia Pro" w:cs="Georgia Pro"/>
          <w:sz w:val="18"/>
          <w:szCs w:val="18"/>
        </w:rPr>
        <w:t>(</w:t>
      </w:r>
      <w:proofErr w:type="spellStart"/>
      <w:r w:rsidRPr="1A38F639" w:rsidR="1A38F639">
        <w:rPr>
          <w:rFonts w:ascii="Georgia Pro" w:hAnsi="Georgia Pro" w:eastAsia="Georgia Pro" w:cs="Georgia Pro"/>
          <w:sz w:val="18"/>
          <w:szCs w:val="18"/>
        </w:rPr>
        <w:t>Trutmann</w:t>
      </w:r>
      <w:proofErr w:type="spellEnd"/>
      <w:r w:rsidRPr="1A38F639" w:rsidR="1A38F639">
        <w:rPr>
          <w:rFonts w:ascii="Georgia Pro" w:hAnsi="Georgia Pro" w:eastAsia="Georgia Pro" w:cs="Georgia Pro"/>
          <w:sz w:val="18"/>
          <w:szCs w:val="18"/>
        </w:rPr>
        <w:t xml:space="preserve">, p27): </w:t>
      </w:r>
      <w:r w:rsidRPr="1A38F639" w:rsidR="1A38F639">
        <w:rPr>
          <w:rFonts w:ascii="Georgia Pro" w:hAnsi="Georgia Pro" w:eastAsia="Georgia Pro" w:cs="Georgia Pro"/>
          <w:i/>
          <w:iCs/>
          <w:color w:val="767171" w:themeColor="background2" w:themeShade="80"/>
          <w:sz w:val="18"/>
          <w:szCs w:val="18"/>
        </w:rPr>
        <w:t>“We now know Peruvian ancestors were highly expressive in representing mushrooms in ceramics, textiles and sculpture representing them either realistically, or stylistically or symbolically.</w:t>
      </w:r>
      <w:r w:rsidRPr="1A38F639" w:rsidR="1A38F639">
        <w:rPr>
          <w:rFonts w:ascii="Georgia Pro" w:hAnsi="Georgia Pro" w:eastAsia="Georgia Pro" w:cs="Georgia Pro"/>
          <w:color w:val="767171" w:themeColor="background2" w:themeShade="80"/>
          <w:sz w:val="18"/>
          <w:szCs w:val="18"/>
        </w:rPr>
        <w:t>”</w:t>
      </w:r>
    </w:p>
  </w:footnote>
  <w:footnote w:id="29">
    <w:p w:rsidR="787F8B3C" w:rsidP="4EF5E699" w:rsidRDefault="787F8B3C" w14:paraId="71706B62" w14:textId="55206DA2">
      <w:pPr>
        <w:pStyle w:val="Voetnoottekst"/>
        <w:rPr>
          <w:rFonts w:ascii="Georgia Pro" w:hAnsi="Georgia Pro" w:eastAsia="Georgia Pro" w:cs="Georgia Pro"/>
          <w:color w:val="FF0000"/>
          <w:sz w:val="18"/>
          <w:szCs w:val="18"/>
        </w:rPr>
      </w:pPr>
      <w:r w:rsidRPr="787F8B3C">
        <w:rPr>
          <w:rStyle w:val="Voetnootmarkering"/>
          <w:rFonts w:ascii="Georgia Pro" w:hAnsi="Georgia Pro" w:eastAsia="Georgia Pro" w:cs="Georgia Pro"/>
          <w:sz w:val="18"/>
          <w:szCs w:val="18"/>
        </w:rPr>
        <w:footnoteRef/>
      </w:r>
      <w:r w:rsidRPr="787F8B3C" w:rsidR="4EF5E699">
        <w:rPr>
          <w:rFonts w:ascii="Georgia Pro" w:hAnsi="Georgia Pro" w:eastAsia="Georgia Pro" w:cs="Georgia Pro"/>
          <w:sz w:val="18"/>
          <w:szCs w:val="18"/>
        </w:rPr>
        <w:t xml:space="preserve"> There are still countries where these substances are restricted and stigmatised as harmful, making it hard for medicinal possibilities to test and develop research and studies for people suffering mental health issues, mental disorders, as they're still marked as an </w:t>
      </w:r>
      <w:r w:rsidRPr="4EF5E699" w:rsidR="4EF5E699">
        <w:rPr>
          <w:rFonts w:ascii="Georgia Pro" w:hAnsi="Georgia Pro" w:eastAsia="Georgia Pro" w:cs="Georgia Pro"/>
          <w:i w:val="1"/>
          <w:iCs w:val="1"/>
          <w:sz w:val="18"/>
          <w:szCs w:val="18"/>
        </w:rPr>
        <w:t xml:space="preserve">illegal </w:t>
      </w:r>
      <w:r w:rsidRPr="787F8B3C" w:rsidR="4EF5E699">
        <w:rPr>
          <w:rFonts w:ascii="Georgia Pro" w:hAnsi="Georgia Pro" w:eastAsia="Georgia Pro" w:cs="Georgia Pro"/>
          <w:sz w:val="18"/>
          <w:szCs w:val="18"/>
        </w:rPr>
        <w:t xml:space="preserve">species in most countries internationally. </w:t>
      </w:r>
      <w:r>
        <w:br/>
      </w:r>
      <w:r>
        <w:br/>
      </w:r>
      <w:r w:rsidRPr="4EF5E699" w:rsidR="4EF5E699">
        <w:rPr>
          <w:rFonts w:ascii="Georgia Pro" w:hAnsi="Georgia Pro" w:eastAsia="Georgia Pro" w:cs="Georgia Pro"/>
          <w:sz w:val="18"/>
          <w:szCs w:val="18"/>
        </w:rPr>
        <w:t xml:space="preserve">The Netherlands has its own drug law enforcement of which truffles and micro dosing of psilocybin have found a loophole in the system. Hallucinogenic mushrooms, or also known in the Netherlands as </w:t>
      </w:r>
      <w:proofErr w:type="spellStart"/>
      <w:r w:rsidRPr="4EF5E699" w:rsidR="4EF5E699">
        <w:rPr>
          <w:rFonts w:ascii="Georgia Pro" w:hAnsi="Georgia Pro" w:eastAsia="Georgia Pro" w:cs="Georgia Pro"/>
          <w:noProof w:val="0"/>
          <w:sz w:val="18"/>
          <w:szCs w:val="18"/>
          <w:lang w:val="en-GB"/>
        </w:rPr>
        <w:t>Paddo's</w:t>
      </w:r>
      <w:proofErr w:type="spellEnd"/>
      <w:r w:rsidRPr="4EF5E699" w:rsidR="4EF5E699">
        <w:rPr>
          <w:rFonts w:ascii="Georgia Pro" w:hAnsi="Georgia Pro" w:eastAsia="Georgia Pro" w:cs="Georgia Pro"/>
          <w:noProof w:val="0"/>
          <w:sz w:val="18"/>
          <w:szCs w:val="18"/>
          <w:lang w:val="en-GB"/>
        </w:rPr>
        <w:t xml:space="preserve"> or on the drug </w:t>
      </w:r>
      <w:r w:rsidRPr="4EF5E699" w:rsidR="4EF5E699">
        <w:rPr>
          <w:rFonts w:ascii="Georgia Pro" w:hAnsi="Georgia Pro" w:eastAsia="Georgia Pro" w:cs="Georgia Pro"/>
          <w:noProof w:val="0"/>
          <w:sz w:val="18"/>
          <w:szCs w:val="18"/>
          <w:lang w:val="en-GB"/>
        </w:rPr>
        <w:t>Opium Law</w:t>
      </w:r>
      <w:r w:rsidRPr="4EF5E699" w:rsidR="4EF5E699">
        <w:rPr>
          <w:rFonts w:ascii="Georgia Pro" w:hAnsi="Georgia Pro" w:eastAsia="Georgia Pro" w:cs="Georgia Pro"/>
          <w:noProof w:val="0"/>
          <w:sz w:val="18"/>
          <w:szCs w:val="18"/>
          <w:lang w:val="en-GB"/>
        </w:rPr>
        <w:t xml:space="preserve">, which places these mushrooms on list 2 of </w:t>
      </w:r>
      <w:proofErr w:type="spellStart"/>
      <w:r w:rsidRPr="4EF5E699" w:rsidR="4EF5E699">
        <w:rPr>
          <w:rFonts w:ascii="Georgia Pro" w:hAnsi="Georgia Pro" w:eastAsia="Georgia Pro" w:cs="Georgia Pro"/>
          <w:noProof w:val="0"/>
          <w:sz w:val="18"/>
          <w:szCs w:val="18"/>
          <w:lang w:val="en-GB"/>
        </w:rPr>
        <w:t>Softdrugs</w:t>
      </w:r>
      <w:proofErr w:type="spellEnd"/>
      <w:r w:rsidRPr="4EF5E699" w:rsidR="4EF5E699">
        <w:rPr>
          <w:rFonts w:ascii="Georgia Pro" w:hAnsi="Georgia Pro" w:eastAsia="Georgia Pro" w:cs="Georgia Pro"/>
          <w:noProof w:val="0"/>
          <w:sz w:val="18"/>
          <w:szCs w:val="18"/>
          <w:lang w:val="en-GB"/>
        </w:rPr>
        <w:t xml:space="preserve">. </w:t>
      </w:r>
      <w:proofErr w:type="spellStart"/>
      <w:r w:rsidRPr="4EF5E699" w:rsidR="4EF5E699">
        <w:rPr>
          <w:rFonts w:ascii="Georgia Pro" w:hAnsi="Georgia Pro" w:eastAsia="Georgia Pro" w:cs="Georgia Pro"/>
          <w:noProof w:val="0"/>
          <w:sz w:val="18"/>
          <w:szCs w:val="18"/>
          <w:lang w:val="en-GB"/>
        </w:rPr>
        <w:t>Paddo's</w:t>
      </w:r>
      <w:proofErr w:type="spellEnd"/>
      <w:r w:rsidRPr="4EF5E699" w:rsidR="4EF5E699">
        <w:rPr>
          <w:rFonts w:ascii="Georgia Pro" w:hAnsi="Georgia Pro" w:eastAsia="Georgia Pro" w:cs="Georgia Pro"/>
          <w:noProof w:val="0"/>
          <w:sz w:val="18"/>
          <w:szCs w:val="18"/>
          <w:lang w:val="en-GB"/>
        </w:rPr>
        <w:t xml:space="preserve"> or Hallucinogenic mushrooms, have been made illegal since 2008 on the </w:t>
      </w:r>
      <w:r w:rsidRPr="4EF5E699" w:rsidR="4EF5E699">
        <w:rPr>
          <w:rFonts w:ascii="Georgia Pro" w:hAnsi="Georgia Pro" w:eastAsia="Georgia Pro" w:cs="Georgia Pro"/>
          <w:noProof w:val="0"/>
          <w:sz w:val="18"/>
          <w:szCs w:val="18"/>
          <w:lang w:val="en-GB"/>
        </w:rPr>
        <w:t>Opium Law</w:t>
      </w:r>
      <w:r w:rsidRPr="4EF5E699" w:rsidR="4EF5E699">
        <w:rPr>
          <w:rFonts w:ascii="Georgia Pro" w:hAnsi="Georgia Pro" w:eastAsia="Georgia Pro" w:cs="Georgia Pro"/>
          <w:noProof w:val="0"/>
          <w:sz w:val="18"/>
          <w:szCs w:val="18"/>
          <w:lang w:val="en-GB"/>
        </w:rPr>
        <w:t xml:space="preserve"> in the Netherlands. </w:t>
      </w:r>
      <w:r>
        <w:br/>
      </w:r>
      <w:r>
        <w:br/>
      </w:r>
      <w:r w:rsidRPr="4EF5E699" w:rsidR="4EF5E699">
        <w:rPr>
          <w:rFonts w:ascii="Georgia Pro" w:hAnsi="Georgia Pro" w:eastAsia="Georgia Pro" w:cs="Georgia Pro"/>
          <w:i w:val="1"/>
          <w:iCs w:val="1"/>
          <w:noProof w:val="0"/>
          <w:sz w:val="18"/>
          <w:szCs w:val="18"/>
          <w:lang w:val="en-GB"/>
        </w:rPr>
        <w:t>“</w:t>
      </w:r>
      <w:proofErr w:type="spellStart"/>
      <w:r w:rsidRPr="4EF5E699" w:rsidR="4EF5E699">
        <w:rPr>
          <w:rFonts w:ascii="Georgia Pro" w:hAnsi="Georgia Pro" w:eastAsia="Georgia Pro" w:cs="Georgia Pro"/>
          <w:i w:val="1"/>
          <w:iCs w:val="1"/>
          <w:noProof w:val="0"/>
          <w:sz w:val="18"/>
          <w:szCs w:val="18"/>
          <w:lang w:val="en-GB"/>
        </w:rPr>
        <w:t>Opiumwet</w:t>
      </w:r>
      <w:proofErr w:type="spellEnd"/>
      <w:r w:rsidRPr="4EF5E699" w:rsidR="4EF5E699">
        <w:rPr>
          <w:rFonts w:ascii="Georgia Pro" w:hAnsi="Georgia Pro" w:eastAsia="Georgia Pro" w:cs="Georgia Pro"/>
          <w:i w:val="1"/>
          <w:iCs w:val="1"/>
          <w:noProof w:val="0"/>
          <w:sz w:val="18"/>
          <w:szCs w:val="18"/>
          <w:lang w:val="en-GB"/>
        </w:rPr>
        <w:t xml:space="preserve"> - BWBR0001941</w:t>
      </w:r>
      <w:r w:rsidRPr="4EF5E699" w:rsidR="4EF5E699">
        <w:rPr>
          <w:rFonts w:ascii="Georgia Pro" w:hAnsi="Georgia Pro" w:eastAsia="Georgia Pro" w:cs="Georgia Pro"/>
          <w:noProof w:val="0"/>
          <w:sz w:val="18"/>
          <w:szCs w:val="18"/>
          <w:lang w:val="en-GB"/>
        </w:rPr>
        <w:t xml:space="preserve">.“ 28 Oct. 2021, wetten.overheid.nl/BWBR0001941/2021-10-28. </w:t>
      </w:r>
      <w:r>
        <w:br/>
      </w:r>
      <w:r w:rsidRPr="4EF5E699" w:rsidR="4EF5E699">
        <w:rPr>
          <w:rFonts w:ascii="Georgia Pro" w:hAnsi="Georgia Pro" w:eastAsia="Georgia Pro" w:cs="Georgia Pro"/>
          <w:noProof w:val="0"/>
          <w:sz w:val="18"/>
          <w:szCs w:val="18"/>
          <w:lang w:val="en-GB"/>
        </w:rPr>
        <w:t>Michalik, Jan. “</w:t>
      </w:r>
      <w:proofErr w:type="spellStart"/>
      <w:r w:rsidRPr="4EF5E699" w:rsidR="4EF5E699">
        <w:rPr>
          <w:rFonts w:ascii="Georgia Pro" w:hAnsi="Georgia Pro" w:eastAsia="Georgia Pro" w:cs="Georgia Pro"/>
          <w:noProof w:val="0"/>
          <w:sz w:val="18"/>
          <w:szCs w:val="18"/>
          <w:lang w:val="en-GB"/>
        </w:rPr>
        <w:t>Paddo’s</w:t>
      </w:r>
      <w:proofErr w:type="spellEnd"/>
      <w:r w:rsidRPr="4EF5E699" w:rsidR="4EF5E699">
        <w:rPr>
          <w:rFonts w:ascii="Georgia Pro" w:hAnsi="Georgia Pro" w:eastAsia="Georgia Pro" w:cs="Georgia Pro"/>
          <w:noProof w:val="0"/>
          <w:sz w:val="18"/>
          <w:szCs w:val="18"/>
          <w:lang w:val="en-GB"/>
        </w:rPr>
        <w:t xml:space="preserve">: De Wet.” </w:t>
      </w:r>
      <w:r w:rsidRPr="4EF5E699" w:rsidR="4EF5E699">
        <w:rPr>
          <w:rFonts w:ascii="Georgia Pro" w:hAnsi="Georgia Pro" w:eastAsia="Georgia Pro" w:cs="Georgia Pro"/>
          <w:i w:val="1"/>
          <w:iCs w:val="1"/>
          <w:noProof w:val="0"/>
          <w:sz w:val="18"/>
          <w:szCs w:val="18"/>
          <w:lang w:val="en-GB"/>
        </w:rPr>
        <w:t>DRUGSinfo.nl</w:t>
      </w:r>
      <w:r w:rsidRPr="4EF5E699" w:rsidR="4EF5E699">
        <w:rPr>
          <w:rFonts w:ascii="Georgia Pro" w:hAnsi="Georgia Pro" w:eastAsia="Georgia Pro" w:cs="Georgia Pro"/>
          <w:noProof w:val="0"/>
          <w:sz w:val="18"/>
          <w:szCs w:val="18"/>
          <w:lang w:val="en-GB"/>
        </w:rPr>
        <w:t xml:space="preserve">, 1 Dec. 2020, </w:t>
      </w:r>
      <w:hyperlink r:id="Rd2419211f44c4c61">
        <w:r w:rsidRPr="4EF5E699" w:rsidR="4EF5E699">
          <w:rPr>
            <w:rStyle w:val="Hyperlink"/>
            <w:rFonts w:ascii="Georgia Pro" w:hAnsi="Georgia Pro" w:eastAsia="Georgia Pro" w:cs="Georgia Pro"/>
            <w:noProof w:val="0"/>
            <w:sz w:val="18"/>
            <w:szCs w:val="18"/>
            <w:lang w:val="en-GB"/>
          </w:rPr>
          <w:t>www.drugsinfo.nl/paddos/wet-en-paddos</w:t>
        </w:r>
      </w:hyperlink>
      <w:r w:rsidRPr="4EF5E699" w:rsidR="4EF5E699">
        <w:rPr>
          <w:rFonts w:ascii="Georgia Pro" w:hAnsi="Georgia Pro" w:eastAsia="Georgia Pro" w:cs="Georgia Pro"/>
          <w:noProof w:val="0"/>
          <w:sz w:val="18"/>
          <w:szCs w:val="18"/>
          <w:lang w:val="en-GB"/>
        </w:rPr>
        <w:t xml:space="preserve">. </w:t>
      </w:r>
      <w:r>
        <w:br/>
      </w:r>
    </w:p>
  </w:footnote>
  <w:footnote w:id="31">
    <w:p w:rsidR="42819216" w:rsidP="787F8B3C" w:rsidRDefault="42819216" w14:paraId="0683CBDA" w14:textId="3138D820">
      <w:pPr>
        <w:rPr>
          <w:rFonts w:ascii="Georgia Pro" w:hAnsi="Georgia Pro" w:eastAsia="Georgia Pro" w:cs="Georgia Pro"/>
          <w:sz w:val="18"/>
          <w:szCs w:val="18"/>
          <w:lang w:val="nl-NL"/>
        </w:rPr>
      </w:pPr>
      <w:r w:rsidRPr="787F8B3C">
        <w:rPr>
          <w:rStyle w:val="Voetnootmarkering"/>
          <w:rFonts w:ascii="Georgia Pro" w:hAnsi="Georgia Pro" w:eastAsia="Georgia Pro" w:cs="Georgia Pro"/>
          <w:sz w:val="18"/>
          <w:szCs w:val="18"/>
        </w:rPr>
        <w:footnoteRef/>
      </w:r>
      <w:r w:rsidRPr="787F8B3C" w:rsidR="787F8B3C">
        <w:rPr>
          <w:rFonts w:ascii="Georgia Pro" w:hAnsi="Georgia Pro" w:eastAsia="Georgia Pro" w:cs="Georgia Pro"/>
          <w:sz w:val="18"/>
          <w:szCs w:val="18"/>
        </w:rPr>
        <w:t xml:space="preserve"> </w:t>
      </w:r>
      <w:r w:rsidRPr="787F8B3C" w:rsidR="787F8B3C">
        <w:rPr>
          <w:rFonts w:ascii="Georgia Pro" w:hAnsi="Georgia Pro" w:eastAsia="Georgia Pro" w:cs="Georgia Pro"/>
          <w:i/>
          <w:iCs/>
          <w:sz w:val="18"/>
          <w:szCs w:val="18"/>
          <w:lang w:val="nl-NL"/>
        </w:rPr>
        <w:t>How to Change Your Mind</w:t>
      </w:r>
      <w:r w:rsidRPr="787F8B3C" w:rsidR="787F8B3C">
        <w:rPr>
          <w:rFonts w:ascii="Georgia Pro" w:hAnsi="Georgia Pro" w:eastAsia="Georgia Pro" w:cs="Georgia Pro"/>
          <w:sz w:val="18"/>
          <w:szCs w:val="18"/>
          <w:lang w:val="nl-NL"/>
        </w:rPr>
        <w:t xml:space="preserve">. </w:t>
      </w:r>
      <w:proofErr w:type="spellStart"/>
      <w:r w:rsidRPr="787F8B3C" w:rsidR="787F8B3C">
        <w:rPr>
          <w:rFonts w:ascii="Georgia Pro" w:hAnsi="Georgia Pro" w:eastAsia="Georgia Pro" w:cs="Georgia Pro"/>
          <w:sz w:val="18"/>
          <w:szCs w:val="18"/>
          <w:lang w:val="nl-NL"/>
        </w:rPr>
        <w:t>Directed</w:t>
      </w:r>
      <w:proofErr w:type="spellEnd"/>
      <w:r w:rsidRPr="787F8B3C" w:rsidR="787F8B3C">
        <w:rPr>
          <w:rFonts w:ascii="Georgia Pro" w:hAnsi="Georgia Pro" w:eastAsia="Georgia Pro" w:cs="Georgia Pro"/>
          <w:sz w:val="18"/>
          <w:szCs w:val="18"/>
          <w:lang w:val="nl-NL"/>
        </w:rPr>
        <w:t xml:space="preserve"> by Lucy Walker and Alison </w:t>
      </w:r>
      <w:proofErr w:type="spellStart"/>
      <w:r w:rsidRPr="787F8B3C" w:rsidR="787F8B3C">
        <w:rPr>
          <w:rFonts w:ascii="Georgia Pro" w:hAnsi="Georgia Pro" w:eastAsia="Georgia Pro" w:cs="Georgia Pro"/>
          <w:sz w:val="18"/>
          <w:szCs w:val="18"/>
          <w:lang w:val="nl-NL"/>
        </w:rPr>
        <w:t>Ellwood</w:t>
      </w:r>
      <w:proofErr w:type="spellEnd"/>
      <w:r w:rsidRPr="787F8B3C" w:rsidR="787F8B3C">
        <w:rPr>
          <w:rFonts w:ascii="Georgia Pro" w:hAnsi="Georgia Pro" w:eastAsia="Georgia Pro" w:cs="Georgia Pro"/>
          <w:sz w:val="18"/>
          <w:szCs w:val="18"/>
          <w:lang w:val="nl-NL"/>
        </w:rPr>
        <w:t xml:space="preserve"> , </w:t>
      </w:r>
      <w:proofErr w:type="spellStart"/>
      <w:r w:rsidRPr="787F8B3C" w:rsidR="787F8B3C">
        <w:rPr>
          <w:rFonts w:ascii="Georgia Pro" w:hAnsi="Georgia Pro" w:eastAsia="Georgia Pro" w:cs="Georgia Pro"/>
          <w:sz w:val="18"/>
          <w:szCs w:val="18"/>
          <w:lang w:val="nl-NL"/>
        </w:rPr>
        <w:t>written</w:t>
      </w:r>
      <w:proofErr w:type="spellEnd"/>
      <w:r w:rsidRPr="787F8B3C" w:rsidR="787F8B3C">
        <w:rPr>
          <w:rFonts w:ascii="Georgia Pro" w:hAnsi="Georgia Pro" w:eastAsia="Georgia Pro" w:cs="Georgia Pro"/>
          <w:sz w:val="18"/>
          <w:szCs w:val="18"/>
          <w:lang w:val="nl-NL"/>
        </w:rPr>
        <w:t xml:space="preserve"> by Alex </w:t>
      </w:r>
      <w:proofErr w:type="spellStart"/>
      <w:r w:rsidRPr="787F8B3C" w:rsidR="787F8B3C">
        <w:rPr>
          <w:rFonts w:ascii="Georgia Pro" w:hAnsi="Georgia Pro" w:eastAsia="Georgia Pro" w:cs="Georgia Pro"/>
          <w:sz w:val="18"/>
          <w:szCs w:val="18"/>
          <w:lang w:val="nl-NL"/>
        </w:rPr>
        <w:t>Gibney</w:t>
      </w:r>
      <w:proofErr w:type="spellEnd"/>
      <w:r w:rsidRPr="787F8B3C" w:rsidR="787F8B3C">
        <w:rPr>
          <w:rFonts w:ascii="Georgia Pro" w:hAnsi="Georgia Pro" w:eastAsia="Georgia Pro" w:cs="Georgia Pro"/>
          <w:sz w:val="18"/>
          <w:szCs w:val="18"/>
          <w:lang w:val="nl-NL"/>
        </w:rPr>
        <w:t xml:space="preserve"> and </w:t>
      </w:r>
      <w:hyperlink r:id="rId29">
        <w:r w:rsidRPr="787F8B3C" w:rsidR="787F8B3C">
          <w:rPr>
            <w:rStyle w:val="Hyperlink"/>
            <w:rFonts w:ascii="Georgia Pro" w:hAnsi="Georgia Pro" w:eastAsia="Georgia Pro" w:cs="Georgia Pro"/>
            <w:sz w:val="18"/>
            <w:szCs w:val="18"/>
            <w:lang w:val="nl-NL"/>
          </w:rPr>
          <w:t xml:space="preserve">Michael </w:t>
        </w:r>
        <w:proofErr w:type="spellStart"/>
        <w:r w:rsidRPr="787F8B3C" w:rsidR="787F8B3C">
          <w:rPr>
            <w:rStyle w:val="Hyperlink"/>
            <w:rFonts w:ascii="Georgia Pro" w:hAnsi="Georgia Pro" w:eastAsia="Georgia Pro" w:cs="Georgia Pro"/>
            <w:sz w:val="18"/>
            <w:szCs w:val="18"/>
            <w:lang w:val="nl-NL"/>
          </w:rPr>
          <w:t>Pollan</w:t>
        </w:r>
        <w:proofErr w:type="spellEnd"/>
      </w:hyperlink>
      <w:r w:rsidRPr="787F8B3C" w:rsidR="787F8B3C">
        <w:rPr>
          <w:rFonts w:ascii="Georgia Pro" w:hAnsi="Georgia Pro" w:eastAsia="Georgia Pro" w:cs="Georgia Pro"/>
          <w:sz w:val="18"/>
          <w:szCs w:val="18"/>
          <w:lang w:val="nl-NL"/>
        </w:rPr>
        <w:t xml:space="preserve">, 2022. </w:t>
      </w:r>
      <w:proofErr w:type="spellStart"/>
      <w:r w:rsidRPr="787F8B3C" w:rsidR="787F8B3C">
        <w:rPr>
          <w:rFonts w:ascii="Georgia Pro" w:hAnsi="Georgia Pro" w:eastAsia="Georgia Pro" w:cs="Georgia Pro"/>
          <w:i/>
          <w:iCs/>
          <w:sz w:val="18"/>
          <w:szCs w:val="18"/>
          <w:lang w:val="nl-NL"/>
        </w:rPr>
        <w:t>Netflix</w:t>
      </w:r>
      <w:proofErr w:type="spellEnd"/>
      <w:r w:rsidRPr="787F8B3C" w:rsidR="787F8B3C">
        <w:rPr>
          <w:rFonts w:ascii="Georgia Pro" w:hAnsi="Georgia Pro" w:eastAsia="Georgia Pro" w:cs="Georgia Pro"/>
          <w:sz w:val="18"/>
          <w:szCs w:val="18"/>
          <w:lang w:val="nl-NL"/>
        </w:rPr>
        <w:t>. (</w:t>
      </w:r>
      <w:r w:rsidRPr="787F8B3C" w:rsidR="787F8B3C">
        <w:rPr>
          <w:rFonts w:ascii="Georgia Pro" w:hAnsi="Georgia Pro" w:eastAsia="Georgia Pro" w:cs="Georgia Pro"/>
          <w:i/>
          <w:iCs/>
          <w:sz w:val="18"/>
          <w:szCs w:val="18"/>
          <w:lang w:val="nl-NL"/>
        </w:rPr>
        <w:t xml:space="preserve">How to Change Your Mind, </w:t>
      </w:r>
      <w:r w:rsidRPr="787F8B3C" w:rsidR="787F8B3C">
        <w:rPr>
          <w:rFonts w:ascii="Georgia Pro" w:hAnsi="Georgia Pro" w:eastAsia="Georgia Pro" w:cs="Georgia Pro"/>
          <w:sz w:val="18"/>
          <w:szCs w:val="18"/>
          <w:lang w:val="nl-NL"/>
        </w:rPr>
        <w:t>S1:E2</w:t>
      </w:r>
      <w:r w:rsidRPr="787F8B3C" w:rsidR="787F8B3C">
        <w:rPr>
          <w:rFonts w:ascii="Georgia Pro" w:hAnsi="Georgia Pro" w:eastAsia="Georgia Pro" w:cs="Georgia Pro"/>
          <w:i/>
          <w:iCs/>
          <w:sz w:val="18"/>
          <w:szCs w:val="18"/>
          <w:lang w:val="nl-NL"/>
        </w:rPr>
        <w:t xml:space="preserve"> </w:t>
      </w:r>
      <w:r w:rsidRPr="787F8B3C" w:rsidR="787F8B3C">
        <w:rPr>
          <w:rFonts w:ascii="Georgia Pro" w:hAnsi="Georgia Pro" w:eastAsia="Georgia Pro" w:cs="Georgia Pro"/>
          <w:sz w:val="18"/>
          <w:szCs w:val="18"/>
          <w:lang w:val="nl-NL"/>
        </w:rPr>
        <w:t>Psilocybin 0:21:43-00:23:33)</w:t>
      </w:r>
    </w:p>
    <w:p w:rsidR="42819216" w:rsidP="787F8B3C" w:rsidRDefault="42819216" w14:paraId="1DC45A2E" w14:textId="7952596B">
      <w:pPr>
        <w:pStyle w:val="Voetnoottekst"/>
        <w:rPr>
          <w:rFonts w:ascii="Georgia Pro" w:hAnsi="Georgia Pro" w:eastAsia="Georgia Pro" w:cs="Georgia Pro"/>
          <w:sz w:val="18"/>
          <w:szCs w:val="18"/>
        </w:rPr>
      </w:pPr>
    </w:p>
  </w:footnote>
  <w:footnote w:id="32">
    <w:p w:rsidR="1F58D1DF" w:rsidP="2C2AB389" w:rsidRDefault="1F58D1DF" w14:paraId="25A5CDC7" w14:textId="25F2C15F">
      <w:pPr>
        <w:pStyle w:val="Voetnoottekst"/>
        <w:rPr>
          <w:rFonts w:ascii="Georgia Pro" w:hAnsi="Georgia Pro" w:eastAsia="Georgia Pro" w:cs="Georgia Pro"/>
          <w:sz w:val="18"/>
          <w:szCs w:val="18"/>
        </w:rPr>
      </w:pPr>
      <w:r w:rsidRPr="1F58D1DF">
        <w:rPr>
          <w:rStyle w:val="Voetnootmarkering"/>
        </w:rPr>
        <w:footnoteRef/>
      </w:r>
      <w:r w:rsidR="2C2AB389">
        <w:rPr/>
        <w:t xml:space="preserve"> </w:t>
      </w:r>
      <w:r w:rsidRPr="1F58D1DF" w:rsidR="2C2AB389">
        <w:rPr>
          <w:rFonts w:ascii="Georgia Pro" w:hAnsi="Georgia Pro" w:eastAsia="Georgia Pro" w:cs="Georgia Pro"/>
          <w:sz w:val="18"/>
          <w:szCs w:val="18"/>
        </w:rPr>
        <w:t>Geiger, A. Haden, et al., “DARK Classics in Chemical Neuroscience: Psilocybin.”</w:t>
      </w:r>
      <w:r>
        <w:br/>
      </w:r>
      <w:r w:rsidRPr="1F58D1DF" w:rsidR="2C2AB389">
        <w:rPr>
          <w:rFonts w:ascii="Georgia Pro" w:hAnsi="Georgia Pro" w:eastAsia="Georgia Pro" w:cs="Georgia Pro"/>
          <w:sz w:val="18"/>
          <w:szCs w:val="18"/>
        </w:rPr>
        <w:t xml:space="preserve">ACS Publications, 29 June 2018, pp. 2438-2447, </w:t>
      </w:r>
      <w:r w:rsidRPr="1F58D1DF" w:rsidR="2C2AB389">
        <w:rPr>
          <w:rFonts w:ascii="Georgia Pro" w:hAnsi="Georgia Pro" w:eastAsia="Georgia Pro" w:cs="Georgia Pro"/>
          <w:sz w:val="18"/>
          <w:szCs w:val="18"/>
        </w:rPr>
        <w:t>https://doi.org/10.1021/acschemneuro.8b00186</w:t>
      </w:r>
      <w:r>
        <w:br/>
      </w:r>
    </w:p>
    <w:p w:rsidR="1F58D1DF" w:rsidP="4EF5E699" w:rsidRDefault="1F58D1DF" w14:paraId="5F40E3B2" w14:textId="0F1A9CBB">
      <w:pPr>
        <w:pStyle w:val="Voetnoottekst"/>
        <w:rPr>
          <w:rFonts w:ascii="Georgia Pro" w:hAnsi="Georgia Pro" w:eastAsia="Georgia Pro" w:cs="Georgia Pro"/>
          <w:color w:val="FF0000"/>
          <w:sz w:val="18"/>
          <w:szCs w:val="18"/>
        </w:rPr>
      </w:pPr>
      <w:r w:rsidRPr="4EF5E699" w:rsidR="4EF5E699">
        <w:rPr>
          <w:rFonts w:ascii="Georgia Pro" w:hAnsi="Georgia Pro" w:eastAsia="Georgia Pro" w:cs="Georgia Pro"/>
          <w:sz w:val="18"/>
          <w:szCs w:val="18"/>
        </w:rPr>
        <w:t xml:space="preserve">The metabolic process of ingesting the substance is the transformation of psilocybin to psilocin in the </w:t>
      </w:r>
      <w:r w:rsidRPr="4EF5E699" w:rsidR="4EF5E699">
        <w:rPr>
          <w:rFonts w:ascii="Georgia Pro" w:hAnsi="Georgia Pro" w:eastAsia="Georgia Pro" w:cs="Georgia Pro"/>
          <w:sz w:val="18"/>
          <w:szCs w:val="18"/>
        </w:rPr>
        <w:t>absorption</w:t>
      </w:r>
      <w:r w:rsidRPr="4EF5E699" w:rsidR="4EF5E699">
        <w:rPr>
          <w:rFonts w:ascii="Georgia Pro" w:hAnsi="Georgia Pro" w:eastAsia="Georgia Pro" w:cs="Georgia Pro"/>
          <w:sz w:val="18"/>
          <w:szCs w:val="18"/>
        </w:rPr>
        <w:t xml:space="preserve"> of the drug in the bloodstream. </w:t>
      </w:r>
      <w:r>
        <w:br/>
      </w:r>
    </w:p>
  </w:footnote>
  <w:footnote w:id="35">
    <w:p w:rsidR="787F8B3C" w:rsidP="787F8B3C" w:rsidRDefault="787F8B3C" w14:paraId="09D559E0" w14:textId="53B784C8">
      <w:pPr>
        <w:pStyle w:val="Voetnoottekst"/>
        <w:rPr>
          <w:rFonts w:ascii="Georgia Pro" w:hAnsi="Georgia Pro" w:eastAsia="Georgia Pro" w:cs="Georgia Pro"/>
          <w:sz w:val="18"/>
          <w:szCs w:val="18"/>
        </w:rPr>
      </w:pPr>
      <w:r w:rsidRPr="787F8B3C">
        <w:rPr>
          <w:rStyle w:val="Voetnootmarkering"/>
          <w:rFonts w:ascii="Georgia Pro" w:hAnsi="Georgia Pro" w:eastAsia="Georgia Pro" w:cs="Georgia Pro"/>
          <w:sz w:val="18"/>
          <w:szCs w:val="18"/>
        </w:rPr>
        <w:footnoteRef/>
      </w:r>
      <w:r w:rsidRPr="787F8B3C" w:rsidR="4EF5E699">
        <w:rPr>
          <w:rFonts w:ascii="Georgia Pro" w:hAnsi="Georgia Pro" w:eastAsia="Georgia Pro" w:cs="Georgia Pro"/>
          <w:sz w:val="18"/>
          <w:szCs w:val="18"/>
        </w:rPr>
        <w:t xml:space="preserve"> </w:t>
      </w:r>
      <w:proofErr w:type="spellStart"/>
      <w:r w:rsidRPr="4EF5E699" w:rsidR="4EF5E699">
        <w:rPr>
          <w:rFonts w:ascii="Georgia Pro" w:hAnsi="Georgia Pro" w:eastAsia="Georgia Pro" w:cs="Georgia Pro"/>
          <w:i w:val="0"/>
          <w:iCs w:val="0"/>
          <w:sz w:val="18"/>
          <w:szCs w:val="18"/>
        </w:rPr>
        <w:t>Dr.</w:t>
      </w:r>
      <w:proofErr w:type="spellEnd"/>
      <w:r w:rsidRPr="4EF5E699" w:rsidR="4EF5E699">
        <w:rPr>
          <w:rFonts w:ascii="Georgia Pro" w:hAnsi="Georgia Pro" w:eastAsia="Georgia Pro" w:cs="Georgia Pro"/>
          <w:i w:val="0"/>
          <w:iCs w:val="0"/>
          <w:sz w:val="18"/>
          <w:szCs w:val="18"/>
        </w:rPr>
        <w:t xml:space="preserve"> Alain Davis</w:t>
      </w:r>
      <w:r w:rsidRPr="4EF5E699" w:rsidR="4EF5E699">
        <w:rPr>
          <w:rFonts w:ascii="Georgia Pro" w:hAnsi="Georgia Pro" w:eastAsia="Georgia Pro" w:cs="Georgia Pro"/>
          <w:i w:val="0"/>
          <w:iCs w:val="0"/>
          <w:sz w:val="18"/>
          <w:szCs w:val="18"/>
        </w:rPr>
        <w:t>:</w:t>
      </w:r>
      <w:r w:rsidRPr="787F8B3C" w:rsidR="4EF5E699">
        <w:rPr>
          <w:rFonts w:ascii="Georgia Pro" w:hAnsi="Georgia Pro" w:eastAsia="Georgia Pro" w:cs="Georgia Pro"/>
          <w:sz w:val="18"/>
          <w:szCs w:val="18"/>
        </w:rPr>
        <w:t xml:space="preserve"> “...you cannot really overdose on magic mushrooms. With something like heroin — you keep taking it... getting higher, and higher, and higher... until you overdose and die. But with psilocybin. That doesn't happen...” The reason for psilocybin not being a highly addictive drug has to do with the way it binds to a specific protein in our brain. This causes the feeling of being high.</w:t>
      </w:r>
    </w:p>
  </w:footnote>
  <w:footnote w:id="36">
    <w:p w:rsidR="1F58D1DF" w:rsidP="2C2AB389" w:rsidRDefault="1F58D1DF" w14:paraId="675E45CA" w14:textId="5DBC1912">
      <w:pPr>
        <w:pStyle w:val="Voetnoottekst"/>
        <w:rPr>
          <w:rFonts w:ascii="Georgia Pro" w:hAnsi="Georgia Pro" w:eastAsia="Georgia Pro" w:cs="Georgia Pro"/>
          <w:sz w:val="18"/>
          <w:szCs w:val="18"/>
        </w:rPr>
      </w:pPr>
      <w:r w:rsidRPr="4EF5E699" w:rsidR="4EF5E699">
        <w:rPr>
          <w:rFonts w:ascii="Georgia Pro" w:hAnsi="Georgia Pro" w:eastAsia="Georgia Pro" w:cs="Georgia Pro"/>
          <w:sz w:val="18"/>
          <w:szCs w:val="18"/>
        </w:rPr>
        <w:t>The hallucinative effects would be more noticeable and start to have a deeper and better response to our consciousness.</w:t>
      </w:r>
      <w:r>
        <w:br/>
      </w:r>
      <w:r w:rsidRPr="4EF5E699" w:rsidR="4EF5E699">
        <w:rPr>
          <w:rFonts w:ascii="Georgia Pro" w:hAnsi="Georgia Pro" w:eastAsia="Georgia Pro" w:cs="Georgia Pro"/>
          <w:sz w:val="18"/>
          <w:szCs w:val="18"/>
        </w:rPr>
        <w:t>Zukerman, Wendy, host. “Magic Mushrooms: Trip Through the Science.”</w:t>
      </w:r>
      <w:r w:rsidRPr="4EF5E699" w:rsidR="4EF5E699">
        <w:rPr>
          <w:rFonts w:ascii="Georgia Pro" w:hAnsi="Georgia Pro" w:eastAsia="Georgia Pro" w:cs="Georgia Pro"/>
          <w:i w:val="1"/>
          <w:iCs w:val="1"/>
          <w:sz w:val="18"/>
          <w:szCs w:val="18"/>
        </w:rPr>
        <w:t xml:space="preserve"> Science Vs, Spotify,</w:t>
      </w:r>
      <w:r w:rsidRPr="4EF5E699" w:rsidR="4EF5E699">
        <w:rPr>
          <w:rFonts w:ascii="Georgia Pro" w:hAnsi="Georgia Pro" w:eastAsia="Georgia Pro" w:cs="Georgia Pro"/>
          <w:sz w:val="18"/>
          <w:szCs w:val="18"/>
        </w:rPr>
        <w:t xml:space="preserve"> 11 Dec. 2020</w:t>
      </w:r>
      <w:r>
        <w:br/>
      </w:r>
      <w:r>
        <w:br/>
      </w:r>
    </w:p>
  </w:footnote>
  <w:footnote w:id="37">
    <w:p w:rsidR="787F8B3C" w:rsidP="21F13F52" w:rsidRDefault="787F8B3C" w14:paraId="7DD3EDE6" w14:textId="7BA4D8DC">
      <w:pPr>
        <w:spacing w:after="0"/>
        <w:rPr>
          <w:rFonts w:ascii="Georgia Pro" w:hAnsi="Georgia Pro" w:eastAsia="Georgia Pro" w:cs="Georgia Pro"/>
          <w:sz w:val="18"/>
          <w:szCs w:val="18"/>
          <w:lang w:val="nl-NL"/>
        </w:rPr>
      </w:pPr>
      <w:r w:rsidRPr="21F13F52">
        <w:rPr>
          <w:rStyle w:val="Voetnootmarkering"/>
          <w:rFonts w:ascii="Georgia Pro" w:hAnsi="Georgia Pro" w:eastAsia="Georgia Pro" w:cs="Georgia Pro"/>
          <w:sz w:val="18"/>
          <w:szCs w:val="18"/>
        </w:rPr>
        <w:footnoteRef/>
      </w:r>
      <w:r w:rsidRPr="21F13F52" w:rsidR="21F13F52">
        <w:rPr>
          <w:rFonts w:ascii="Georgia Pro" w:hAnsi="Georgia Pro" w:eastAsia="Georgia Pro" w:cs="Georgia Pro"/>
          <w:sz w:val="18"/>
          <w:szCs w:val="18"/>
        </w:rPr>
        <w:t xml:space="preserve"> When I think of the stereotypical European fairy tales and the image that is drawn of mushrooms that can be considered the most popular to be depicted is the </w:t>
      </w:r>
      <w:r w:rsidRPr="21F13F52" w:rsidR="21F13F52">
        <w:rPr>
          <w:rFonts w:ascii="Georgia Pro" w:hAnsi="Georgia Pro" w:eastAsia="Georgia Pro" w:cs="Georgia Pro"/>
          <w:i/>
          <w:iCs/>
          <w:sz w:val="18"/>
          <w:szCs w:val="18"/>
        </w:rPr>
        <w:t>Amanita Muscaria</w:t>
      </w:r>
      <w:r w:rsidRPr="21F13F52" w:rsidR="21F13F52">
        <w:rPr>
          <w:rFonts w:ascii="Georgia Pro" w:hAnsi="Georgia Pro" w:eastAsia="Georgia Pro" w:cs="Georgia Pro"/>
          <w:sz w:val="18"/>
          <w:szCs w:val="18"/>
        </w:rPr>
        <w:t>, also known as the Fly Agaric. This is a mushroom with a red cap, containing white dots and a white stem. It is one of the most known mushroom species being presented in old fairy tales and folklore and is still quite prominent in the contemporary alternatives presented today that are based on these old fairy tales and folklore stories.</w:t>
      </w:r>
      <w:r>
        <w:br/>
      </w:r>
      <w:r>
        <w:br/>
      </w:r>
      <w:r w:rsidRPr="21F13F52" w:rsidR="21F13F52">
        <w:rPr>
          <w:rFonts w:ascii="Georgia Pro" w:hAnsi="Georgia Pro" w:eastAsia="Georgia Pro" w:cs="Georgia Pro"/>
          <w:sz w:val="18"/>
          <w:szCs w:val="18"/>
        </w:rPr>
        <w:t xml:space="preserve">Klein, Joanna. “A Mushroom Out of a Fairy Tale That You Might Find in the Forest.” The New York Times, </w:t>
      </w:r>
      <w:r>
        <w:br/>
      </w:r>
      <w:r w:rsidRPr="21F13F52" w:rsidR="21F13F52">
        <w:rPr>
          <w:rFonts w:ascii="Georgia Pro" w:hAnsi="Georgia Pro" w:eastAsia="Georgia Pro" w:cs="Georgia Pro"/>
          <w:sz w:val="18"/>
          <w:szCs w:val="18"/>
        </w:rPr>
        <w:t xml:space="preserve">17 Oct. 2017, </w:t>
      </w:r>
      <w:hyperlink r:id="rId31">
        <w:r w:rsidRPr="21F13F52" w:rsidR="21F13F52">
          <w:rPr>
            <w:rStyle w:val="Hyperlink"/>
            <w:rFonts w:ascii="Georgia Pro" w:hAnsi="Georgia Pro" w:eastAsia="Georgia Pro" w:cs="Georgia Pro"/>
            <w:sz w:val="18"/>
            <w:szCs w:val="18"/>
          </w:rPr>
          <w:t>www.nytimes.com/2017/10/17/science/mushrooms-fly-agaric.html</w:t>
        </w:r>
      </w:hyperlink>
      <w:r w:rsidRPr="21F13F52" w:rsidR="21F13F52">
        <w:rPr>
          <w:rFonts w:ascii="Georgia Pro" w:hAnsi="Georgia Pro" w:eastAsia="Georgia Pro" w:cs="Georgia Pro"/>
          <w:sz w:val="18"/>
          <w:szCs w:val="18"/>
        </w:rPr>
        <w:t>. Accessed 9 Feb. 2023</w:t>
      </w:r>
    </w:p>
  </w:footnote>
  <w:footnote w:id="38">
    <w:p w:rsidR="1F58D1DF" w:rsidP="1F58D1DF" w:rsidRDefault="1F58D1DF" w14:paraId="3687AD48" w14:textId="7B6458B7">
      <w:pPr>
        <w:pStyle w:val="Voetnoottekst"/>
      </w:pPr>
      <w:r w:rsidRPr="1F58D1DF">
        <w:rPr>
          <w:rStyle w:val="Voetnootmarkering"/>
        </w:rPr>
        <w:footnoteRef/>
      </w:r>
      <w:r w:rsidR="21F13F52">
        <w:t xml:space="preserve"> </w:t>
      </w:r>
      <w:r w:rsidRPr="21F13F52" w:rsidR="21F13F52">
        <w:rPr>
          <w:rFonts w:ascii="Georgia Pro" w:hAnsi="Georgia Pro" w:eastAsia="Georgia Pro" w:cs="Georgia Pro"/>
          <w:sz w:val="18"/>
          <w:szCs w:val="18"/>
        </w:rPr>
        <w:t xml:space="preserve">Dugan, M. Frank. “Fungi, Folkways and Fairy Tales: Mushrooms &amp; Mildews in Stories, </w:t>
      </w:r>
      <w:r>
        <w:br/>
      </w:r>
      <w:r w:rsidRPr="21F13F52" w:rsidR="21F13F52">
        <w:rPr>
          <w:rFonts w:ascii="Georgia Pro" w:hAnsi="Georgia Pro" w:eastAsia="Georgia Pro" w:cs="Georgia Pro"/>
          <w:sz w:val="18"/>
          <w:szCs w:val="18"/>
        </w:rPr>
        <w:t xml:space="preserve">Remedies &amp; Rituals, from Oberon to the Internet.” </w:t>
      </w:r>
      <w:r w:rsidRPr="21F13F52" w:rsidR="21F13F52">
        <w:rPr>
          <w:rFonts w:ascii="Georgia Pro" w:hAnsi="Georgia Pro" w:eastAsia="Georgia Pro" w:cs="Georgia Pro"/>
          <w:i/>
          <w:iCs/>
          <w:sz w:val="18"/>
          <w:szCs w:val="18"/>
        </w:rPr>
        <w:t>North American Fungi</w:t>
      </w:r>
      <w:r w:rsidRPr="21F13F52" w:rsidR="21F13F52">
        <w:rPr>
          <w:rFonts w:ascii="Georgia Pro" w:hAnsi="Georgia Pro" w:eastAsia="Georgia Pro" w:cs="Georgia Pro"/>
          <w:sz w:val="18"/>
          <w:szCs w:val="18"/>
        </w:rPr>
        <w:t xml:space="preserve">, vol. 3, 2008. </w:t>
      </w:r>
      <w:r>
        <w:br/>
      </w:r>
      <w:hyperlink r:id="rId32">
        <w:r w:rsidRPr="21F13F52" w:rsidR="21F13F52">
          <w:rPr>
            <w:rStyle w:val="Hyperlink"/>
            <w:rFonts w:ascii="Georgia Pro" w:hAnsi="Georgia Pro" w:eastAsia="Georgia Pro" w:cs="Georgia Pro"/>
            <w:sz w:val="18"/>
            <w:szCs w:val="18"/>
          </w:rPr>
          <w:t>http://dx.doi.org/10.2509/naf2008.003.0074</w:t>
        </w:r>
      </w:hyperlink>
      <w:r w:rsidRPr="21F13F52" w:rsidR="21F13F52">
        <w:rPr>
          <w:rFonts w:ascii="Georgia Pro" w:hAnsi="Georgia Pro" w:eastAsia="Georgia Pro" w:cs="Georgia Pro"/>
          <w:sz w:val="18"/>
          <w:szCs w:val="18"/>
        </w:rPr>
        <w:t>.</w:t>
      </w:r>
    </w:p>
  </w:footnote>
  <w:footnote w:id="39">
    <w:p w:rsidR="1A38F639" w:rsidP="1A38F639" w:rsidRDefault="1A38F639" w14:paraId="0A9F1169" w14:textId="465B0AA0">
      <w:pPr>
        <w:pStyle w:val="Voetnoottekst"/>
        <w:rPr>
          <w:rFonts w:ascii="Georgia Pro" w:hAnsi="Georgia Pro" w:eastAsia="Georgia Pro" w:cs="Georgia Pro"/>
          <w:sz w:val="18"/>
          <w:szCs w:val="18"/>
        </w:rPr>
      </w:pPr>
      <w:r w:rsidRPr="1A38F639">
        <w:rPr>
          <w:rStyle w:val="Voetnootmarkering"/>
          <w:rFonts w:ascii="Georgia Pro" w:hAnsi="Georgia Pro" w:eastAsia="Georgia Pro" w:cs="Georgia Pro"/>
          <w:sz w:val="18"/>
          <w:szCs w:val="18"/>
        </w:rPr>
        <w:footnoteRef/>
      </w:r>
      <w:r w:rsidRPr="1A38F639">
        <w:rPr>
          <w:rFonts w:ascii="Georgia Pro" w:hAnsi="Georgia Pro" w:eastAsia="Georgia Pro" w:cs="Georgia Pro"/>
          <w:sz w:val="18"/>
          <w:szCs w:val="18"/>
        </w:rPr>
        <w:t xml:space="preserve"> When thinking back to my own childhood, this is also one of the mushrooms I can think of that would have been prominently used in fairy tales: mostly in a forest surrounded by magical creatures. Therefor the connections we can make from mushroom in relation to these fictional characters are kind of inevitable and hard to overlook. You can think of gnomes and leprechauns sitting on the caps of mushrooms or even use them as little houses. Animals that would live in the forest alongside trolls, fairies or </w:t>
      </w:r>
      <w:r w:rsidRPr="1A38F639">
        <w:rPr>
          <w:rFonts w:ascii="Georgia Pro" w:hAnsi="Georgia Pro" w:eastAsia="Georgia Pro" w:cs="Georgia Pro"/>
          <w:sz w:val="18"/>
          <w:szCs w:val="18"/>
          <w:u w:val="single"/>
        </w:rPr>
        <w:t>witches</w:t>
      </w:r>
      <w:r w:rsidRPr="1A38F639">
        <w:rPr>
          <w:rFonts w:ascii="Georgia Pro" w:hAnsi="Georgia Pro" w:eastAsia="Georgia Pro" w:cs="Georgia Pro"/>
          <w:sz w:val="18"/>
          <w:szCs w:val="18"/>
        </w:rPr>
        <w:t xml:space="preserve"> that would use “various” mushrooms to create potions or mysterious brews. As a kid I was always in love with the imaginary worlds that I could spend my time with, and ever more so being excited to be able to delve into these characters.</w:t>
      </w:r>
      <w:r>
        <w:br/>
      </w:r>
      <w:r>
        <w:br/>
      </w:r>
      <w:r w:rsidRPr="1A38F639">
        <w:rPr>
          <w:rFonts w:ascii="Georgia Pro" w:hAnsi="Georgia Pro" w:eastAsia="Georgia Pro" w:cs="Georgia Pro"/>
          <w:sz w:val="18"/>
          <w:szCs w:val="18"/>
        </w:rPr>
        <w:t xml:space="preserve">As a reference of the Grimm Brothers </w:t>
      </w:r>
      <w:proofErr w:type="spellStart"/>
      <w:r w:rsidRPr="1A38F639">
        <w:rPr>
          <w:rFonts w:ascii="Georgia Pro" w:hAnsi="Georgia Pro" w:eastAsia="Georgia Pro" w:cs="Georgia Pro"/>
          <w:sz w:val="18"/>
          <w:szCs w:val="18"/>
        </w:rPr>
        <w:t>Fairytales</w:t>
      </w:r>
      <w:proofErr w:type="spellEnd"/>
      <w:r w:rsidRPr="1A38F639">
        <w:rPr>
          <w:rFonts w:ascii="Georgia Pro" w:hAnsi="Georgia Pro" w:eastAsia="Georgia Pro" w:cs="Georgia Pro"/>
          <w:sz w:val="18"/>
          <w:szCs w:val="18"/>
        </w:rPr>
        <w:t xml:space="preserve">, the probability of these stories still being true to its origin, would be unlikely hard to testify to be completely true. Most of these stories would be told from an oral tradition, which could indicate we'll never be sure of the accuracy and small tweaks and adjustments that have been applied over the past 200 years. </w:t>
      </w:r>
      <w:r>
        <w:br/>
      </w:r>
      <w:r>
        <w:br/>
      </w:r>
      <w:r w:rsidRPr="1A38F639">
        <w:rPr>
          <w:rFonts w:ascii="Georgia Pro" w:hAnsi="Georgia Pro" w:eastAsia="Georgia Pro" w:cs="Georgia Pro"/>
          <w:sz w:val="18"/>
          <w:szCs w:val="18"/>
        </w:rPr>
        <w:t xml:space="preserve">Flood, Alison. “Grimm Brothers’ </w:t>
      </w:r>
      <w:proofErr w:type="spellStart"/>
      <w:r w:rsidRPr="1A38F639">
        <w:rPr>
          <w:rFonts w:ascii="Georgia Pro" w:hAnsi="Georgia Pro" w:eastAsia="Georgia Pro" w:cs="Georgia Pro"/>
          <w:sz w:val="18"/>
          <w:szCs w:val="18"/>
        </w:rPr>
        <w:t>Fairytales</w:t>
      </w:r>
      <w:proofErr w:type="spellEnd"/>
      <w:r w:rsidRPr="1A38F639">
        <w:rPr>
          <w:rFonts w:ascii="Georgia Pro" w:hAnsi="Georgia Pro" w:eastAsia="Georgia Pro" w:cs="Georgia Pro"/>
          <w:sz w:val="18"/>
          <w:szCs w:val="18"/>
        </w:rPr>
        <w:t xml:space="preserve"> Have Blood and Horror Restored in New Translation.” </w:t>
      </w:r>
      <w:r w:rsidRPr="1A38F639">
        <w:rPr>
          <w:rFonts w:ascii="Georgia Pro" w:hAnsi="Georgia Pro" w:eastAsia="Georgia Pro" w:cs="Georgia Pro"/>
          <w:i/>
          <w:iCs/>
          <w:sz w:val="18"/>
          <w:szCs w:val="18"/>
        </w:rPr>
        <w:t>The Guardian</w:t>
      </w:r>
      <w:r w:rsidRPr="1A38F639">
        <w:rPr>
          <w:rFonts w:ascii="Georgia Pro" w:hAnsi="Georgia Pro" w:eastAsia="Georgia Pro" w:cs="Georgia Pro"/>
          <w:sz w:val="18"/>
          <w:szCs w:val="18"/>
        </w:rPr>
        <w:t xml:space="preserve">, 22 Feb. 2018, </w:t>
      </w:r>
      <w:hyperlink r:id="rId33">
        <w:r w:rsidRPr="1A38F639">
          <w:rPr>
            <w:rStyle w:val="Hyperlink"/>
            <w:rFonts w:ascii="Georgia Pro" w:hAnsi="Georgia Pro" w:eastAsia="Georgia Pro" w:cs="Georgia Pro"/>
            <w:sz w:val="18"/>
            <w:szCs w:val="18"/>
          </w:rPr>
          <w:t>www.theguardian.com/books/2014/nov/12/grimm-brothers-fairytales-horror-new-translation</w:t>
        </w:r>
      </w:hyperlink>
      <w:r w:rsidRPr="1A38F639">
        <w:rPr>
          <w:rFonts w:ascii="Georgia Pro" w:hAnsi="Georgia Pro" w:eastAsia="Georgia Pro" w:cs="Georgia Pro"/>
          <w:sz w:val="18"/>
          <w:szCs w:val="18"/>
        </w:rPr>
        <w:t>. Accessed 27 Jan. 2023</w:t>
      </w:r>
    </w:p>
    <w:p w:rsidR="1A38F639" w:rsidP="1A38F639" w:rsidRDefault="1A38F639" w14:paraId="09F759F5" w14:textId="6EC126AE">
      <w:pPr>
        <w:pStyle w:val="Voetnoottekst"/>
      </w:pPr>
    </w:p>
  </w:footnote>
  <w:footnote w:id="40">
    <w:p w:rsidR="10D22387" w:rsidP="2C2AB389" w:rsidRDefault="10D22387" w14:paraId="1C07DDC1" w14:textId="08A7E279">
      <w:pPr>
        <w:pStyle w:val="Voetnoottekst"/>
        <w:rPr>
          <w:rFonts w:ascii="Georgia Pro" w:hAnsi="Georgia Pro" w:eastAsia="Georgia Pro" w:cs="Georgia Pro"/>
          <w:sz w:val="18"/>
          <w:szCs w:val="18"/>
        </w:rPr>
      </w:pPr>
      <w:r w:rsidRPr="21F13F52">
        <w:rPr>
          <w:rStyle w:val="Voetnootmarkering"/>
          <w:rFonts w:ascii="Georgia Pro" w:hAnsi="Georgia Pro" w:eastAsia="Georgia Pro" w:cs="Georgia Pro"/>
          <w:sz w:val="18"/>
          <w:szCs w:val="18"/>
        </w:rPr>
        <w:footnoteRef/>
      </w:r>
      <w:r w:rsidRPr="21F13F52" w:rsidR="2C2AB389">
        <w:rPr>
          <w:rFonts w:ascii="Georgia Pro" w:hAnsi="Georgia Pro" w:eastAsia="Georgia Pro" w:cs="Georgia Pro"/>
          <w:sz w:val="18"/>
          <w:szCs w:val="18"/>
        </w:rPr>
        <w:t xml:space="preserve"> </w:t>
      </w:r>
      <w:r w:rsidRPr="2C2AB389" w:rsidR="2C2AB389">
        <w:rPr>
          <w:rFonts w:ascii="Georgia Pro" w:hAnsi="Georgia Pro" w:eastAsia="Georgia Pro" w:cs="Georgia Pro"/>
          <w:sz w:val="18"/>
          <w:szCs w:val="18"/>
        </w:rPr>
        <w:t xml:space="preserve">Flood, Alison. “Grimm Brothers’ </w:t>
      </w:r>
      <w:proofErr w:type="spellStart"/>
      <w:r w:rsidRPr="2C2AB389" w:rsidR="2C2AB389">
        <w:rPr>
          <w:rFonts w:ascii="Georgia Pro" w:hAnsi="Georgia Pro" w:eastAsia="Georgia Pro" w:cs="Georgia Pro"/>
          <w:sz w:val="18"/>
          <w:szCs w:val="18"/>
        </w:rPr>
        <w:t>Fairytales</w:t>
      </w:r>
      <w:proofErr w:type="spellEnd"/>
      <w:r w:rsidRPr="2C2AB389" w:rsidR="2C2AB389">
        <w:rPr>
          <w:rFonts w:ascii="Georgia Pro" w:hAnsi="Georgia Pro" w:eastAsia="Georgia Pro" w:cs="Georgia Pro"/>
          <w:sz w:val="18"/>
          <w:szCs w:val="18"/>
        </w:rPr>
        <w:t xml:space="preserve"> Have Blood and Horror Restored in New Translation.” </w:t>
      </w:r>
      <w:r w:rsidRPr="2C2AB389" w:rsidR="2C2AB389">
        <w:rPr>
          <w:rFonts w:ascii="Georgia Pro" w:hAnsi="Georgia Pro" w:eastAsia="Georgia Pro" w:cs="Georgia Pro"/>
          <w:i w:val="1"/>
          <w:iCs w:val="1"/>
          <w:sz w:val="18"/>
          <w:szCs w:val="18"/>
        </w:rPr>
        <w:t>The Guardian</w:t>
      </w:r>
      <w:r w:rsidRPr="2C2AB389" w:rsidR="2C2AB389">
        <w:rPr>
          <w:rFonts w:ascii="Georgia Pro" w:hAnsi="Georgia Pro" w:eastAsia="Georgia Pro" w:cs="Georgia Pro"/>
          <w:sz w:val="18"/>
          <w:szCs w:val="18"/>
        </w:rPr>
        <w:t xml:space="preserve">, 22 Feb. 2018, </w:t>
      </w:r>
      <w:hyperlink r:id="Rba29820c1abb40ed">
        <w:r w:rsidRPr="2C2AB389" w:rsidR="2C2AB389">
          <w:rPr>
            <w:rStyle w:val="Hyperlink"/>
            <w:rFonts w:ascii="Georgia Pro" w:hAnsi="Georgia Pro" w:eastAsia="Georgia Pro" w:cs="Georgia Pro"/>
            <w:sz w:val="18"/>
            <w:szCs w:val="18"/>
          </w:rPr>
          <w:t>www.theguardian.com/books/2014/nov/12/grimm-brothers-fairytales-horror-new-translation</w:t>
        </w:r>
      </w:hyperlink>
      <w:r w:rsidRPr="2C2AB389" w:rsidR="2C2AB389">
        <w:rPr>
          <w:rFonts w:ascii="Georgia Pro" w:hAnsi="Georgia Pro" w:eastAsia="Georgia Pro" w:cs="Georgia Pro"/>
          <w:sz w:val="18"/>
          <w:szCs w:val="18"/>
        </w:rPr>
        <w:t>. Accessed 27 Jan. 2023</w:t>
      </w:r>
      <w:r>
        <w:br/>
      </w:r>
    </w:p>
    <w:p w:rsidR="10D22387" w:rsidP="21F13F52" w:rsidRDefault="10D22387" w14:paraId="048173CC" w14:textId="7672C05A">
      <w:pPr>
        <w:pStyle w:val="Voetnoottekst"/>
        <w:rPr>
          <w:rFonts w:ascii="Georgia Pro" w:hAnsi="Georgia Pro" w:eastAsia="Georgia Pro" w:cs="Georgia Pro"/>
          <w:sz w:val="18"/>
          <w:szCs w:val="18"/>
        </w:rPr>
      </w:pPr>
      <w:r w:rsidRPr="21F13F52" w:rsidR="2C2AB389">
        <w:rPr>
          <w:rFonts w:ascii="Georgia Pro" w:hAnsi="Georgia Pro" w:eastAsia="Georgia Pro" w:cs="Georgia Pro"/>
          <w:sz w:val="18"/>
          <w:szCs w:val="18"/>
        </w:rPr>
        <w:t xml:space="preserve">As a reference of the Grimm Brothers </w:t>
      </w:r>
      <w:proofErr w:type="spellStart"/>
      <w:r w:rsidRPr="21F13F52" w:rsidR="2C2AB389">
        <w:rPr>
          <w:rFonts w:ascii="Georgia Pro" w:hAnsi="Georgia Pro" w:eastAsia="Georgia Pro" w:cs="Georgia Pro"/>
          <w:sz w:val="18"/>
          <w:szCs w:val="18"/>
        </w:rPr>
        <w:t>Fairytales</w:t>
      </w:r>
      <w:proofErr w:type="spellEnd"/>
      <w:r w:rsidRPr="21F13F52" w:rsidR="2C2AB389">
        <w:rPr>
          <w:rFonts w:ascii="Georgia Pro" w:hAnsi="Georgia Pro" w:eastAsia="Georgia Pro" w:cs="Georgia Pro"/>
          <w:sz w:val="18"/>
          <w:szCs w:val="18"/>
        </w:rPr>
        <w:t xml:space="preserve">, the probability of these stories still being true to its origin, would be unlikely hard to testify to be completely true. Most of these stories would be told from an oral tradition, which could indicate we'll never be sure of the accuracy and small tweaks and adjustments that have been applied over the past 200 years. </w:t>
      </w:r>
      <w:r>
        <w:br/>
      </w:r>
      <w:r>
        <w:br/>
      </w:r>
    </w:p>
  </w:footnote>
  <w:footnote w:id="41">
    <w:p w:rsidR="10D22387" w:rsidP="10D22387" w:rsidRDefault="10D22387" w14:paraId="62A31BB6" w14:textId="0DC63685">
      <w:pPr>
        <w:pStyle w:val="Voetnoottekst"/>
      </w:pPr>
      <w:r w:rsidRPr="10D22387">
        <w:rPr>
          <w:rStyle w:val="Voetnootmarkering"/>
        </w:rPr>
        <w:footnoteRef/>
      </w:r>
      <w:r>
        <w:t xml:space="preserve"> </w:t>
      </w:r>
      <w:r w:rsidRPr="10D22387">
        <w:rPr>
          <w:rFonts w:ascii="Georgia Pro" w:hAnsi="Georgia Pro" w:eastAsia="Georgia Pro" w:cs="Georgia Pro"/>
          <w:sz w:val="18"/>
          <w:szCs w:val="18"/>
        </w:rPr>
        <w:t xml:space="preserve">Dugan, M. Frank. “Fungi, Folkways and Fairy Tales: Mushrooms &amp; Mildews in Stories, </w:t>
      </w:r>
      <w:r>
        <w:br/>
      </w:r>
      <w:r w:rsidRPr="10D22387">
        <w:rPr>
          <w:rFonts w:ascii="Georgia Pro" w:hAnsi="Georgia Pro" w:eastAsia="Georgia Pro" w:cs="Georgia Pro"/>
          <w:sz w:val="18"/>
          <w:szCs w:val="18"/>
        </w:rPr>
        <w:t xml:space="preserve">Remedies &amp; Rituals, from Oberon to the Internet.” </w:t>
      </w:r>
      <w:r w:rsidRPr="10D22387">
        <w:rPr>
          <w:rFonts w:ascii="Georgia Pro" w:hAnsi="Georgia Pro" w:eastAsia="Georgia Pro" w:cs="Georgia Pro"/>
          <w:i/>
          <w:iCs/>
          <w:sz w:val="18"/>
          <w:szCs w:val="18"/>
        </w:rPr>
        <w:t>North American Fungi</w:t>
      </w:r>
      <w:r w:rsidRPr="10D22387">
        <w:rPr>
          <w:rFonts w:ascii="Georgia Pro" w:hAnsi="Georgia Pro" w:eastAsia="Georgia Pro" w:cs="Georgia Pro"/>
          <w:sz w:val="18"/>
          <w:szCs w:val="18"/>
        </w:rPr>
        <w:t xml:space="preserve">, vol. 3, 2008. </w:t>
      </w:r>
      <w:r>
        <w:br/>
      </w:r>
      <w:hyperlink r:id="rId35">
        <w:r w:rsidRPr="10D22387">
          <w:rPr>
            <w:rStyle w:val="Hyperlink"/>
            <w:rFonts w:ascii="Georgia Pro" w:hAnsi="Georgia Pro" w:eastAsia="Georgia Pro" w:cs="Georgia Pro"/>
            <w:sz w:val="18"/>
            <w:szCs w:val="18"/>
          </w:rPr>
          <w:t>http://dx.doi.org/10.2509/naf2008.003.0074</w:t>
        </w:r>
      </w:hyperlink>
      <w:r w:rsidRPr="10D22387">
        <w:rPr>
          <w:rFonts w:ascii="Georgia Pro" w:hAnsi="Georgia Pro" w:eastAsia="Georgia Pro" w:cs="Georgia Pro"/>
          <w:sz w:val="18"/>
          <w:szCs w:val="18"/>
        </w:rPr>
        <w:t>.</w:t>
      </w:r>
    </w:p>
  </w:footnote>
  <w:footnote w:id="42">
    <w:p w:rsidR="787F8B3C" w:rsidP="787F8B3C" w:rsidRDefault="787F8B3C" w14:paraId="4F6FA0C1" w14:textId="0ACA20C6">
      <w:pPr>
        <w:pStyle w:val="Voetnoottekst"/>
      </w:pPr>
      <w:r w:rsidRPr="787F8B3C">
        <w:rPr>
          <w:rStyle w:val="Voetnootmarkering"/>
        </w:rPr>
        <w:footnoteRef/>
      </w:r>
      <w:r>
        <w:t xml:space="preserve"> </w:t>
      </w:r>
      <w:r w:rsidRPr="787F8B3C">
        <w:rPr>
          <w:rFonts w:ascii="Georgia Pro" w:hAnsi="Georgia Pro" w:eastAsia="Georgia Pro" w:cs="Georgia Pro"/>
          <w:sz w:val="18"/>
          <w:szCs w:val="18"/>
        </w:rPr>
        <w:t>Silvia Federici (1942, Parma, Italy, currently living in Slope, Brooklyn) is a scholar, author of various titles, Marxist theorist and feminist activist, who teaches and works in the US.</w:t>
      </w:r>
    </w:p>
  </w:footnote>
  <w:footnote w:id="44">
    <w:p w:rsidR="1A38F639" w:rsidP="1A38F639" w:rsidRDefault="1A38F639" w14:paraId="11DF0323" w14:textId="678CF046">
      <w:pPr>
        <w:spacing w:line="276" w:lineRule="auto"/>
        <w:ind w:right="1518"/>
        <w:rPr>
          <w:rFonts w:ascii="Georgia Pro" w:hAnsi="Georgia Pro" w:eastAsia="Georgia Pro" w:cs="Georgia Pro"/>
          <w:sz w:val="18"/>
          <w:szCs w:val="18"/>
        </w:rPr>
      </w:pPr>
      <w:r w:rsidRPr="1A38F639">
        <w:rPr>
          <w:rStyle w:val="Voetnootmarkering"/>
          <w:rFonts w:ascii="Georgia Pro" w:hAnsi="Georgia Pro" w:eastAsia="Georgia Pro" w:cs="Georgia Pro"/>
          <w:sz w:val="18"/>
          <w:szCs w:val="18"/>
        </w:rPr>
        <w:footnoteRef/>
      </w:r>
      <w:r w:rsidRPr="1A38F639" w:rsidR="2C2AB389">
        <w:rPr>
          <w:rFonts w:ascii="Georgia Pro" w:hAnsi="Georgia Pro" w:eastAsia="Georgia Pro" w:cs="Georgia Pro"/>
          <w:sz w:val="18"/>
          <w:szCs w:val="18"/>
        </w:rPr>
        <w:t xml:space="preserve"> During the development of this new economic system and overruling existence of the patriarchy, society needed a figure to blame when misfortune would happen and where the reasons of this misfortune would be impossible to explain or figure out at that time. Silvia: “They would be accused of supernatural powers and for </w:t>
      </w:r>
      <w:r w:rsidRPr="1A38F639" w:rsidR="2C2AB389">
        <w:rPr>
          <w:rFonts w:ascii="Georgia Pro" w:hAnsi="Georgia Pro" w:eastAsia="Georgia Pro" w:cs="Georgia Pro"/>
          <w:sz w:val="18"/>
          <w:szCs w:val="18"/>
        </w:rPr>
        <w:t xml:space="preserve">mis</w:t>
      </w:r>
      <w:r w:rsidRPr="1A38F639" w:rsidR="2C2AB389">
        <w:rPr>
          <w:rFonts w:ascii="Georgia Pro" w:hAnsi="Georgia Pro" w:eastAsia="Georgia Pro" w:cs="Georgia Pro"/>
          <w:sz w:val="18"/>
          <w:szCs w:val="18"/>
        </w:rPr>
        <w:t xml:space="preserve">fortune, that couldn't be solved.”</w:t>
      </w:r>
      <w:r>
        <w:br/>
      </w:r>
      <w:r w:rsidRPr="1A38F639" w:rsidR="2C2AB389">
        <w:rPr>
          <w:rFonts w:ascii="Georgia Pro" w:hAnsi="Georgia Pro" w:eastAsia="Georgia Pro" w:cs="Georgia Pro"/>
          <w:sz w:val="18"/>
          <w:szCs w:val="18"/>
        </w:rPr>
        <w:t xml:space="preserve">“Bizarre accusations were made such as: 'witches' would be making poison with their bodies.”  </w:t>
      </w:r>
      <w:r>
        <w:br/>
      </w:r>
      <w:r w:rsidRPr="1A38F639" w:rsidR="2C2AB389">
        <w:rPr>
          <w:rFonts w:ascii="Georgia Pro" w:hAnsi="Georgia Pro" w:eastAsia="Georgia Pro" w:cs="Georgia Pro"/>
          <w:sz w:val="18"/>
          <w:szCs w:val="18"/>
        </w:rPr>
        <w:t xml:space="preserve">The accusations were in general anonymous. You would not know who accused you and what for. </w:t>
      </w:r>
      <w:r w:rsidRPr="2C2AB389" w:rsidR="2C2AB389">
        <w:rPr>
          <w:rFonts w:ascii="Georgia Pro" w:hAnsi="Georgia Pro" w:eastAsia="Georgia Pro" w:cs="Georgia Pro"/>
          <w:i w:val="1"/>
          <w:iCs w:val="1"/>
          <w:sz w:val="18"/>
          <w:szCs w:val="18"/>
        </w:rPr>
        <w:t>Caliban and the witch (Persecution of witches and state initiative</w:t>
      </w:r>
      <w:r w:rsidRPr="1A38F639" w:rsidR="2C2AB389">
        <w:rPr>
          <w:rFonts w:ascii="Georgia Pro" w:hAnsi="Georgia Pro" w:eastAsia="Georgia Pro" w:cs="Georgia Pro"/>
          <w:sz w:val="18"/>
          <w:szCs w:val="18"/>
        </w:rPr>
        <w:t xml:space="preserve"> (CH4): Charges would be being made in church with anonymous boxes that would go around, where you could accuse someone of being a witch anonymously. The charges, accusations,</w:t>
      </w:r>
      <w:r w:rsidRPr="1A38F639" w:rsidR="2C2AB389">
        <w:rPr>
          <w:rFonts w:ascii="Georgia Pro" w:hAnsi="Georgia Pro" w:eastAsia="Georgia Pro" w:cs="Georgia Pro"/>
          <w:sz w:val="18"/>
          <w:szCs w:val="18"/>
        </w:rPr>
        <w:t xml:space="preserve"> the</w:t>
      </w:r>
      <w:r w:rsidRPr="1A38F639" w:rsidR="2C2AB389">
        <w:rPr>
          <w:rFonts w:ascii="Georgia Pro" w:hAnsi="Georgia Pro" w:eastAsia="Georgia Pro" w:cs="Georgia Pro"/>
          <w:sz w:val="18"/>
          <w:szCs w:val="18"/>
        </w:rPr>
        <w:t xml:space="preserve"> “new section of labelling”,</w:t>
      </w:r>
      <w:r w:rsidRPr="1A38F639" w:rsidR="2C2AB389">
        <w:rPr>
          <w:rFonts w:ascii="Georgia Pro" w:hAnsi="Georgia Pro" w:eastAsia="Georgia Pro" w:cs="Georgia Pro"/>
          <w:sz w:val="18"/>
          <w:szCs w:val="18"/>
        </w:rPr>
        <w:t xml:space="preserve"> the</w:t>
      </w:r>
      <w:r w:rsidRPr="1A38F639" w:rsidR="2C2AB389">
        <w:rPr>
          <w:rFonts w:ascii="Georgia Pro" w:hAnsi="Georgia Pro" w:eastAsia="Georgia Pro" w:cs="Georgia Pro"/>
          <w:sz w:val="18"/>
          <w:szCs w:val="18"/>
        </w:rPr>
        <w:t xml:space="preserve"> criminalization and demonizing of women and certain practices</w:t>
      </w:r>
      <w:r w:rsidRPr="1A38F639" w:rsidR="2C2AB389">
        <w:rPr>
          <w:rFonts w:ascii="Georgia Pro" w:hAnsi="Georgia Pro" w:eastAsia="Georgia Pro" w:cs="Georgia Pro"/>
          <w:sz w:val="18"/>
          <w:szCs w:val="18"/>
        </w:rPr>
        <w:t xml:space="preserve">,</w:t>
      </w:r>
      <w:r w:rsidRPr="1A38F639" w:rsidR="2C2AB389">
        <w:rPr>
          <w:rFonts w:ascii="Georgia Pro" w:hAnsi="Georgia Pro" w:eastAsia="Georgia Pro" w:cs="Georgia Pro"/>
          <w:sz w:val="18"/>
          <w:szCs w:val="18"/>
        </w:rPr>
        <w:t xml:space="preserve"> was just a fa</w:t>
      </w:r>
      <w:r w:rsidRPr="1A38F639" w:rsidR="2C2AB389">
        <w:rPr>
          <w:rFonts w:ascii="Georgia Pro" w:hAnsi="Georgia Pro" w:eastAsia="Georgia Pro" w:cs="Georgia Pro"/>
          <w:sz w:val="18"/>
          <w:szCs w:val="18"/>
        </w:rPr>
        <w:t xml:space="preserve">cade transformed into a weapon of fear that would lead to</w:t>
      </w:r>
      <w:r w:rsidRPr="1A38F639" w:rsidR="2C2AB389">
        <w:rPr>
          <w:rFonts w:ascii="Georgia Pro" w:hAnsi="Georgia Pro" w:eastAsia="Georgia Pro" w:cs="Georgia Pro"/>
          <w:sz w:val="18"/>
          <w:szCs w:val="18"/>
        </w:rPr>
        <w:t xml:space="preserve"> “the </w:t>
      </w:r>
      <w:r w:rsidRPr="1A38F639" w:rsidR="2C2AB389">
        <w:rPr>
          <w:rFonts w:ascii="Georgia Pro" w:hAnsi="Georgia Pro" w:eastAsia="Georgia Pro" w:cs="Georgia Pro"/>
          <w:sz w:val="18"/>
          <w:szCs w:val="18"/>
        </w:rPr>
        <w:t xml:space="preserve">patriarchal</w:t>
      </w:r>
      <w:r w:rsidRPr="1A38F639" w:rsidR="2C2AB389">
        <w:rPr>
          <w:rFonts w:ascii="Georgia Pro" w:hAnsi="Georgia Pro" w:eastAsia="Georgia Pro" w:cs="Georgia Pro"/>
          <w:sz w:val="18"/>
          <w:szCs w:val="18"/>
        </w:rPr>
        <w:t xml:space="preserve"> and economic capitalist driven society.”</w:t>
      </w:r>
    </w:p>
    <w:p w:rsidR="1A38F639" w:rsidP="1A38F639" w:rsidRDefault="1A38F639" w14:paraId="51813EAE" w14:textId="574B5799">
      <w:pPr>
        <w:spacing w:line="276" w:lineRule="auto"/>
        <w:ind w:right="1518"/>
        <w:rPr>
          <w:rFonts w:ascii="Georgia Pro" w:hAnsi="Georgia Pro" w:eastAsia="Georgia Pro" w:cs="Georgia Pro"/>
          <w:color w:val="767171" w:themeColor="background2" w:themeShade="80"/>
          <w:sz w:val="18"/>
          <w:szCs w:val="18"/>
          <w:lang w:val="nl-NL"/>
        </w:rPr>
      </w:pPr>
      <w:r w:rsidRPr="1A38F639">
        <w:rPr>
          <w:rFonts w:ascii="Georgia Pro" w:hAnsi="Georgia Pro" w:eastAsia="Georgia Pro" w:cs="Georgia Pro"/>
          <w:b/>
          <w:bCs/>
          <w:color w:val="767171" w:themeColor="background2" w:themeShade="80"/>
          <w:sz w:val="18"/>
          <w:szCs w:val="18"/>
        </w:rPr>
        <w:t>Federici: “</w:t>
      </w:r>
      <w:r w:rsidRPr="1A38F639">
        <w:rPr>
          <w:rFonts w:ascii="Georgia Pro" w:hAnsi="Georgia Pro" w:eastAsia="Georgia Pro" w:cs="Georgia Pro"/>
          <w:color w:val="767171" w:themeColor="background2" w:themeShade="80"/>
          <w:sz w:val="18"/>
          <w:szCs w:val="18"/>
        </w:rPr>
        <w:t>After the torture, the accused, innocent people would be burned at the stake, being a quite known method in Europe for witch persecutions</w:t>
      </w:r>
      <w:r w:rsidRPr="1A38F639">
        <w:rPr>
          <w:rFonts w:ascii="Georgia Pro" w:hAnsi="Georgia Pro" w:eastAsia="Georgia Pro" w:cs="Georgia Pro"/>
          <w:b/>
          <w:bCs/>
          <w:color w:val="767171" w:themeColor="background2" w:themeShade="80"/>
          <w:sz w:val="18"/>
          <w:szCs w:val="18"/>
        </w:rPr>
        <w:t>.” (33:28 – 36:00)</w:t>
      </w:r>
    </w:p>
    <w:p w:rsidR="1A38F639" w:rsidP="1A38F639" w:rsidRDefault="1A38F639" w14:paraId="4689B377" w14:textId="7B271602">
      <w:pPr>
        <w:spacing w:line="276" w:lineRule="auto"/>
        <w:ind w:right="1518"/>
        <w:rPr>
          <w:rFonts w:ascii="Georgia Pro" w:hAnsi="Georgia Pro" w:eastAsia="Georgia Pro" w:cs="Georgia Pro"/>
          <w:sz w:val="18"/>
          <w:szCs w:val="18"/>
        </w:rPr>
      </w:pPr>
    </w:p>
    <w:p w:rsidR="1A38F639" w:rsidP="1A38F639" w:rsidRDefault="1A38F639" w14:paraId="3B66A9DC" w14:textId="1E30116C">
      <w:pPr>
        <w:pStyle w:val="Voetnoottekst"/>
        <w:rPr>
          <w:rFonts w:ascii="Georgia Pro" w:hAnsi="Georgia Pro" w:eastAsia="Georgia Pro" w:cs="Georgia Pro"/>
          <w:sz w:val="18"/>
          <w:szCs w:val="18"/>
        </w:rPr>
      </w:pPr>
    </w:p>
  </w:footnote>
  <w:footnote w:id="48">
    <w:p w:rsidR="787F8B3C" w:rsidP="787F8B3C" w:rsidRDefault="787F8B3C" w14:paraId="219926BF" w14:textId="5B89F516">
      <w:pPr>
        <w:pStyle w:val="Voetnoottekst"/>
      </w:pPr>
      <w:r w:rsidRPr="787F8B3C">
        <w:rPr>
          <w:rStyle w:val="Voetnootmarkering"/>
        </w:rPr>
        <w:footnoteRef/>
      </w:r>
      <w:r>
        <w:t xml:space="preserve"> </w:t>
      </w:r>
      <w:r w:rsidRPr="787F8B3C">
        <w:rPr>
          <w:rFonts w:ascii="Georgia Pro" w:hAnsi="Georgia Pro" w:eastAsia="Georgia Pro" w:cs="Georgia Pro"/>
          <w:sz w:val="18"/>
          <w:szCs w:val="18"/>
        </w:rPr>
        <w:t xml:space="preserve">Rucker, James J. H., et al. “Psychiatry and the Psychedelic Drugs. Past, Present &amp;Amp; Future.” Neuropharmacology, vol. 142, Elsevier BV, Nov. 2018, pp. 200–18. </w:t>
      </w:r>
      <w:hyperlink r:id="rId39">
        <w:r w:rsidRPr="787F8B3C">
          <w:rPr>
            <w:rStyle w:val="Hyperlink"/>
            <w:rFonts w:ascii="Georgia Pro" w:hAnsi="Georgia Pro" w:eastAsia="Georgia Pro" w:cs="Georgia Pro"/>
            <w:sz w:val="18"/>
            <w:szCs w:val="18"/>
          </w:rPr>
          <w:t>https://doi.org/10.1016/j.neuropharm.2017.12.040</w:t>
        </w:r>
      </w:hyperlink>
      <w:r w:rsidRPr="787F8B3C">
        <w:rPr>
          <w:rFonts w:ascii="Georgia Pro" w:hAnsi="Georgia Pro" w:eastAsia="Georgia Pro" w:cs="Georgia Pro"/>
          <w:sz w:val="18"/>
          <w:szCs w:val="18"/>
        </w:rPr>
        <w:t>.</w:t>
      </w:r>
    </w:p>
  </w:footnote>
  <w:footnote w:id="49">
    <w:p w:rsidR="787F8B3C" w:rsidP="787F8B3C" w:rsidRDefault="787F8B3C" w14:paraId="1E084638" w14:textId="6652E3CE">
      <w:pPr>
        <w:pStyle w:val="Voetnoottekst"/>
        <w:rPr>
          <w:rFonts w:ascii="Georgia Pro" w:hAnsi="Georgia Pro" w:eastAsia="Georgia Pro" w:cs="Georgia Pro"/>
          <w:sz w:val="18"/>
          <w:szCs w:val="18"/>
        </w:rPr>
      </w:pPr>
      <w:r w:rsidRPr="787F8B3C">
        <w:rPr>
          <w:rStyle w:val="Voetnootmarkering"/>
        </w:rPr>
        <w:footnoteRef/>
      </w:r>
      <w:r>
        <w:t xml:space="preserve"> </w:t>
      </w:r>
      <w:r w:rsidRPr="787F8B3C">
        <w:rPr>
          <w:rFonts w:ascii="Georgia Pro" w:hAnsi="Georgia Pro" w:eastAsia="Georgia Pro" w:cs="Georgia Pro"/>
          <w:sz w:val="18"/>
          <w:szCs w:val="18"/>
        </w:rPr>
        <w:t xml:space="preserve">Mescaline is the chemical compound (alkaloid) of the Peyote Cactus which can be found in the buttons of the plant. Indigenous cultures such as </w:t>
      </w:r>
      <w:proofErr w:type="spellStart"/>
      <w:r w:rsidRPr="787F8B3C">
        <w:rPr>
          <w:rFonts w:ascii="Georgia Pro" w:hAnsi="Georgia Pro" w:eastAsia="Georgia Pro" w:cs="Georgia Pro"/>
          <w:sz w:val="18"/>
          <w:szCs w:val="18"/>
        </w:rPr>
        <w:t>Wixaritari</w:t>
      </w:r>
      <w:proofErr w:type="spellEnd"/>
      <w:r w:rsidRPr="787F8B3C">
        <w:rPr>
          <w:rFonts w:ascii="Georgia Pro" w:hAnsi="Georgia Pro" w:eastAsia="Georgia Pro" w:cs="Georgia Pro"/>
          <w:sz w:val="18"/>
          <w:szCs w:val="18"/>
        </w:rPr>
        <w:t xml:space="preserve"> (Huichol), Yaqui, Cora, and </w:t>
      </w:r>
      <w:proofErr w:type="spellStart"/>
      <w:r w:rsidRPr="787F8B3C">
        <w:rPr>
          <w:rFonts w:ascii="Georgia Pro" w:hAnsi="Georgia Pro" w:eastAsia="Georgia Pro" w:cs="Georgia Pro"/>
          <w:sz w:val="18"/>
          <w:szCs w:val="18"/>
        </w:rPr>
        <w:t>Raramuri</w:t>
      </w:r>
      <w:proofErr w:type="spellEnd"/>
      <w:r w:rsidRPr="787F8B3C">
        <w:rPr>
          <w:rFonts w:ascii="Georgia Pro" w:hAnsi="Georgia Pro" w:eastAsia="Georgia Pro" w:cs="Georgia Pro"/>
          <w:sz w:val="18"/>
          <w:szCs w:val="18"/>
        </w:rPr>
        <w:t xml:space="preserve"> (Tarahumara) used Mescaline for traditional practices. </w:t>
      </w:r>
      <w:r>
        <w:br/>
      </w:r>
      <w:r>
        <w:br/>
      </w:r>
      <w:proofErr w:type="spellStart"/>
      <w:r w:rsidRPr="787F8B3C">
        <w:rPr>
          <w:rFonts w:ascii="Georgia Pro" w:hAnsi="Georgia Pro" w:eastAsia="Georgia Pro" w:cs="Georgia Pro"/>
          <w:sz w:val="18"/>
          <w:szCs w:val="18"/>
        </w:rPr>
        <w:t>Hendelman</w:t>
      </w:r>
      <w:proofErr w:type="spellEnd"/>
      <w:r w:rsidRPr="787F8B3C">
        <w:rPr>
          <w:rFonts w:ascii="Georgia Pro" w:hAnsi="Georgia Pro" w:eastAsia="Georgia Pro" w:cs="Georgia Pro"/>
          <w:sz w:val="18"/>
          <w:szCs w:val="18"/>
        </w:rPr>
        <w:t xml:space="preserve">, Ariel Dominique. “The Peyote Plot: The Indigenous Fight to Conserve the Sacred Plant and the Spiritual Medicine It Contains.” </w:t>
      </w:r>
      <w:proofErr w:type="spellStart"/>
      <w:r w:rsidRPr="787F8B3C">
        <w:rPr>
          <w:rFonts w:ascii="Georgia Pro" w:hAnsi="Georgia Pro" w:eastAsia="Georgia Pro" w:cs="Georgia Pro"/>
          <w:sz w:val="18"/>
          <w:szCs w:val="18"/>
        </w:rPr>
        <w:t>DoubleBlind</w:t>
      </w:r>
      <w:proofErr w:type="spellEnd"/>
      <w:r w:rsidRPr="787F8B3C">
        <w:rPr>
          <w:rFonts w:ascii="Georgia Pro" w:hAnsi="Georgia Pro" w:eastAsia="Georgia Pro" w:cs="Georgia Pro"/>
          <w:sz w:val="18"/>
          <w:szCs w:val="18"/>
        </w:rPr>
        <w:t xml:space="preserve"> Mag, 3 Aug. 2022, </w:t>
      </w:r>
      <w:hyperlink r:id="rId40">
        <w:r w:rsidRPr="787F8B3C">
          <w:rPr>
            <w:rStyle w:val="Hyperlink"/>
            <w:rFonts w:ascii="Georgia Pro" w:hAnsi="Georgia Pro" w:eastAsia="Georgia Pro" w:cs="Georgia Pro"/>
            <w:sz w:val="18"/>
            <w:szCs w:val="18"/>
          </w:rPr>
          <w:t>doubleblindmag.com/the-peyote-plot/</w:t>
        </w:r>
      </w:hyperlink>
      <w:r w:rsidRPr="787F8B3C">
        <w:rPr>
          <w:rFonts w:ascii="Georgia Pro" w:hAnsi="Georgia Pro" w:eastAsia="Georgia Pro" w:cs="Georgia Pro"/>
          <w:sz w:val="18"/>
          <w:szCs w:val="18"/>
        </w:rPr>
        <w:t>.</w:t>
      </w:r>
      <w:r>
        <w:br/>
      </w:r>
      <w:r w:rsidRPr="787F8B3C">
        <w:rPr>
          <w:rFonts w:ascii="Georgia Pro" w:hAnsi="Georgia Pro" w:eastAsia="Georgia Pro" w:cs="Georgia Pro"/>
          <w:sz w:val="18"/>
          <w:szCs w:val="18"/>
        </w:rPr>
        <w:t>Accessed 9 Feb. 2023</w:t>
      </w:r>
    </w:p>
    <w:p w:rsidR="787F8B3C" w:rsidP="787F8B3C" w:rsidRDefault="787F8B3C" w14:paraId="4AC73E60" w14:textId="76DD1E61">
      <w:pPr>
        <w:pStyle w:val="Voetnoottekst"/>
      </w:pPr>
    </w:p>
  </w:footnote>
  <w:footnote w:id="50">
    <w:p w:rsidR="787F8B3C" w:rsidP="787F8B3C" w:rsidRDefault="787F8B3C" w14:paraId="1F0D17CE" w14:textId="1F1717DB">
      <w:pPr>
        <w:pStyle w:val="Voetnoottekst"/>
        <w:rPr>
          <w:rFonts w:ascii="Georgia Pro" w:hAnsi="Georgia Pro" w:eastAsia="Georgia Pro" w:cs="Georgia Pro"/>
          <w:sz w:val="18"/>
          <w:szCs w:val="18"/>
        </w:rPr>
      </w:pPr>
      <w:r w:rsidRPr="787F8B3C">
        <w:rPr>
          <w:rStyle w:val="Voetnootmarkering"/>
        </w:rPr>
        <w:footnoteRef/>
      </w:r>
      <w:r>
        <w:t xml:space="preserve"> </w:t>
      </w:r>
      <w:r w:rsidRPr="787F8B3C">
        <w:rPr>
          <w:rFonts w:ascii="Georgia Pro" w:hAnsi="Georgia Pro" w:eastAsia="Georgia Pro" w:cs="Georgia Pro"/>
          <w:sz w:val="18"/>
          <w:szCs w:val="18"/>
        </w:rPr>
        <w:t xml:space="preserve">Also, Nazi Germany used </w:t>
      </w:r>
      <w:proofErr w:type="spellStart"/>
      <w:r w:rsidRPr="787F8B3C">
        <w:rPr>
          <w:rFonts w:ascii="Georgia Pro" w:hAnsi="Georgia Pro" w:eastAsia="Georgia Pro" w:cs="Georgia Pro"/>
          <w:sz w:val="18"/>
          <w:szCs w:val="18"/>
        </w:rPr>
        <w:t>Pervitin</w:t>
      </w:r>
      <w:proofErr w:type="spellEnd"/>
      <w:r w:rsidRPr="787F8B3C">
        <w:rPr>
          <w:rFonts w:ascii="Georgia Pro" w:hAnsi="Georgia Pro" w:eastAsia="Georgia Pro" w:cs="Georgia Pro"/>
          <w:sz w:val="18"/>
          <w:szCs w:val="18"/>
        </w:rPr>
        <w:t xml:space="preserve"> to </w:t>
      </w:r>
      <w:proofErr w:type="spellStart"/>
      <w:r w:rsidRPr="787F8B3C">
        <w:rPr>
          <w:rFonts w:ascii="Georgia Pro" w:hAnsi="Georgia Pro" w:eastAsia="Georgia Pro" w:cs="Georgia Pro"/>
          <w:sz w:val="18"/>
          <w:szCs w:val="18"/>
        </w:rPr>
        <w:t>inhance</w:t>
      </w:r>
      <w:proofErr w:type="spellEnd"/>
      <w:r w:rsidRPr="787F8B3C">
        <w:rPr>
          <w:rFonts w:ascii="Georgia Pro" w:hAnsi="Georgia Pro" w:eastAsia="Georgia Pro" w:cs="Georgia Pro"/>
          <w:sz w:val="18"/>
          <w:szCs w:val="18"/>
        </w:rPr>
        <w:t xml:space="preserve"> energy levels and combat, giving soldiers more survival strength and were able to invade France. Other substances such as Crystal Meth, </w:t>
      </w:r>
      <w:proofErr w:type="spellStart"/>
      <w:r w:rsidRPr="787F8B3C">
        <w:rPr>
          <w:rFonts w:ascii="Georgia Pro" w:hAnsi="Georgia Pro" w:eastAsia="Georgia Pro" w:cs="Georgia Pro"/>
          <w:sz w:val="18"/>
          <w:szCs w:val="18"/>
        </w:rPr>
        <w:t>cocaïne</w:t>
      </w:r>
      <w:proofErr w:type="spellEnd"/>
      <w:r w:rsidRPr="787F8B3C">
        <w:rPr>
          <w:rFonts w:ascii="Georgia Pro" w:hAnsi="Georgia Pro" w:eastAsia="Georgia Pro" w:cs="Georgia Pro"/>
          <w:sz w:val="18"/>
          <w:szCs w:val="18"/>
        </w:rPr>
        <w:t xml:space="preserve"> chewing gum and </w:t>
      </w:r>
      <w:proofErr w:type="spellStart"/>
      <w:r w:rsidRPr="787F8B3C">
        <w:rPr>
          <w:rFonts w:ascii="Georgia Pro" w:hAnsi="Georgia Pro" w:eastAsia="Georgia Pro" w:cs="Georgia Pro"/>
          <w:sz w:val="18"/>
          <w:szCs w:val="18"/>
        </w:rPr>
        <w:t>Eukodal</w:t>
      </w:r>
      <w:proofErr w:type="spellEnd"/>
      <w:r w:rsidRPr="787F8B3C">
        <w:rPr>
          <w:rFonts w:ascii="Georgia Pro" w:hAnsi="Georgia Pro" w:eastAsia="Georgia Pro" w:cs="Georgia Pro"/>
          <w:sz w:val="18"/>
          <w:szCs w:val="18"/>
        </w:rPr>
        <w:t xml:space="preserve"> have been used during the Second World War.</w:t>
      </w:r>
      <w:r>
        <w:br/>
      </w:r>
      <w:r>
        <w:br/>
      </w:r>
      <w:r w:rsidRPr="787F8B3C">
        <w:rPr>
          <w:rFonts w:ascii="Georgia Pro" w:hAnsi="Georgia Pro" w:eastAsia="Georgia Pro" w:cs="Georgia Pro"/>
          <w:sz w:val="18"/>
          <w:szCs w:val="18"/>
        </w:rPr>
        <w:t xml:space="preserve">Cooke, Rachel. “High Hitler: How Nazi Drug Abuse Steered the Course of History.” The Guardian, 22 Mar. 2018, </w:t>
      </w:r>
      <w:hyperlink r:id="rId41">
        <w:r w:rsidRPr="787F8B3C">
          <w:rPr>
            <w:rStyle w:val="Hyperlink"/>
            <w:rFonts w:ascii="Georgia Pro" w:hAnsi="Georgia Pro" w:eastAsia="Georgia Pro" w:cs="Georgia Pro"/>
            <w:sz w:val="18"/>
            <w:szCs w:val="18"/>
          </w:rPr>
          <w:t>www.theguardian.com/books/2016/sep/25/blitzed-norman-ohler-adolf-hitler-nazi-drug-abuse-interview</w:t>
        </w:r>
      </w:hyperlink>
      <w:r w:rsidRPr="787F8B3C">
        <w:rPr>
          <w:rFonts w:ascii="Georgia Pro" w:hAnsi="Georgia Pro" w:eastAsia="Georgia Pro" w:cs="Georgia Pro"/>
          <w:sz w:val="18"/>
          <w:szCs w:val="18"/>
        </w:rPr>
        <w:t xml:space="preserve">.  </w:t>
      </w:r>
      <w:proofErr w:type="spellStart"/>
      <w:r w:rsidRPr="787F8B3C">
        <w:rPr>
          <w:rFonts w:ascii="Georgia Pro" w:hAnsi="Georgia Pro" w:eastAsia="Georgia Pro" w:cs="Georgia Pro"/>
          <w:sz w:val="18"/>
          <w:szCs w:val="18"/>
        </w:rPr>
        <w:t>Accesssed</w:t>
      </w:r>
      <w:proofErr w:type="spellEnd"/>
      <w:r w:rsidRPr="787F8B3C">
        <w:rPr>
          <w:rFonts w:ascii="Georgia Pro" w:hAnsi="Georgia Pro" w:eastAsia="Georgia Pro" w:cs="Georgia Pro"/>
          <w:sz w:val="18"/>
          <w:szCs w:val="18"/>
        </w:rPr>
        <w:t xml:space="preserve"> 9 Feb. 2023</w:t>
      </w:r>
    </w:p>
    <w:p w:rsidR="787F8B3C" w:rsidP="787F8B3C" w:rsidRDefault="787F8B3C" w14:paraId="33972063" w14:textId="6C27488F">
      <w:pPr>
        <w:pStyle w:val="Voetnoottekst"/>
        <w:rPr>
          <w:rFonts w:ascii="Georgia Pro" w:hAnsi="Georgia Pro" w:eastAsia="Georgia Pro" w:cs="Georgia Pro"/>
          <w:sz w:val="18"/>
          <w:szCs w:val="18"/>
        </w:rPr>
      </w:pPr>
    </w:p>
  </w:footnote>
  <w:footnote w:id="51">
    <w:p w:rsidR="21F13F52" w:rsidP="21F13F52" w:rsidRDefault="21F13F52" w14:paraId="4F7B2364" w14:textId="06362C39">
      <w:pPr>
        <w:pStyle w:val="Voetnoottekst"/>
        <w:rPr>
          <w:rFonts w:ascii="Georgia Pro" w:hAnsi="Georgia Pro" w:eastAsia="Georgia Pro" w:cs="Georgia Pro"/>
          <w:sz w:val="18"/>
          <w:szCs w:val="18"/>
        </w:rPr>
      </w:pPr>
      <w:r w:rsidRPr="21F13F52">
        <w:rPr>
          <w:rStyle w:val="Voetnootmarkering"/>
          <w:rFonts w:ascii="Georgia Pro" w:hAnsi="Georgia Pro" w:eastAsia="Georgia Pro" w:cs="Georgia Pro"/>
          <w:sz w:val="18"/>
          <w:szCs w:val="18"/>
        </w:rPr>
        <w:footnoteRef/>
      </w:r>
      <w:r w:rsidRPr="21F13F52" w:rsidR="2C2AB389">
        <w:rPr>
          <w:rFonts w:ascii="Georgia Pro" w:hAnsi="Georgia Pro" w:eastAsia="Georgia Pro" w:cs="Georgia Pro"/>
          <w:sz w:val="18"/>
          <w:szCs w:val="18"/>
        </w:rPr>
        <w:t xml:space="preserve"> This war was a complete mess: not only for its conflicts outside the borders of Vietnam (Laos and Cambodia), but because of the immoral use and abuse of psychoactive substances</w:t>
      </w:r>
      <w:r w:rsidRPr="21F13F52" w:rsidR="2C2AB389">
        <w:rPr>
          <w:rFonts w:ascii="Georgia Pro" w:hAnsi="Georgia Pro" w:eastAsia="Georgia Pro" w:cs="Georgia Pro"/>
          <w:sz w:val="18"/>
          <w:szCs w:val="18"/>
        </w:rPr>
        <w:t xml:space="preserve">. D</w:t>
      </w:r>
      <w:r w:rsidRPr="21F13F52" w:rsidR="2C2AB389">
        <w:rPr>
          <w:rFonts w:ascii="Georgia Pro" w:hAnsi="Georgia Pro" w:eastAsia="Georgia Pro" w:cs="Georgia Pro"/>
          <w:sz w:val="18"/>
          <w:szCs w:val="18"/>
        </w:rPr>
        <w:t xml:space="preserve">rugs has not only led to unnecessary deaths of American troops, terror and genocide</w:t>
      </w:r>
      <w:r w:rsidRPr="21F13F52" w:rsidR="2C2AB389">
        <w:rPr>
          <w:rFonts w:ascii="Georgia Pro" w:hAnsi="Georgia Pro" w:eastAsia="Georgia Pro" w:cs="Georgia Pro"/>
          <w:sz w:val="18"/>
          <w:szCs w:val="18"/>
        </w:rPr>
        <w:t xml:space="preserve">: </w:t>
      </w:r>
      <w:r w:rsidRPr="21F13F52" w:rsidR="2C2AB389">
        <w:rPr>
          <w:rFonts w:ascii="Georgia Pro" w:hAnsi="Georgia Pro" w:eastAsia="Georgia Pro" w:cs="Georgia Pro"/>
          <w:sz w:val="18"/>
          <w:szCs w:val="18"/>
        </w:rPr>
        <w:t xml:space="preserve">killing more than 2 million innocent civilians, alongside 200.000 Vietnamese militants and 20.000 American military troops</w:t>
      </w:r>
      <w:r w:rsidRPr="21F13F52" w:rsidR="2C2AB389">
        <w:rPr>
          <w:rFonts w:ascii="Georgia Pro" w:hAnsi="Georgia Pro" w:eastAsia="Georgia Pro" w:cs="Georgia Pro"/>
          <w:sz w:val="18"/>
          <w:szCs w:val="18"/>
        </w:rPr>
        <w:t xml:space="preserve">. It also caused </w:t>
      </w:r>
      <w:r w:rsidRPr="21F13F52" w:rsidR="2C2AB389">
        <w:rPr>
          <w:rFonts w:ascii="Georgia Pro" w:hAnsi="Georgia Pro" w:eastAsia="Georgia Pro" w:cs="Georgia Pro"/>
          <w:sz w:val="18"/>
          <w:szCs w:val="18"/>
        </w:rPr>
        <w:t xml:space="preserve">a backlash of trauma</w:t>
      </w:r>
      <w:r w:rsidRPr="21F13F52" w:rsidR="2C2AB389">
        <w:rPr>
          <w:rFonts w:ascii="Georgia Pro" w:hAnsi="Georgia Pro" w:eastAsia="Georgia Pro" w:cs="Georgia Pro"/>
          <w:sz w:val="18"/>
          <w:szCs w:val="18"/>
        </w:rPr>
        <w:t xml:space="preserve"> that</w:t>
      </w:r>
      <w:r w:rsidRPr="21F13F52" w:rsidR="2C2AB389">
        <w:rPr>
          <w:rFonts w:ascii="Georgia Pro" w:hAnsi="Georgia Pro" w:eastAsia="Georgia Pro" w:cs="Georgia Pro"/>
          <w:sz w:val="18"/>
          <w:szCs w:val="18"/>
        </w:rPr>
        <w:t xml:space="preserve"> would wash over</w:t>
      </w:r>
      <w:r w:rsidRPr="21F13F52" w:rsidR="2C2AB389">
        <w:rPr>
          <w:rFonts w:ascii="Georgia Pro" w:hAnsi="Georgia Pro" w:eastAsia="Georgia Pro" w:cs="Georgia Pro"/>
          <w:sz w:val="18"/>
          <w:szCs w:val="18"/>
        </w:rPr>
        <w:t xml:space="preserve"> as a big tsunami after the war, which translated into an “outbreak” of PTSD.</w:t>
      </w:r>
      <w:r>
        <w:br/>
      </w:r>
    </w:p>
    <w:p w:rsidR="21F13F52" w:rsidP="21F13F52" w:rsidRDefault="21F13F52" w14:paraId="7127B37D" w14:textId="59627579">
      <w:pPr>
        <w:pStyle w:val="Voetnoottekst"/>
        <w:rPr>
          <w:rFonts w:ascii="Georgia Pro" w:hAnsi="Georgia Pro" w:eastAsia="Georgia Pro" w:cs="Georgia Pro"/>
          <w:sz w:val="18"/>
          <w:szCs w:val="18"/>
        </w:rPr>
      </w:pPr>
      <w:r w:rsidRPr="21F13F52">
        <w:rPr>
          <w:rFonts w:ascii="Georgia Pro" w:hAnsi="Georgia Pro" w:eastAsia="Georgia Pro" w:cs="Georgia Pro"/>
          <w:sz w:val="18"/>
          <w:szCs w:val="18"/>
        </w:rPr>
        <w:t xml:space="preserve">Burns, Ken and Novick, Lynn. “The Vietnam War Explained in 25 Minutes | Vietnam War Documentary.” YouTube, uploaded by The Life Guide. 1 Nov. 2019, </w:t>
      </w:r>
      <w:hyperlink r:id="rId42">
        <w:r w:rsidRPr="21F13F52">
          <w:rPr>
            <w:rStyle w:val="Hyperlink"/>
            <w:rFonts w:ascii="Georgia Pro" w:hAnsi="Georgia Pro" w:eastAsia="Georgia Pro" w:cs="Georgia Pro"/>
            <w:sz w:val="18"/>
            <w:szCs w:val="18"/>
          </w:rPr>
          <w:t>www.youtube.com/watch?v=7tNTh6KlXXU</w:t>
        </w:r>
      </w:hyperlink>
      <w:r w:rsidRPr="21F13F52">
        <w:rPr>
          <w:rFonts w:ascii="Georgia Pro" w:hAnsi="Georgia Pro" w:eastAsia="Georgia Pro" w:cs="Georgia Pro"/>
          <w:sz w:val="18"/>
          <w:szCs w:val="18"/>
        </w:rPr>
        <w:t>.</w:t>
      </w:r>
    </w:p>
  </w:footnote>
  <w:footnote w:id="52">
    <w:p w:rsidR="21F13F52" w:rsidP="21F13F52" w:rsidRDefault="21F13F52" w14:paraId="59EC2093" w14:textId="2FA0C986">
      <w:pPr>
        <w:pStyle w:val="Voetnoottekst"/>
        <w:rPr>
          <w:rFonts w:ascii="Georgia Pro" w:hAnsi="Georgia Pro" w:eastAsia="Georgia Pro" w:cs="Georgia Pro"/>
          <w:sz w:val="18"/>
          <w:szCs w:val="18"/>
        </w:rPr>
      </w:pPr>
      <w:r w:rsidRPr="21F13F52">
        <w:rPr>
          <w:rStyle w:val="Voetnootmarkering"/>
          <w:rFonts w:ascii="Georgia Pro" w:hAnsi="Georgia Pro" w:eastAsia="Georgia Pro" w:cs="Georgia Pro"/>
          <w:sz w:val="18"/>
          <w:szCs w:val="18"/>
        </w:rPr>
        <w:footnoteRef/>
      </w:r>
      <w:r w:rsidRPr="21F13F52">
        <w:rPr>
          <w:rFonts w:ascii="Georgia Pro" w:hAnsi="Georgia Pro" w:eastAsia="Georgia Pro" w:cs="Georgia Pro"/>
          <w:sz w:val="18"/>
          <w:szCs w:val="18"/>
        </w:rPr>
        <w:t xml:space="preserve">  </w:t>
      </w:r>
      <w:proofErr w:type="spellStart"/>
      <w:r w:rsidRPr="21F13F52">
        <w:rPr>
          <w:rFonts w:ascii="Georgia Pro" w:hAnsi="Georgia Pro" w:eastAsia="Georgia Pro" w:cs="Georgia Pro"/>
          <w:sz w:val="18"/>
          <w:szCs w:val="18"/>
        </w:rPr>
        <w:t>Stadlen</w:t>
      </w:r>
      <w:proofErr w:type="spellEnd"/>
      <w:r w:rsidRPr="21F13F52">
        <w:rPr>
          <w:rFonts w:ascii="Georgia Pro" w:hAnsi="Georgia Pro" w:eastAsia="Georgia Pro" w:cs="Georgia Pro"/>
          <w:sz w:val="18"/>
          <w:szCs w:val="18"/>
        </w:rPr>
        <w:t xml:space="preserve">, Matthew, host. “Michael Pollan - How to Change Your Mind.” </w:t>
      </w:r>
      <w:r>
        <w:br/>
      </w:r>
      <w:r w:rsidRPr="21F13F52">
        <w:rPr>
          <w:rFonts w:ascii="Georgia Pro" w:hAnsi="Georgia Pro" w:eastAsia="Georgia Pro" w:cs="Georgia Pro"/>
          <w:sz w:val="18"/>
          <w:szCs w:val="18"/>
        </w:rPr>
        <w:t xml:space="preserve">How To Academy Podcast, </w:t>
      </w:r>
      <w:r w:rsidRPr="21F13F52">
        <w:rPr>
          <w:rFonts w:ascii="Georgia Pro" w:hAnsi="Georgia Pro" w:eastAsia="Georgia Pro" w:cs="Georgia Pro"/>
          <w:i/>
          <w:iCs/>
          <w:sz w:val="18"/>
          <w:szCs w:val="18"/>
        </w:rPr>
        <w:t>Spotify</w:t>
      </w:r>
      <w:r w:rsidRPr="21F13F52">
        <w:rPr>
          <w:rFonts w:ascii="Georgia Pro" w:hAnsi="Georgia Pro" w:eastAsia="Georgia Pro" w:cs="Georgia Pro"/>
          <w:sz w:val="18"/>
          <w:szCs w:val="18"/>
        </w:rPr>
        <w:t>, 28 Aug. 2019  (23:12-23:30)</w:t>
      </w:r>
      <w:r>
        <w:br/>
      </w:r>
      <w:r>
        <w:br/>
      </w:r>
      <w:r w:rsidRPr="21F13F52">
        <w:rPr>
          <w:rFonts w:ascii="Georgia Pro" w:hAnsi="Georgia Pro" w:eastAsia="Georgia Pro" w:cs="Georgia Pro"/>
          <w:sz w:val="18"/>
          <w:szCs w:val="18"/>
        </w:rPr>
        <w:t>Because these substances came in society without an instruction manual, it has led to the overall misuse of these substances that have let to deaths and injuries, suicides, psychotic breaks and people running into traffic.</w:t>
      </w:r>
      <w:r>
        <w:br/>
      </w:r>
    </w:p>
  </w:footnote>
  <w:footnote w:id="53">
    <w:p w:rsidR="787F8B3C" w:rsidP="21F13F52" w:rsidRDefault="787F8B3C" w14:paraId="1B4998FB" w14:textId="1240B39C">
      <w:pPr>
        <w:pStyle w:val="Voetnoottekst"/>
        <w:rPr>
          <w:rFonts w:ascii="Georgia Pro" w:hAnsi="Georgia Pro" w:eastAsia="Georgia Pro" w:cs="Georgia Pro"/>
          <w:sz w:val="18"/>
          <w:szCs w:val="18"/>
        </w:rPr>
      </w:pPr>
      <w:r w:rsidRPr="21F13F52">
        <w:rPr>
          <w:rStyle w:val="Voetnootmarkering"/>
          <w:rFonts w:ascii="Georgia Pro" w:hAnsi="Georgia Pro" w:eastAsia="Georgia Pro" w:cs="Georgia Pro"/>
          <w:sz w:val="18"/>
          <w:szCs w:val="18"/>
        </w:rPr>
        <w:footnoteRef/>
      </w:r>
      <w:r w:rsidRPr="21F13F52" w:rsidR="2C2AB389">
        <w:rPr>
          <w:rFonts w:ascii="Georgia Pro" w:hAnsi="Georgia Pro" w:eastAsia="Georgia Pro" w:cs="Georgia Pro"/>
          <w:sz w:val="18"/>
          <w:szCs w:val="18"/>
        </w:rPr>
        <w:t xml:space="preserve"> </w:t>
      </w:r>
      <w:r w:rsidRPr="787F8B3C" w:rsidR="2C2AB389">
        <w:rPr>
          <w:rFonts w:ascii="Georgia Pro" w:hAnsi="Georgia Pro" w:eastAsia="Georgia Pro" w:cs="Georgia Pro"/>
          <w:sz w:val="18"/>
          <w:szCs w:val="18"/>
        </w:rPr>
        <w:t xml:space="preserve">Non-safe environments for taking psychedelics and drugs can for example be open and public spaces where the awareness of people is important for the social activity and space. </w:t>
      </w:r>
      <w:r w:rsidRPr="21F13F52" w:rsidR="2C2AB389">
        <w:rPr>
          <w:rFonts w:ascii="Georgia Pro" w:hAnsi="Georgia Pro" w:eastAsia="Georgia Pro" w:cs="Georgia Pro"/>
          <w:sz w:val="18"/>
          <w:szCs w:val="18"/>
        </w:rPr>
        <w:t xml:space="preserve">Festivals like </w:t>
      </w:r>
      <w:r w:rsidRPr="2C2AB389" w:rsidR="2C2AB389">
        <w:rPr>
          <w:rFonts w:ascii="Georgia Pro" w:hAnsi="Georgia Pro" w:eastAsia="Georgia Pro" w:cs="Georgia Pro"/>
          <w:i w:val="1"/>
          <w:iCs w:val="1"/>
          <w:sz w:val="18"/>
          <w:szCs w:val="18"/>
        </w:rPr>
        <w:t>Woodstock 69</w:t>
      </w:r>
      <w:r w:rsidRPr="21F13F52" w:rsidR="2C2AB389">
        <w:rPr>
          <w:rFonts w:ascii="Georgia Pro" w:hAnsi="Georgia Pro" w:eastAsia="Georgia Pro" w:cs="Georgia Pro"/>
          <w:sz w:val="18"/>
          <w:szCs w:val="18"/>
        </w:rPr>
        <w:t>, where the substances we're seen and used as party drugs, as spiritual enhancers and used as an escape medium to the political involvement of the US during the Vietnam war</w:t>
      </w:r>
      <w:r w:rsidRPr="21F13F52" w:rsidR="2C2AB389">
        <w:rPr>
          <w:rFonts w:ascii="Georgia Pro" w:hAnsi="Georgia Pro" w:eastAsia="Georgia Pro" w:cs="Georgia Pro"/>
          <w:sz w:val="18"/>
          <w:szCs w:val="18"/>
        </w:rPr>
        <w:t>, where a festival is also considered to be an unsafe public space to test psychoactive substances.</w:t>
      </w:r>
      <w:r>
        <w:br/>
      </w:r>
    </w:p>
    <w:p w:rsidR="21F13F52" w:rsidP="21F13F52" w:rsidRDefault="21F13F52" w14:paraId="281F129D" w14:textId="662E41C3">
      <w:pPr>
        <w:pStyle w:val="Voetnoottekst"/>
        <w:rPr>
          <w:rFonts w:ascii="Georgia Pro" w:hAnsi="Georgia Pro" w:eastAsia="Georgia Pro" w:cs="Georgia Pro"/>
          <w:sz w:val="18"/>
          <w:szCs w:val="18"/>
        </w:rPr>
      </w:pPr>
      <w:r w:rsidRPr="21F13F52">
        <w:rPr>
          <w:rFonts w:ascii="Georgia Pro" w:hAnsi="Georgia Pro" w:eastAsia="Georgia Pro" w:cs="Georgia Pro"/>
          <w:sz w:val="18"/>
          <w:szCs w:val="18"/>
        </w:rPr>
        <w:t>1969: Woodstock Music &amp; Art fair, August of 1969 organized in Bethel, New York.</w:t>
      </w:r>
      <w:r>
        <w:br/>
      </w:r>
      <w:r w:rsidRPr="21F13F52">
        <w:rPr>
          <w:rFonts w:ascii="Georgia Pro" w:hAnsi="Georgia Pro" w:eastAsia="Georgia Pro" w:cs="Georgia Pro"/>
          <w:sz w:val="18"/>
          <w:szCs w:val="18"/>
        </w:rPr>
        <w:t xml:space="preserve">This was a three-day music festival where more than 400.000 people would be enjoying music and celebrating peace in contrary to the ongoing war in Vietnam (1955-1975).  Considered to be one of the most iconic festivals in American history. Even though the crowd was “extremely well behaved”, there were 4000 cases of injuries and 2 deaths on the second day of the festival, linked to people feeling sick and people having bad reactions to drugs. </w:t>
      </w:r>
      <w:r>
        <w:br/>
      </w:r>
      <w:r>
        <w:br/>
      </w:r>
      <w:r w:rsidRPr="21F13F52">
        <w:rPr>
          <w:rFonts w:ascii="Georgia Pro" w:hAnsi="Georgia Pro" w:eastAsia="Georgia Pro" w:cs="Georgia Pro"/>
          <w:sz w:val="18"/>
          <w:szCs w:val="18"/>
        </w:rPr>
        <w:t xml:space="preserve">Manly, Lorne. “Woodstock 1969: A Story Vastly Bigger Than Editors Realized.” </w:t>
      </w:r>
      <w:r w:rsidRPr="21F13F52">
        <w:rPr>
          <w:rFonts w:ascii="Georgia Pro" w:hAnsi="Georgia Pro" w:eastAsia="Georgia Pro" w:cs="Georgia Pro"/>
          <w:i/>
          <w:iCs/>
          <w:sz w:val="18"/>
          <w:szCs w:val="18"/>
        </w:rPr>
        <w:t>The New York Times</w:t>
      </w:r>
      <w:r w:rsidRPr="21F13F52">
        <w:rPr>
          <w:rFonts w:ascii="Georgia Pro" w:hAnsi="Georgia Pro" w:eastAsia="Georgia Pro" w:cs="Georgia Pro"/>
          <w:sz w:val="18"/>
          <w:szCs w:val="18"/>
        </w:rPr>
        <w:t xml:space="preserve">, 10 Aug. 2019, </w:t>
      </w:r>
      <w:hyperlink r:id="rId43">
        <w:r w:rsidRPr="21F13F52">
          <w:rPr>
            <w:rStyle w:val="Hyperlink"/>
            <w:rFonts w:ascii="Georgia Pro" w:hAnsi="Georgia Pro" w:eastAsia="Georgia Pro" w:cs="Georgia Pro"/>
            <w:sz w:val="18"/>
            <w:szCs w:val="18"/>
          </w:rPr>
          <w:t>www.nytimes.com/2019/08/09/arts/music/woodstock-new-york-times-archives.html</w:t>
        </w:r>
      </w:hyperlink>
      <w:r w:rsidRPr="21F13F52">
        <w:rPr>
          <w:rFonts w:ascii="Georgia Pro" w:hAnsi="Georgia Pro" w:eastAsia="Georgia Pro" w:cs="Georgia Pro"/>
          <w:sz w:val="18"/>
          <w:szCs w:val="18"/>
        </w:rPr>
        <w:t xml:space="preserve">. </w:t>
      </w:r>
      <w:r>
        <w:br/>
      </w:r>
      <w:r w:rsidRPr="21F13F52">
        <w:rPr>
          <w:rFonts w:ascii="Georgia Pro" w:hAnsi="Georgia Pro" w:eastAsia="Georgia Pro" w:cs="Georgia Pro"/>
          <w:sz w:val="18"/>
          <w:szCs w:val="18"/>
        </w:rPr>
        <w:t>Accessed 10 Feb. 2023</w:t>
      </w:r>
    </w:p>
    <w:p w:rsidR="21F13F52" w:rsidP="21F13F52" w:rsidRDefault="21F13F52" w14:paraId="5D68A8F0" w14:textId="080664F3">
      <w:pPr>
        <w:pStyle w:val="Voetnoottekst"/>
        <w:rPr>
          <w:rFonts w:ascii="Georgia Pro" w:hAnsi="Georgia Pro" w:eastAsia="Georgia Pro" w:cs="Georgia Pro"/>
          <w:sz w:val="18"/>
          <w:szCs w:val="18"/>
        </w:rPr>
      </w:pPr>
    </w:p>
  </w:footnote>
  <w:footnote w:id="54">
    <w:p w:rsidR="787F8B3C" w:rsidP="787F8B3C" w:rsidRDefault="787F8B3C" w14:paraId="7E150198" w14:textId="0B329D98">
      <w:pPr>
        <w:pStyle w:val="Voetnoottekst"/>
        <w:rPr>
          <w:sz w:val="18"/>
          <w:szCs w:val="18"/>
        </w:rPr>
      </w:pPr>
      <w:r w:rsidRPr="787F8B3C">
        <w:rPr>
          <w:rStyle w:val="Voetnootmarkering"/>
        </w:rPr>
        <w:footnoteRef/>
      </w:r>
      <w:r>
        <w:t xml:space="preserve"> </w:t>
      </w:r>
      <w:r w:rsidRPr="787F8B3C">
        <w:rPr>
          <w:rFonts w:ascii="Georgia Pro" w:hAnsi="Georgia Pro" w:eastAsia="Georgia Pro" w:cs="Georgia Pro"/>
          <w:sz w:val="18"/>
          <w:szCs w:val="18"/>
        </w:rPr>
        <w:t>Richard Milhouse Nixon (1913-1994)</w:t>
      </w:r>
      <w:r>
        <w:br/>
      </w:r>
      <w:r w:rsidRPr="787F8B3C">
        <w:rPr>
          <w:rFonts w:ascii="Georgia Pro" w:hAnsi="Georgia Pro" w:eastAsia="Georgia Pro" w:cs="Georgia Pro"/>
          <w:sz w:val="18"/>
          <w:szCs w:val="18"/>
        </w:rPr>
        <w:t xml:space="preserve">President Nixon was elected in 1968 and was running office from 1969 to 1974 in the US. </w:t>
      </w:r>
      <w:r>
        <w:br/>
      </w:r>
      <w:r>
        <w:br/>
      </w:r>
      <w:proofErr w:type="spellStart"/>
      <w:r w:rsidRPr="787F8B3C">
        <w:rPr>
          <w:rFonts w:ascii="Georgia Pro" w:hAnsi="Georgia Pro" w:eastAsia="Georgia Pro" w:cs="Georgia Pro"/>
          <w:sz w:val="18"/>
          <w:szCs w:val="18"/>
        </w:rPr>
        <w:t>Vulliamy</w:t>
      </w:r>
      <w:proofErr w:type="spellEnd"/>
      <w:r w:rsidRPr="787F8B3C">
        <w:rPr>
          <w:rFonts w:ascii="Georgia Pro" w:hAnsi="Georgia Pro" w:eastAsia="Georgia Pro" w:cs="Georgia Pro"/>
          <w:sz w:val="18"/>
          <w:szCs w:val="18"/>
        </w:rPr>
        <w:t xml:space="preserve">, Ed. “Nixon’s ‘war on Drugs’ Began 40 Years Ago, and the Battle Is Still Raging.” </w:t>
      </w:r>
      <w:r w:rsidRPr="787F8B3C">
        <w:rPr>
          <w:rFonts w:ascii="Georgia Pro" w:hAnsi="Georgia Pro" w:eastAsia="Georgia Pro" w:cs="Georgia Pro"/>
          <w:i/>
          <w:iCs/>
          <w:sz w:val="18"/>
          <w:szCs w:val="18"/>
        </w:rPr>
        <w:t>The Guardian</w:t>
      </w:r>
      <w:r w:rsidRPr="787F8B3C">
        <w:rPr>
          <w:rFonts w:ascii="Georgia Pro" w:hAnsi="Georgia Pro" w:eastAsia="Georgia Pro" w:cs="Georgia Pro"/>
          <w:sz w:val="18"/>
          <w:szCs w:val="18"/>
        </w:rPr>
        <w:t xml:space="preserve">, 2 Dec. 2017, </w:t>
      </w:r>
      <w:hyperlink r:id="rId44">
        <w:r w:rsidRPr="787F8B3C">
          <w:rPr>
            <w:rStyle w:val="Hyperlink"/>
            <w:rFonts w:ascii="Georgia Pro" w:hAnsi="Georgia Pro" w:eastAsia="Georgia Pro" w:cs="Georgia Pro"/>
            <w:sz w:val="18"/>
            <w:szCs w:val="18"/>
          </w:rPr>
          <w:t>www.theguardian.com/society/2011/jul/24/war-on-drugs-40-years.</w:t>
        </w:r>
        <w:r>
          <w:br/>
        </w:r>
        <w:r>
          <w:br/>
        </w:r>
      </w:hyperlink>
      <w:r w:rsidRPr="787F8B3C">
        <w:rPr>
          <w:rFonts w:ascii="Georgia Pro" w:hAnsi="Georgia Pro" w:eastAsia="Georgia Pro" w:cs="Georgia Pro"/>
          <w:sz w:val="18"/>
          <w:szCs w:val="18"/>
        </w:rPr>
        <w:t>Lopez, German. “Nixon official: real reason for the drug war was to criminalize black people and hippies.”</w:t>
      </w:r>
      <w:r>
        <w:br/>
      </w:r>
      <w:r w:rsidRPr="787F8B3C">
        <w:rPr>
          <w:rFonts w:ascii="Georgia Pro" w:hAnsi="Georgia Pro" w:eastAsia="Georgia Pro" w:cs="Georgia Pro"/>
          <w:sz w:val="18"/>
          <w:szCs w:val="18"/>
        </w:rPr>
        <w:t xml:space="preserve">Vox, 23 March 2016, </w:t>
      </w:r>
      <w:hyperlink r:id="rId45">
        <w:r w:rsidRPr="787F8B3C">
          <w:rPr>
            <w:rStyle w:val="Hyperlink"/>
            <w:rFonts w:ascii="Georgia Pro" w:hAnsi="Georgia Pro" w:eastAsia="Georgia Pro" w:cs="Georgia Pro"/>
            <w:sz w:val="18"/>
            <w:szCs w:val="18"/>
          </w:rPr>
          <w:t>www.vox.com/2016/3/22/11278760/war-on-drugs-racism-nixon</w:t>
        </w:r>
      </w:hyperlink>
      <w:r w:rsidRPr="787F8B3C">
        <w:rPr>
          <w:rFonts w:ascii="Georgia Pro" w:hAnsi="Georgia Pro" w:eastAsia="Georgia Pro" w:cs="Georgia Pro"/>
          <w:sz w:val="18"/>
          <w:szCs w:val="18"/>
        </w:rPr>
        <w:t>.</w:t>
      </w:r>
      <w:r>
        <w:br/>
      </w:r>
      <w:r w:rsidRPr="787F8B3C">
        <w:rPr>
          <w:rFonts w:ascii="Georgia Pro" w:hAnsi="Georgia Pro" w:eastAsia="Georgia Pro" w:cs="Georgia Pro"/>
          <w:sz w:val="18"/>
          <w:szCs w:val="18"/>
        </w:rPr>
        <w:t>Accessed 20 Jan. 2023</w:t>
      </w:r>
      <w:r>
        <w:br/>
      </w:r>
    </w:p>
  </w:footnote>
  <w:footnote w:id="55">
    <w:p w:rsidR="787F8B3C" w:rsidP="4EF5E699" w:rsidRDefault="787F8B3C" w14:paraId="6B7F2686" w14:textId="1A92E372">
      <w:pPr>
        <w:pStyle w:val="Voetnoottekst"/>
        <w:rPr>
          <w:rFonts w:ascii="Georgia Pro" w:hAnsi="Georgia Pro" w:eastAsia="Georgia Pro" w:cs="Georgia Pro"/>
          <w:noProof w:val="0"/>
          <w:sz w:val="18"/>
          <w:szCs w:val="18"/>
          <w:lang w:val="en-GB"/>
        </w:rPr>
      </w:pPr>
      <w:r w:rsidRPr="4EF5E699">
        <w:rPr>
          <w:rStyle w:val="Voetnootmarkering"/>
          <w:rFonts w:ascii="Georgia Pro" w:hAnsi="Georgia Pro" w:eastAsia="Georgia Pro" w:cs="Georgia Pro"/>
          <w:color w:val="auto"/>
          <w:sz w:val="18"/>
          <w:szCs w:val="18"/>
        </w:rPr>
        <w:footnoteRef/>
      </w:r>
      <w:r w:rsidRPr="4EF5E699" w:rsidR="4EF5E699">
        <w:rPr>
          <w:rFonts w:ascii="Georgia Pro" w:hAnsi="Georgia Pro" w:eastAsia="Georgia Pro" w:cs="Georgia Pro"/>
          <w:noProof w:val="0"/>
          <w:sz w:val="18"/>
          <w:szCs w:val="18"/>
          <w:lang w:val="en-GB"/>
        </w:rPr>
        <w:t xml:space="preserve">Augustyn, Adam. </w:t>
      </w:r>
      <w:r w:rsidRPr="4EF5E699" w:rsidR="4EF5E699">
        <w:rPr>
          <w:rFonts w:ascii="Georgia Pro" w:hAnsi="Georgia Pro" w:eastAsia="Georgia Pro" w:cs="Georgia Pro"/>
          <w:noProof w:val="0"/>
          <w:sz w:val="18"/>
          <w:szCs w:val="18"/>
          <w:lang w:val="en-GB"/>
        </w:rPr>
        <w:t xml:space="preserve">“Richard Nixon | Biography, Accomplishments, Watergate, Impeachment, Resignation, and Facts.” </w:t>
      </w:r>
      <w:r w:rsidRPr="4EF5E699" w:rsidR="4EF5E699">
        <w:rPr>
          <w:rFonts w:ascii="Georgia Pro" w:hAnsi="Georgia Pro" w:eastAsia="Georgia Pro" w:cs="Georgia Pro"/>
          <w:i w:val="1"/>
          <w:iCs w:val="1"/>
          <w:noProof w:val="0"/>
          <w:sz w:val="18"/>
          <w:szCs w:val="18"/>
          <w:lang w:val="en-GB"/>
        </w:rPr>
        <w:t>Encyclopedia</w:t>
      </w:r>
      <w:r w:rsidRPr="4EF5E699" w:rsidR="4EF5E699">
        <w:rPr>
          <w:rFonts w:ascii="Georgia Pro" w:hAnsi="Georgia Pro" w:eastAsia="Georgia Pro" w:cs="Georgia Pro"/>
          <w:i w:val="1"/>
          <w:iCs w:val="1"/>
          <w:noProof w:val="0"/>
          <w:sz w:val="18"/>
          <w:szCs w:val="18"/>
          <w:lang w:val="en-GB"/>
        </w:rPr>
        <w:t xml:space="preserve"> Britannica</w:t>
      </w:r>
      <w:r w:rsidRPr="4EF5E699" w:rsidR="4EF5E699">
        <w:rPr>
          <w:rFonts w:ascii="Georgia Pro" w:hAnsi="Georgia Pro" w:eastAsia="Georgia Pro" w:cs="Georgia Pro"/>
          <w:noProof w:val="0"/>
          <w:sz w:val="18"/>
          <w:szCs w:val="18"/>
          <w:lang w:val="en-GB"/>
        </w:rPr>
        <w:t xml:space="preserve">, 16 Feb. 2023, </w:t>
      </w:r>
      <w:hyperlink r:id="Rf27d7337370f40df">
        <w:r w:rsidRPr="4EF5E699" w:rsidR="4EF5E699">
          <w:rPr>
            <w:rStyle w:val="Hyperlink"/>
            <w:rFonts w:ascii="Georgia Pro" w:hAnsi="Georgia Pro" w:eastAsia="Georgia Pro" w:cs="Georgia Pro"/>
            <w:noProof w:val="0"/>
            <w:sz w:val="18"/>
            <w:szCs w:val="18"/>
            <w:lang w:val="en-GB"/>
          </w:rPr>
          <w:t>www.britannica.com/biography/Richard-Nixon/Watergate-and-other-scandals</w:t>
        </w:r>
      </w:hyperlink>
      <w:r w:rsidRPr="4EF5E699" w:rsidR="4EF5E699">
        <w:rPr>
          <w:rFonts w:ascii="Georgia Pro" w:hAnsi="Georgia Pro" w:eastAsia="Georgia Pro" w:cs="Georgia Pro"/>
          <w:noProof w:val="0"/>
          <w:sz w:val="18"/>
          <w:szCs w:val="18"/>
          <w:lang w:val="en-GB"/>
        </w:rPr>
        <w:t>.</w:t>
      </w:r>
      <w:r w:rsidRPr="4EF5E699" w:rsidR="4EF5E699">
        <w:rPr>
          <w:rFonts w:ascii="Georgia Pro" w:hAnsi="Georgia Pro" w:eastAsia="Georgia Pro" w:cs="Georgia Pro"/>
          <w:noProof w:val="0"/>
          <w:sz w:val="18"/>
          <w:szCs w:val="18"/>
          <w:lang w:val="en-GB"/>
        </w:rPr>
        <w:t xml:space="preserve"> </w:t>
      </w:r>
    </w:p>
  </w:footnote>
  <w:footnote w:id="56">
    <w:p w:rsidR="787F8B3C" w:rsidP="787F8B3C" w:rsidRDefault="787F8B3C" w14:paraId="570A4059" w14:textId="033E560B">
      <w:pPr>
        <w:pStyle w:val="Voetnoottekst"/>
      </w:pPr>
      <w:r w:rsidRPr="787F8B3C">
        <w:rPr>
          <w:rStyle w:val="Voetnootmarkering"/>
        </w:rPr>
        <w:footnoteRef/>
      </w:r>
      <w:r>
        <w:t xml:space="preserve"> </w:t>
      </w:r>
      <w:r w:rsidRPr="787F8B3C">
        <w:rPr>
          <w:rFonts w:ascii="Georgia Pro" w:hAnsi="Georgia Pro" w:eastAsia="Georgia Pro" w:cs="Georgia Pro"/>
          <w:sz w:val="18"/>
          <w:szCs w:val="18"/>
        </w:rPr>
        <w:t>Clifton (7:44</w:t>
      </w:r>
      <w:r w:rsidRPr="787F8B3C">
        <w:t>–⁠</w:t>
      </w:r>
      <w:r w:rsidRPr="787F8B3C">
        <w:rPr>
          <w:rFonts w:ascii="Georgia Pro" w:hAnsi="Georgia Pro" w:eastAsia="Georgia Pro" w:cs="Georgia Pro"/>
          <w:sz w:val="18"/>
          <w:szCs w:val="18"/>
        </w:rPr>
        <w:t xml:space="preserve">7:59), “The War on Drugs Is Designed to Discriminate | the War on Drugs.” </w:t>
      </w:r>
      <w:r w:rsidRPr="787F8B3C">
        <w:rPr>
          <w:rFonts w:ascii="Georgia Pro" w:hAnsi="Georgia Pro" w:eastAsia="Georgia Pro" w:cs="Georgia Pro"/>
          <w:i/>
          <w:iCs/>
          <w:sz w:val="18"/>
          <w:szCs w:val="18"/>
        </w:rPr>
        <w:t>YouTube</w:t>
      </w:r>
      <w:r w:rsidRPr="787F8B3C">
        <w:rPr>
          <w:rFonts w:ascii="Georgia Pro" w:hAnsi="Georgia Pro" w:eastAsia="Georgia Pro" w:cs="Georgia Pro"/>
          <w:sz w:val="18"/>
          <w:szCs w:val="18"/>
        </w:rPr>
        <w:t xml:space="preserve">, </w:t>
      </w:r>
      <w:r>
        <w:br/>
      </w:r>
      <w:r w:rsidRPr="787F8B3C">
        <w:rPr>
          <w:rFonts w:ascii="Georgia Pro" w:hAnsi="Georgia Pro" w:eastAsia="Georgia Pro" w:cs="Georgia Pro"/>
          <w:sz w:val="18"/>
          <w:szCs w:val="18"/>
        </w:rPr>
        <w:t xml:space="preserve">uploaded by VICE, 4 Nov. 2020, </w:t>
      </w:r>
      <w:hyperlink r:id="rId46">
        <w:r w:rsidRPr="787F8B3C">
          <w:rPr>
            <w:rStyle w:val="Hyperlink"/>
            <w:rFonts w:ascii="Georgia Pro" w:hAnsi="Georgia Pro" w:eastAsia="Georgia Pro" w:cs="Georgia Pro"/>
            <w:sz w:val="18"/>
            <w:szCs w:val="18"/>
          </w:rPr>
          <w:t>www.youtube.com/watch?v=Xf5qFIpJ2sk</w:t>
        </w:r>
      </w:hyperlink>
      <w:r w:rsidRPr="787F8B3C">
        <w:rPr>
          <w:rFonts w:ascii="Georgia Pro" w:hAnsi="Georgia Pro" w:eastAsia="Georgia Pro" w:cs="Georgia Pro"/>
          <w:sz w:val="18"/>
          <w:szCs w:val="18"/>
        </w:rPr>
        <w:t>.</w:t>
      </w:r>
    </w:p>
  </w:footnote>
  <w:footnote w:id="57">
    <w:p w:rsidR="787F8B3C" w:rsidP="787F8B3C" w:rsidRDefault="787F8B3C" w14:paraId="7F5781E0" w14:textId="319777A5">
      <w:pPr>
        <w:pStyle w:val="Voetnoottekst"/>
        <w:rPr>
          <w:rFonts w:ascii="Calibri" w:hAnsi="Calibri" w:eastAsia="Calibri" w:cs="Calibri"/>
        </w:rPr>
      </w:pPr>
      <w:r w:rsidRPr="787F8B3C">
        <w:rPr>
          <w:rStyle w:val="Voetnootmarkering"/>
        </w:rPr>
        <w:footnoteRef/>
      </w:r>
      <w:r>
        <w:t xml:space="preserve"> </w:t>
      </w:r>
      <w:r w:rsidRPr="787F8B3C">
        <w:rPr>
          <w:rFonts w:ascii="Georgia Pro" w:hAnsi="Georgia Pro" w:eastAsia="Georgia Pro" w:cs="Georgia Pro"/>
          <w:sz w:val="18"/>
          <w:szCs w:val="18"/>
        </w:rPr>
        <w:t>Deborah Peterson Small (J.D. M.P.P. Harvard University) and Jamie Clifton, (6:13)</w:t>
      </w:r>
    </w:p>
  </w:footnote>
  <w:footnote w:id="58">
    <w:p w:rsidR="787F8B3C" w:rsidP="787F8B3C" w:rsidRDefault="787F8B3C" w14:paraId="0F59EC81" w14:textId="66D6A441">
      <w:pPr>
        <w:pStyle w:val="Voetnoottekst"/>
      </w:pPr>
      <w:r w:rsidRPr="787F8B3C">
        <w:rPr>
          <w:rStyle w:val="Voetnootmarkering"/>
        </w:rPr>
        <w:footnoteRef/>
      </w:r>
      <w:r>
        <w:t xml:space="preserve"> </w:t>
      </w:r>
      <w:r w:rsidRPr="787F8B3C">
        <w:rPr>
          <w:rFonts w:ascii="Georgia Pro" w:hAnsi="Georgia Pro" w:eastAsia="Georgia Pro" w:cs="Georgia Pro"/>
          <w:sz w:val="18"/>
          <w:szCs w:val="18"/>
        </w:rPr>
        <w:t>Deborah Peterson Small (J.D. M.P.P. Harvard University), (9:10</w:t>
      </w:r>
      <w:r w:rsidRPr="787F8B3C">
        <w:t>–⁠</w:t>
      </w:r>
      <w:r w:rsidRPr="787F8B3C">
        <w:rPr>
          <w:rFonts w:ascii="Georgia Pro" w:hAnsi="Georgia Pro" w:eastAsia="Georgia Pro" w:cs="Georgia Pro"/>
          <w:sz w:val="18"/>
          <w:szCs w:val="18"/>
        </w:rPr>
        <w:t>9:42) and (10:50</w:t>
      </w:r>
      <w:r w:rsidRPr="787F8B3C">
        <w:t>–⁠</w:t>
      </w:r>
      <w:r w:rsidRPr="787F8B3C">
        <w:rPr>
          <w:rFonts w:ascii="Georgia Pro" w:hAnsi="Georgia Pro" w:eastAsia="Georgia Pro" w:cs="Georgia Pro"/>
          <w:sz w:val="18"/>
          <w:szCs w:val="18"/>
        </w:rPr>
        <w:t>11:11)</w:t>
      </w:r>
    </w:p>
  </w:footnote>
  <w:footnote w:id="59">
    <w:p w:rsidR="21F13F52" w:rsidP="21F13F52" w:rsidRDefault="21F13F52" w14:paraId="4545238C" w14:textId="7BC6BBCD">
      <w:pPr>
        <w:pStyle w:val="Voetnoottekst"/>
        <w:rPr>
          <w:rFonts w:ascii="Georgia Pro" w:hAnsi="Georgia Pro" w:eastAsia="Georgia Pro" w:cs="Georgia Pro"/>
          <w:sz w:val="18"/>
          <w:szCs w:val="18"/>
        </w:rPr>
      </w:pPr>
      <w:r w:rsidRPr="21F13F52">
        <w:rPr>
          <w:rStyle w:val="Voetnootmarkering"/>
          <w:rFonts w:ascii="Georgia Pro" w:hAnsi="Georgia Pro" w:eastAsia="Georgia Pro" w:cs="Georgia Pro"/>
          <w:sz w:val="18"/>
          <w:szCs w:val="18"/>
        </w:rPr>
        <w:footnoteRef/>
      </w:r>
      <w:r w:rsidRPr="21F13F52">
        <w:rPr>
          <w:rFonts w:ascii="Georgia Pro" w:hAnsi="Georgia Pro" w:eastAsia="Georgia Pro" w:cs="Georgia Pro"/>
          <w:sz w:val="18"/>
          <w:szCs w:val="18"/>
        </w:rPr>
        <w:t xml:space="preserve"> Also, in the Netherlands and other parts of Europe police forces still make use of ethnic profiling that is also still linked to the criminalization of black people and always linking this to drug abuse. </w:t>
      </w:r>
      <w:r>
        <w:br/>
      </w:r>
    </w:p>
  </w:footnote>
  <w:footnote w:id="60">
    <w:p w:rsidR="787F8B3C" w:rsidP="787F8B3C" w:rsidRDefault="787F8B3C" w14:paraId="303CE44F" w14:textId="3BF6E511">
      <w:pPr>
        <w:pStyle w:val="Voetnoottekst"/>
      </w:pPr>
      <w:r w:rsidRPr="787F8B3C">
        <w:rPr>
          <w:rStyle w:val="Voetnootmarkering"/>
        </w:rPr>
        <w:footnoteRef/>
      </w:r>
      <w:r>
        <w:t xml:space="preserve"> </w:t>
      </w:r>
      <w:r w:rsidRPr="787F8B3C">
        <w:rPr>
          <w:rFonts w:ascii="Georgia Pro" w:hAnsi="Georgia Pro" w:eastAsia="Georgia Pro" w:cs="Georgia Pro"/>
          <w:sz w:val="18"/>
          <w:szCs w:val="18"/>
        </w:rPr>
        <w:t xml:space="preserve">Mayer, Johanna. “Michael Pollan on the ‘Psychedelic Renaissance.’” Science Friday, 9 June 2020, </w:t>
      </w:r>
      <w:hyperlink r:id="rId47">
        <w:r w:rsidRPr="787F8B3C">
          <w:rPr>
            <w:rStyle w:val="Hyperlink"/>
            <w:rFonts w:ascii="Georgia Pro" w:hAnsi="Georgia Pro" w:eastAsia="Georgia Pro" w:cs="Georgia Pro"/>
            <w:sz w:val="18"/>
            <w:szCs w:val="18"/>
          </w:rPr>
          <w:t>www.sciencefriday.com/articles/michael-pollan-on-the-psychedelic-renaissance</w:t>
        </w:r>
      </w:hyperlink>
      <w:r w:rsidRPr="787F8B3C">
        <w:rPr>
          <w:rFonts w:ascii="Georgia Pro" w:hAnsi="Georgia Pro" w:eastAsia="Georgia Pro" w:cs="Georgia Pro"/>
          <w:color w:val="0563C1"/>
          <w:sz w:val="18"/>
          <w:szCs w:val="18"/>
          <w:u w:val="single"/>
        </w:rPr>
        <w:t>.</w:t>
      </w:r>
      <w:r w:rsidRPr="787F8B3C">
        <w:rPr>
          <w:rFonts w:ascii="Georgia Pro" w:hAnsi="Georgia Pro" w:eastAsia="Georgia Pro" w:cs="Georgia Pro"/>
          <w:color w:val="0563C1"/>
          <w:sz w:val="18"/>
          <w:szCs w:val="18"/>
        </w:rPr>
        <w:t xml:space="preserve"> </w:t>
      </w:r>
      <w:r w:rsidRPr="787F8B3C">
        <w:rPr>
          <w:rFonts w:ascii="Georgia Pro" w:hAnsi="Georgia Pro" w:eastAsia="Georgia Pro" w:cs="Georgia Pro"/>
          <w:sz w:val="18"/>
          <w:szCs w:val="18"/>
        </w:rPr>
        <w:t>Accessed 1 Feb. 2023</w:t>
      </w:r>
    </w:p>
  </w:footnote>
  <w:footnote w:id="61">
    <w:p w:rsidR="787F8B3C" w:rsidP="787F8B3C" w:rsidRDefault="787F8B3C" w14:paraId="68D1310B" w14:textId="3107AED7">
      <w:pPr>
        <w:pStyle w:val="Voetnoottekst"/>
      </w:pPr>
      <w:r w:rsidRPr="787F8B3C">
        <w:rPr>
          <w:rStyle w:val="Voetnootmarkering"/>
        </w:rPr>
        <w:footnoteRef/>
      </w:r>
      <w:r>
        <w:t xml:space="preserve"> </w:t>
      </w:r>
      <w:r w:rsidRPr="787F8B3C">
        <w:rPr>
          <w:rFonts w:ascii="Georgia Pro" w:hAnsi="Georgia Pro" w:eastAsia="Georgia Pro" w:cs="Georgia Pro"/>
          <w:sz w:val="18"/>
          <w:szCs w:val="18"/>
        </w:rPr>
        <w:t xml:space="preserve">Aqil, Marco. “DANGERS FOR THE PSYCHEDELIC RENAISSANCE.” </w:t>
      </w:r>
      <w:r w:rsidRPr="787F8B3C">
        <w:rPr>
          <w:rFonts w:ascii="Georgia Pro" w:hAnsi="Georgia Pro" w:eastAsia="Georgia Pro" w:cs="Georgia Pro"/>
          <w:i/>
          <w:iCs/>
          <w:sz w:val="18"/>
          <w:szCs w:val="18"/>
        </w:rPr>
        <w:t>APRA Amsterdam Psychedelic Research Association</w:t>
      </w:r>
      <w:r w:rsidRPr="787F8B3C">
        <w:rPr>
          <w:rFonts w:ascii="Georgia Pro" w:hAnsi="Georgia Pro" w:eastAsia="Georgia Pro" w:cs="Georgia Pro"/>
          <w:sz w:val="18"/>
          <w:szCs w:val="18"/>
        </w:rPr>
        <w:t xml:space="preserve">, </w:t>
      </w:r>
      <w:hyperlink r:id="rId48">
        <w:r w:rsidRPr="787F8B3C">
          <w:rPr>
            <w:rStyle w:val="Hyperlink"/>
            <w:rFonts w:ascii="Georgia Pro" w:hAnsi="Georgia Pro" w:eastAsia="Georgia Pro" w:cs="Georgia Pro"/>
            <w:sz w:val="18"/>
            <w:szCs w:val="18"/>
          </w:rPr>
          <w:t>apra.science/articles/15-dangers-for-the-psychedelic-renaissance</w:t>
        </w:r>
      </w:hyperlink>
      <w:r w:rsidRPr="787F8B3C">
        <w:rPr>
          <w:rFonts w:ascii="Georgia Pro" w:hAnsi="Georgia Pro" w:eastAsia="Georgia Pro" w:cs="Georgia Pro"/>
          <w:sz w:val="18"/>
          <w:szCs w:val="18"/>
        </w:rPr>
        <w:t>. Accessed 30 Jan. 2023</w:t>
      </w:r>
    </w:p>
  </w:footnote>
  <w:footnote w:id="63">
    <w:p w:rsidR="1A38F639" w:rsidP="1A38F639" w:rsidRDefault="1A38F639" w14:paraId="01522293" w14:textId="68BE6A01">
      <w:pPr>
        <w:pStyle w:val="Voetnoottekst"/>
        <w:rPr>
          <w:rFonts w:ascii="Georgia Pro" w:hAnsi="Georgia Pro" w:eastAsia="Georgia Pro" w:cs="Georgia Pro"/>
          <w:sz w:val="18"/>
          <w:szCs w:val="18"/>
        </w:rPr>
      </w:pPr>
      <w:r w:rsidRPr="1A38F639">
        <w:rPr>
          <w:rStyle w:val="Voetnootmarkering"/>
          <w:rFonts w:ascii="Georgia Pro" w:hAnsi="Georgia Pro" w:eastAsia="Georgia Pro" w:cs="Georgia Pro"/>
          <w:sz w:val="18"/>
          <w:szCs w:val="18"/>
        </w:rPr>
        <w:footnoteRef/>
      </w:r>
      <w:r w:rsidRPr="1A38F639" w:rsidR="2C2AB389">
        <w:rPr>
          <w:rFonts w:ascii="Georgia Pro" w:hAnsi="Georgia Pro" w:eastAsia="Georgia Pro" w:cs="Georgia Pro"/>
          <w:sz w:val="18"/>
          <w:szCs w:val="18"/>
        </w:rPr>
        <w:t xml:space="preserve"> Different organisms that belong to </w:t>
      </w:r>
      <w:r w:rsidRPr="1A38F639" w:rsidR="2C2AB389">
        <w:rPr>
          <w:rFonts w:ascii="Georgia Pro" w:hAnsi="Georgia Pro" w:eastAsia="Georgia Pro" w:cs="Georgia Pro"/>
          <w:sz w:val="18"/>
          <w:szCs w:val="18"/>
        </w:rPr>
        <w:t xml:space="preserve">family line or kin</w:t>
      </w:r>
      <w:r w:rsidRPr="1A38F639" w:rsidR="2C2AB389">
        <w:rPr>
          <w:rFonts w:ascii="Georgia Pro" w:hAnsi="Georgia Pro" w:eastAsia="Georgia Pro" w:cs="Georgia Pro"/>
          <w:sz w:val="18"/>
          <w:szCs w:val="18"/>
        </w:rPr>
        <w:t xml:space="preserve"> in evolution</w:t>
      </w:r>
      <w:r w:rsidRPr="1A38F639" w:rsidR="2C2AB389">
        <w:rPr>
          <w:rFonts w:ascii="Georgia Pro" w:hAnsi="Georgia Pro" w:eastAsia="Georgia Pro" w:cs="Georgia Pro"/>
          <w:sz w:val="18"/>
          <w:szCs w:val="18"/>
        </w:rPr>
        <w:t xml:space="preserve">, also known as a king</w:t>
      </w:r>
      <w:r w:rsidRPr="2C2AB389" w:rsidR="2C2AB389">
        <w:rPr>
          <w:noProof w:val="0"/>
          <w:lang w:val="en-GB"/>
        </w:rPr>
        <w:t>—</w:t>
      </w:r>
      <w:r w:rsidRPr="1A38F639" w:rsidR="2C2AB389">
        <w:rPr>
          <w:rFonts w:ascii="Georgia Pro" w:hAnsi="Georgia Pro" w:eastAsia="Georgia Pro" w:cs="Georgia Pro"/>
          <w:sz w:val="18"/>
          <w:szCs w:val="18"/>
        </w:rPr>
        <w:t xml:space="preserve"> or queendom.</w:t>
      </w:r>
    </w:p>
  </w:footnote>
  <w:footnote w:id="64">
    <w:p w:rsidR="787F8B3C" w:rsidP="4EF5E699" w:rsidRDefault="787F8B3C" w14:paraId="4BA84E39" w14:textId="200713CA">
      <w:pPr>
        <w:pStyle w:val="Voetnoottekst"/>
        <w:rPr>
          <w:rFonts w:ascii="Georgia Pro" w:hAnsi="Georgia Pro" w:eastAsia="Georgia Pro" w:cs="Georgia Pro"/>
          <w:color w:val="auto"/>
          <w:sz w:val="18"/>
          <w:szCs w:val="18"/>
        </w:rPr>
      </w:pPr>
      <w:r w:rsidRPr="4EF5E699">
        <w:rPr>
          <w:rStyle w:val="Voetnootmarkering"/>
          <w:rFonts w:ascii="Georgia Pro" w:hAnsi="Georgia Pro" w:eastAsia="Georgia Pro" w:cs="Georgia Pro"/>
          <w:color w:val="auto"/>
          <w:sz w:val="18"/>
          <w:szCs w:val="18"/>
        </w:rPr>
        <w:footnoteRef/>
      </w:r>
      <w:r w:rsidRPr="4EF5E699" w:rsidR="4EF5E699">
        <w:rPr>
          <w:rFonts w:ascii="Georgia Pro" w:hAnsi="Georgia Pro" w:eastAsia="Georgia Pro" w:cs="Georgia Pro"/>
          <w:color w:val="auto"/>
          <w:sz w:val="18"/>
          <w:szCs w:val="18"/>
        </w:rPr>
        <w:t xml:space="preserve"> </w:t>
      </w:r>
      <w:r w:rsidRPr="4EF5E699" w:rsidR="4EF5E699">
        <w:rPr>
          <w:rFonts w:ascii="Georgia Pro" w:hAnsi="Georgia Pro" w:eastAsia="Georgia Pro" w:cs="Georgia Pro"/>
          <w:color w:val="auto"/>
          <w:sz w:val="18"/>
          <w:szCs w:val="18"/>
        </w:rPr>
        <w:t xml:space="preserve">When we look at figure 2, we see the SET theory by Lynn Margulis, which tries to explain the symbiosis between species, even showing the evidence of cellular evolution in this theory. In the image you can see the Bacteria, Archaea and Eukaryotic domain of species. </w:t>
      </w:r>
      <w:r w:rsidRPr="4EF5E699" w:rsidR="4EF5E699">
        <w:rPr>
          <w:rFonts w:ascii="Georgia Pro" w:hAnsi="Georgia Pro" w:eastAsia="Georgia Pro" w:cs="Georgia Pro"/>
          <w:color w:val="auto"/>
          <w:sz w:val="18"/>
          <w:szCs w:val="18"/>
        </w:rPr>
        <w:t xml:space="preserve">Eukaryotic cells are bigger than that in comparison of Bacteria and Archaea. </w:t>
      </w:r>
      <w:r w:rsidRPr="4EF5E699" w:rsidR="4EF5E699">
        <w:rPr>
          <w:rFonts w:ascii="Georgia Pro" w:hAnsi="Georgia Pro" w:eastAsia="Georgia Pro" w:cs="Georgia Pro"/>
          <w:color w:val="auto"/>
          <w:sz w:val="18"/>
          <w:szCs w:val="18"/>
        </w:rPr>
        <w:t xml:space="preserve">As you can see in the image, the </w:t>
      </w:r>
      <w:r w:rsidRPr="4EF5E699" w:rsidR="4EF5E699">
        <w:rPr>
          <w:rFonts w:ascii="Georgia Pro" w:hAnsi="Georgia Pro" w:eastAsia="Georgia Pro" w:cs="Georgia Pro"/>
          <w:color w:val="auto"/>
          <w:sz w:val="18"/>
          <w:szCs w:val="18"/>
        </w:rPr>
        <w:t xml:space="preserve">animal</w:t>
      </w:r>
      <w:r w:rsidRPr="4EF5E699" w:rsidR="4EF5E699">
        <w:rPr>
          <w:rFonts w:ascii="Georgia Pro" w:hAnsi="Georgia Pro" w:eastAsia="Georgia Pro" w:cs="Georgia Pro"/>
          <w:color w:val="auto"/>
          <w:sz w:val="18"/>
          <w:szCs w:val="18"/>
        </w:rPr>
        <w:t xml:space="preserve"> and fungi branches both go to the right and when we look at the cell structure of both species, we see some interesting similarities. </w:t>
      </w:r>
      <w:r w:rsidRPr="4EF5E699" w:rsidR="4EF5E699">
        <w:rPr>
          <w:rFonts w:ascii="Georgia Pro" w:hAnsi="Georgia Pro" w:eastAsia="Georgia Pro" w:cs="Georgia Pro"/>
          <w:color w:val="auto"/>
          <w:sz w:val="18"/>
          <w:szCs w:val="18"/>
        </w:rPr>
        <w:t xml:space="preserve">But plants, animals and fungi cells all have a </w:t>
      </w:r>
      <w:r w:rsidRPr="4EF5E699" w:rsidR="4EF5E699">
        <w:rPr>
          <w:rFonts w:ascii="Georgia Pro" w:hAnsi="Georgia Pro" w:eastAsia="Georgia Pro" w:cs="Georgia Pro"/>
          <w:color w:val="auto"/>
          <w:sz w:val="18"/>
          <w:szCs w:val="18"/>
          <w:u w:val="single"/>
        </w:rPr>
        <w:t>nucleus</w:t>
      </w:r>
      <w:r w:rsidRPr="4EF5E699" w:rsidR="4EF5E699">
        <w:rPr>
          <w:rFonts w:ascii="Georgia Pro" w:hAnsi="Georgia Pro" w:eastAsia="Georgia Pro" w:cs="Georgia Pro"/>
          <w:color w:val="auto"/>
          <w:sz w:val="18"/>
          <w:szCs w:val="18"/>
        </w:rPr>
        <w:t xml:space="preserve">, that has the most DNA of the cell. Plant cells have a cell wall of which animals and fungi have not, also plant cells have a slightly different structure, </w:t>
      </w:r>
      <w:r w:rsidRPr="4EF5E699" w:rsidR="4EF5E699">
        <w:rPr>
          <w:rFonts w:ascii="Georgia Pro" w:hAnsi="Georgia Pro" w:eastAsia="Georgia Pro" w:cs="Georgia Pro"/>
          <w:color w:val="auto"/>
          <w:sz w:val="18"/>
          <w:szCs w:val="18"/>
        </w:rPr>
        <w:t>containing</w:t>
      </w:r>
      <w:r w:rsidRPr="4EF5E699" w:rsidR="4EF5E699">
        <w:rPr>
          <w:rFonts w:ascii="Georgia Pro" w:hAnsi="Georgia Pro" w:eastAsia="Georgia Pro" w:cs="Georgia Pro"/>
          <w:color w:val="auto"/>
          <w:sz w:val="18"/>
          <w:szCs w:val="18"/>
        </w:rPr>
        <w:t xml:space="preserve"> chloroplasts to be able to photosynthesize. </w:t>
      </w:r>
    </w:p>
  </w:footnote>
  <w:footnote w:id="65">
    <w:p w:rsidR="787F8B3C" w:rsidP="787F8B3C" w:rsidRDefault="787F8B3C" w14:paraId="1787FE99" w14:textId="254C5AC4">
      <w:pPr>
        <w:pStyle w:val="Voetnoottekst"/>
        <w:rPr>
          <w:rFonts w:ascii="Georgia Pro" w:hAnsi="Georgia Pro" w:eastAsia="Georgia Pro" w:cs="Georgia Pro"/>
          <w:sz w:val="18"/>
          <w:szCs w:val="18"/>
        </w:rPr>
      </w:pPr>
      <w:r w:rsidRPr="787F8B3C">
        <w:rPr>
          <w:rStyle w:val="Voetnootmarkering"/>
          <w:rFonts w:ascii="Georgia Pro" w:hAnsi="Georgia Pro" w:eastAsia="Georgia Pro" w:cs="Georgia Pro"/>
          <w:sz w:val="18"/>
          <w:szCs w:val="18"/>
        </w:rPr>
        <w:footnoteRef/>
      </w:r>
      <w:r w:rsidRPr="787F8B3C">
        <w:rPr>
          <w:rFonts w:ascii="Georgia Pro" w:hAnsi="Georgia Pro" w:eastAsia="Georgia Pro" w:cs="Georgia Pro"/>
          <w:sz w:val="18"/>
          <w:szCs w:val="18"/>
        </w:rPr>
        <w:t xml:space="preserve"> Bacteria are unicellular microorganisms, that are missing a cell nucleus. Bacteria are only visible to us under a microscope. Archaea are single celled microbes with different membrane than bacteria. Eukaryotes are multicellular organisms of which the cells on microscopic scale are larger than that of bacteria and archaea. Inside the cells of eukaryotes, there is a nucleus, where we can find most of the DNA of the cell.</w:t>
      </w:r>
      <w:r>
        <w:br/>
      </w:r>
      <w:r>
        <w:br/>
      </w:r>
      <w:r w:rsidRPr="787F8B3C">
        <w:rPr>
          <w:rFonts w:ascii="Georgia Pro" w:hAnsi="Georgia Pro" w:eastAsia="Georgia Pro" w:cs="Georgia Pro"/>
          <w:sz w:val="18"/>
          <w:szCs w:val="18"/>
        </w:rPr>
        <w:t xml:space="preserve">“Bacteria: They Are Everywhere.” </w:t>
      </w:r>
      <w:proofErr w:type="spellStart"/>
      <w:r w:rsidRPr="787F8B3C">
        <w:rPr>
          <w:rFonts w:ascii="Georgia Pro" w:hAnsi="Georgia Pro" w:eastAsia="Georgia Pro" w:cs="Georgia Pro"/>
          <w:i/>
          <w:iCs/>
          <w:sz w:val="18"/>
          <w:szCs w:val="18"/>
          <w:lang w:val="nl-NL"/>
        </w:rPr>
        <w:t>Micropia</w:t>
      </w:r>
      <w:proofErr w:type="spellEnd"/>
      <w:r w:rsidRPr="787F8B3C">
        <w:rPr>
          <w:rFonts w:ascii="Georgia Pro" w:hAnsi="Georgia Pro" w:eastAsia="Georgia Pro" w:cs="Georgia Pro"/>
          <w:sz w:val="18"/>
          <w:szCs w:val="18"/>
          <w:lang w:val="nl-NL"/>
        </w:rPr>
        <w:t xml:space="preserve">, </w:t>
      </w:r>
      <w:hyperlink r:id="rId50">
        <w:r w:rsidRPr="787F8B3C">
          <w:rPr>
            <w:rStyle w:val="Hyperlink"/>
            <w:rFonts w:ascii="Georgia Pro" w:hAnsi="Georgia Pro" w:eastAsia="Georgia Pro" w:cs="Georgia Pro"/>
            <w:sz w:val="18"/>
            <w:szCs w:val="18"/>
            <w:lang w:val="nl-NL"/>
          </w:rPr>
          <w:t>www.micropia.nl/en/discover/microbiology/bacteria</w:t>
        </w:r>
      </w:hyperlink>
      <w:r w:rsidRPr="787F8B3C">
        <w:rPr>
          <w:rFonts w:ascii="Georgia Pro" w:hAnsi="Georgia Pro" w:eastAsia="Georgia Pro" w:cs="Georgia Pro"/>
          <w:sz w:val="18"/>
          <w:szCs w:val="18"/>
          <w:lang w:val="nl-NL"/>
        </w:rPr>
        <w:t xml:space="preserve">.  </w:t>
      </w:r>
      <w:r>
        <w:br/>
      </w:r>
      <w:proofErr w:type="spellStart"/>
      <w:r w:rsidRPr="787F8B3C">
        <w:rPr>
          <w:rFonts w:ascii="Georgia Pro" w:hAnsi="Georgia Pro" w:eastAsia="Georgia Pro" w:cs="Georgia Pro"/>
          <w:sz w:val="18"/>
          <w:szCs w:val="18"/>
          <w:lang w:val="nl-NL"/>
        </w:rPr>
        <w:t>Accessed</w:t>
      </w:r>
      <w:proofErr w:type="spellEnd"/>
      <w:r w:rsidRPr="787F8B3C">
        <w:rPr>
          <w:rFonts w:ascii="Georgia Pro" w:hAnsi="Georgia Pro" w:eastAsia="Georgia Pro" w:cs="Georgia Pro"/>
          <w:sz w:val="18"/>
          <w:szCs w:val="18"/>
          <w:lang w:val="nl-NL"/>
        </w:rPr>
        <w:t xml:space="preserve"> 8 Jan. 2023.</w:t>
      </w:r>
    </w:p>
    <w:p w:rsidR="787F8B3C" w:rsidP="787F8B3C" w:rsidRDefault="787F8B3C" w14:paraId="11CC86BA" w14:textId="3488B51E">
      <w:pPr>
        <w:pStyle w:val="Voetnoottekst"/>
        <w:rPr>
          <w:rFonts w:ascii="Georgia Pro" w:hAnsi="Georgia Pro" w:eastAsia="Georgia Pro" w:cs="Georgia Pro"/>
          <w:sz w:val="18"/>
          <w:szCs w:val="18"/>
        </w:rPr>
      </w:pPr>
    </w:p>
    <w:p w:rsidR="787F8B3C" w:rsidP="787F8B3C" w:rsidRDefault="787F8B3C" w14:paraId="58C705DB" w14:textId="5D062DA7">
      <w:pPr>
        <w:pStyle w:val="Voetnoottekst"/>
        <w:rPr>
          <w:rFonts w:ascii="Georgia Pro" w:hAnsi="Georgia Pro" w:eastAsia="Georgia Pro" w:cs="Georgia Pro"/>
          <w:sz w:val="18"/>
          <w:szCs w:val="18"/>
        </w:rPr>
      </w:pPr>
    </w:p>
  </w:footnote>
  <w:footnote w:id="66">
    <w:p w:rsidR="787F8B3C" w:rsidP="787F8B3C" w:rsidRDefault="787F8B3C" w14:paraId="36FFC75B" w14:textId="3DA9D832">
      <w:pPr>
        <w:pStyle w:val="Voetnoottekst"/>
        <w:rPr>
          <w:rFonts w:ascii="Georgia Pro" w:hAnsi="Georgia Pro" w:eastAsia="Georgia Pro" w:cs="Georgia Pro"/>
          <w:sz w:val="18"/>
          <w:szCs w:val="18"/>
          <w:lang w:val="nl-NL"/>
        </w:rPr>
      </w:pPr>
      <w:r w:rsidRPr="787F8B3C">
        <w:rPr>
          <w:rStyle w:val="Voetnootmarkering"/>
          <w:rFonts w:ascii="Georgia Pro" w:hAnsi="Georgia Pro" w:eastAsia="Georgia Pro" w:cs="Georgia Pro"/>
          <w:sz w:val="18"/>
          <w:szCs w:val="18"/>
        </w:rPr>
        <w:footnoteRef/>
      </w:r>
      <w:r w:rsidRPr="787F8B3C">
        <w:rPr>
          <w:rFonts w:ascii="Georgia Pro" w:hAnsi="Georgia Pro" w:eastAsia="Georgia Pro" w:cs="Georgia Pro"/>
          <w:sz w:val="18"/>
          <w:szCs w:val="18"/>
        </w:rPr>
        <w:t xml:space="preserve"> Sheldrake, Merlin. </w:t>
      </w:r>
      <w:proofErr w:type="spellStart"/>
      <w:r w:rsidRPr="787F8B3C">
        <w:rPr>
          <w:rFonts w:ascii="Georgia Pro" w:hAnsi="Georgia Pro" w:eastAsia="Georgia Pro" w:cs="Georgia Pro"/>
          <w:i/>
          <w:iCs/>
          <w:sz w:val="18"/>
          <w:szCs w:val="18"/>
          <w:lang w:val="nl-NL"/>
        </w:rPr>
        <w:t>Entangled</w:t>
      </w:r>
      <w:proofErr w:type="spellEnd"/>
      <w:r w:rsidRPr="787F8B3C">
        <w:rPr>
          <w:rFonts w:ascii="Georgia Pro" w:hAnsi="Georgia Pro" w:eastAsia="Georgia Pro" w:cs="Georgia Pro"/>
          <w:i/>
          <w:iCs/>
          <w:sz w:val="18"/>
          <w:szCs w:val="18"/>
          <w:lang w:val="nl-NL"/>
        </w:rPr>
        <w:t xml:space="preserve"> Life: How Fungi Make Our </w:t>
      </w:r>
      <w:proofErr w:type="spellStart"/>
      <w:r w:rsidRPr="787F8B3C">
        <w:rPr>
          <w:rFonts w:ascii="Georgia Pro" w:hAnsi="Georgia Pro" w:eastAsia="Georgia Pro" w:cs="Georgia Pro"/>
          <w:i/>
          <w:iCs/>
          <w:sz w:val="18"/>
          <w:szCs w:val="18"/>
          <w:lang w:val="nl-NL"/>
        </w:rPr>
        <w:t>Worlds</w:t>
      </w:r>
      <w:proofErr w:type="spellEnd"/>
      <w:r w:rsidRPr="787F8B3C">
        <w:rPr>
          <w:rFonts w:ascii="Georgia Pro" w:hAnsi="Georgia Pro" w:eastAsia="Georgia Pro" w:cs="Georgia Pro"/>
          <w:i/>
          <w:iCs/>
          <w:sz w:val="18"/>
          <w:szCs w:val="18"/>
          <w:lang w:val="nl-NL"/>
        </w:rPr>
        <w:t xml:space="preserve">, Change Our </w:t>
      </w:r>
      <w:proofErr w:type="spellStart"/>
      <w:r w:rsidRPr="787F8B3C">
        <w:rPr>
          <w:rFonts w:ascii="Georgia Pro" w:hAnsi="Georgia Pro" w:eastAsia="Georgia Pro" w:cs="Georgia Pro"/>
          <w:i/>
          <w:iCs/>
          <w:sz w:val="18"/>
          <w:szCs w:val="18"/>
          <w:lang w:val="nl-NL"/>
        </w:rPr>
        <w:t>Minds</w:t>
      </w:r>
      <w:proofErr w:type="spellEnd"/>
      <w:r w:rsidRPr="787F8B3C">
        <w:rPr>
          <w:rFonts w:ascii="Georgia Pro" w:hAnsi="Georgia Pro" w:eastAsia="Georgia Pro" w:cs="Georgia Pro"/>
          <w:i/>
          <w:iCs/>
          <w:sz w:val="18"/>
          <w:szCs w:val="18"/>
          <w:lang w:val="nl-NL"/>
        </w:rPr>
        <w:t xml:space="preserve"> and </w:t>
      </w:r>
      <w:proofErr w:type="spellStart"/>
      <w:r w:rsidRPr="787F8B3C">
        <w:rPr>
          <w:rFonts w:ascii="Georgia Pro" w:hAnsi="Georgia Pro" w:eastAsia="Georgia Pro" w:cs="Georgia Pro"/>
          <w:i/>
          <w:iCs/>
          <w:sz w:val="18"/>
          <w:szCs w:val="18"/>
          <w:lang w:val="nl-NL"/>
        </w:rPr>
        <w:t>Shape</w:t>
      </w:r>
      <w:proofErr w:type="spellEnd"/>
      <w:r w:rsidRPr="787F8B3C">
        <w:rPr>
          <w:rFonts w:ascii="Georgia Pro" w:hAnsi="Georgia Pro" w:eastAsia="Georgia Pro" w:cs="Georgia Pro"/>
          <w:i/>
          <w:iCs/>
          <w:sz w:val="18"/>
          <w:szCs w:val="18"/>
          <w:lang w:val="nl-NL"/>
        </w:rPr>
        <w:t xml:space="preserve"> Our </w:t>
      </w:r>
      <w:proofErr w:type="spellStart"/>
      <w:r w:rsidRPr="787F8B3C">
        <w:rPr>
          <w:rFonts w:ascii="Georgia Pro" w:hAnsi="Georgia Pro" w:eastAsia="Georgia Pro" w:cs="Georgia Pro"/>
          <w:i/>
          <w:iCs/>
          <w:sz w:val="18"/>
          <w:szCs w:val="18"/>
          <w:lang w:val="nl-NL"/>
        </w:rPr>
        <w:t>Futures</w:t>
      </w:r>
      <w:proofErr w:type="spellEnd"/>
      <w:r w:rsidRPr="787F8B3C">
        <w:rPr>
          <w:rFonts w:ascii="Georgia Pro" w:hAnsi="Georgia Pro" w:eastAsia="Georgia Pro" w:cs="Georgia Pro"/>
          <w:sz w:val="18"/>
          <w:szCs w:val="18"/>
          <w:lang w:val="nl-NL"/>
        </w:rPr>
        <w:t>. Reprint, Random House Trade Paperbacks, 2021.</w:t>
      </w:r>
    </w:p>
  </w:footnote>
  <w:footnote w:id="67">
    <w:p w:rsidR="787F8B3C" w:rsidP="21F13F52" w:rsidRDefault="787F8B3C" w14:paraId="08B989C5" w14:textId="01B23299">
      <w:pPr>
        <w:pStyle w:val="Voetnoottekst"/>
        <w:rPr>
          <w:rFonts w:ascii="Georgia Pro" w:hAnsi="Georgia Pro" w:eastAsia="Georgia Pro" w:cs="Georgia Pro"/>
          <w:sz w:val="18"/>
          <w:szCs w:val="18"/>
        </w:rPr>
      </w:pPr>
      <w:r w:rsidRPr="21F13F52">
        <w:rPr>
          <w:rStyle w:val="Voetnootmarkering"/>
          <w:rFonts w:ascii="Georgia Pro" w:hAnsi="Georgia Pro" w:eastAsia="Georgia Pro" w:cs="Georgia Pro"/>
          <w:sz w:val="18"/>
          <w:szCs w:val="18"/>
        </w:rPr>
        <w:footnoteRef/>
      </w:r>
      <w:r w:rsidRPr="21F13F52" w:rsidR="2C2AB389">
        <w:rPr>
          <w:rFonts w:ascii="Georgia Pro" w:hAnsi="Georgia Pro" w:eastAsia="Georgia Pro" w:cs="Georgia Pro"/>
          <w:sz w:val="18"/>
          <w:szCs w:val="18"/>
        </w:rPr>
        <w:t xml:space="preserve"> In an interview written by Suzan Mazur, Lynn Margulis explains why the Darwin evolution theory should be considered “dead” and not be a solid piece of scientific research that we can apply to understanding the lineages of different species, as there is no “adequate evidence in literature” that is documented and can explain the sudden mutations that would result into a new species. There is an excessive number of high-quality studies that has shown no doubt that “</w:t>
      </w:r>
      <w:r w:rsidRPr="21F13F52" w:rsidR="2C2AB389">
        <w:rPr>
          <w:rFonts w:ascii="Georgia Pro" w:hAnsi="Georgia Pro" w:eastAsia="Georgia Pro" w:cs="Georgia Pro"/>
          <w:sz w:val="18"/>
          <w:szCs w:val="18"/>
        </w:rPr>
        <w:t>symbiogenisis</w:t>
      </w:r>
      <w:r w:rsidRPr="21F13F52" w:rsidR="2C2AB389">
        <w:rPr>
          <w:rFonts w:ascii="Georgia Pro" w:hAnsi="Georgia Pro" w:eastAsia="Georgia Pro" w:cs="Georgia Pro"/>
          <w:sz w:val="18"/>
          <w:szCs w:val="18"/>
        </w:rPr>
        <w:t xml:space="preserve">” would be at the very basis of the origin of species or a group of one or more populations of organisms. The long-lasting intimacy of strangers: </w:t>
      </w:r>
      <w:r w:rsidRPr="21F13F52" w:rsidR="2C2AB389">
        <w:rPr>
          <w:rFonts w:ascii="Georgia Pro" w:hAnsi="Georgia Pro" w:eastAsia="Georgia Pro" w:cs="Georgia Pro"/>
          <w:sz w:val="18"/>
          <w:szCs w:val="18"/>
        </w:rPr>
        <w:t>symbiogenisis</w:t>
      </w:r>
      <w:r w:rsidRPr="21F13F52" w:rsidR="2C2AB389">
        <w:rPr>
          <w:rFonts w:ascii="Georgia Pro" w:hAnsi="Georgia Pro" w:eastAsia="Georgia Pro" w:cs="Georgia Pro"/>
          <w:sz w:val="18"/>
          <w:szCs w:val="18"/>
        </w:rPr>
        <w:t xml:space="preserve">. </w:t>
      </w:r>
      <w:r>
        <w:br/>
      </w:r>
      <w:r>
        <w:br/>
      </w:r>
      <w:r w:rsidRPr="21F13F52" w:rsidR="2C2AB389">
        <w:rPr>
          <w:rFonts w:ascii="Georgia Pro" w:hAnsi="Georgia Pro" w:eastAsia="Georgia Pro" w:cs="Georgia Pro"/>
          <w:sz w:val="18"/>
          <w:szCs w:val="18"/>
        </w:rPr>
        <w:t xml:space="preserve">Maybe to understand this visually, people from Gen-Z and the alpha generation could think of how Pokémon would evolve sort of magically into a newer version of that same species. The theory of symbiosis shows </w:t>
      </w:r>
      <w:r w:rsidRPr="21F13F52" w:rsidR="2C2AB389">
        <w:rPr>
          <w:rFonts w:ascii="Georgia Pro" w:hAnsi="Georgia Pro" w:eastAsia="Georgia Pro" w:cs="Georgia Pro"/>
          <w:sz w:val="18"/>
          <w:szCs w:val="18"/>
        </w:rPr>
        <w:t>additional factors</w:t>
      </w:r>
      <w:r w:rsidRPr="21F13F52" w:rsidR="2C2AB389">
        <w:rPr>
          <w:rFonts w:ascii="Georgia Pro" w:hAnsi="Georgia Pro" w:eastAsia="Georgia Pro" w:cs="Georgia Pro"/>
          <w:sz w:val="18"/>
          <w:szCs w:val="18"/>
        </w:rPr>
        <w:t xml:space="preserve"> and more</w:t>
      </w:r>
      <w:r w:rsidRPr="21F13F52" w:rsidR="2C2AB389">
        <w:rPr>
          <w:rFonts w:ascii="Georgia Pro" w:hAnsi="Georgia Pro" w:eastAsia="Georgia Pro" w:cs="Georgia Pro"/>
          <w:sz w:val="18"/>
          <w:szCs w:val="18"/>
        </w:rPr>
        <w:t xml:space="preserve"> in between steps</w:t>
      </w:r>
      <w:r w:rsidRPr="21F13F52" w:rsidR="2C2AB389">
        <w:rPr>
          <w:rFonts w:ascii="Georgia Pro" w:hAnsi="Georgia Pro" w:eastAsia="Georgia Pro" w:cs="Georgia Pro"/>
          <w:sz w:val="18"/>
          <w:szCs w:val="18"/>
        </w:rPr>
        <w:t xml:space="preserve"> that could explain the</w:t>
      </w:r>
      <w:r w:rsidRPr="21F13F52" w:rsidR="2C2AB389">
        <w:rPr>
          <w:rFonts w:ascii="Georgia Pro" w:hAnsi="Georgia Pro" w:eastAsia="Georgia Pro" w:cs="Georgia Pro"/>
          <w:sz w:val="18"/>
          <w:szCs w:val="18"/>
        </w:rPr>
        <w:t xml:space="preserve"> development of </w:t>
      </w:r>
      <w:r w:rsidRPr="2C2AB389" w:rsidR="2C2AB389">
        <w:rPr>
          <w:rFonts w:ascii="Georgia Pro" w:hAnsi="Georgia Pro" w:eastAsia="Georgia Pro" w:cs="Georgia Pro"/>
          <w:i w:val="1"/>
          <w:iCs w:val="1"/>
          <w:sz w:val="18"/>
          <w:szCs w:val="18"/>
        </w:rPr>
        <w:t xml:space="preserve">change </w:t>
      </w:r>
      <w:r w:rsidRPr="2C2AB389" w:rsidR="2C2AB389">
        <w:rPr>
          <w:rFonts w:ascii="Georgia Pro" w:hAnsi="Georgia Pro" w:eastAsia="Georgia Pro" w:cs="Georgia Pro"/>
          <w:i w:val="0"/>
          <w:iCs w:val="0"/>
          <w:sz w:val="18"/>
          <w:szCs w:val="18"/>
        </w:rPr>
        <w:t xml:space="preserve">in between </w:t>
      </w:r>
      <w:r w:rsidRPr="21F13F52" w:rsidR="2C2AB389">
        <w:rPr>
          <w:rFonts w:ascii="Georgia Pro" w:hAnsi="Georgia Pro" w:eastAsia="Georgia Pro" w:cs="Georgia Pro"/>
          <w:sz w:val="18"/>
          <w:szCs w:val="18"/>
        </w:rPr>
        <w:t>the evolution of new species.</w:t>
      </w:r>
      <w:r>
        <w:br/>
      </w:r>
      <w:r>
        <w:br/>
      </w:r>
      <w:r w:rsidRPr="2C2AB389" w:rsidR="2C2AB389">
        <w:rPr>
          <w:rFonts w:ascii="Georgia Pro" w:hAnsi="Georgia Pro" w:eastAsia="Georgia Pro" w:cs="Georgia Pro"/>
          <w:sz w:val="18"/>
          <w:szCs w:val="18"/>
        </w:rPr>
        <w:t xml:space="preserve">Mazur, Suzan. “Lynn Margulis: Intimacy Of Strangers &amp; Natural Selection.” </w:t>
      </w:r>
      <w:r w:rsidRPr="2C2AB389" w:rsidR="2C2AB389">
        <w:rPr>
          <w:rFonts w:ascii="Georgia Pro" w:hAnsi="Georgia Pro" w:eastAsia="Georgia Pro" w:cs="Georgia Pro"/>
          <w:i w:val="1"/>
          <w:iCs w:val="1"/>
          <w:sz w:val="18"/>
          <w:szCs w:val="18"/>
        </w:rPr>
        <w:t>Scoop News</w:t>
      </w:r>
      <w:r w:rsidRPr="2C2AB389" w:rsidR="2C2AB389">
        <w:rPr>
          <w:rFonts w:ascii="Georgia Pro" w:hAnsi="Georgia Pro" w:eastAsia="Georgia Pro" w:cs="Georgia Pro"/>
          <w:sz w:val="18"/>
          <w:szCs w:val="18"/>
        </w:rPr>
        <w:t xml:space="preserve">, 16 March 2009, </w:t>
      </w:r>
      <w:hyperlink r:id="R14604e25a5124d0a">
        <w:r w:rsidRPr="2C2AB389" w:rsidR="2C2AB389">
          <w:rPr>
            <w:rStyle w:val="Hyperlink"/>
            <w:rFonts w:ascii="Georgia Pro" w:hAnsi="Georgia Pro" w:eastAsia="Georgia Pro" w:cs="Georgia Pro"/>
            <w:sz w:val="18"/>
            <w:szCs w:val="18"/>
          </w:rPr>
          <w:t>www.scoop.co.nz/stories/HL0903/S00194/lynn-margulis-intimacy-of-strangers-natural-selection.htm</w:t>
        </w:r>
      </w:hyperlink>
      <w:r w:rsidRPr="2C2AB389" w:rsidR="2C2AB389">
        <w:rPr>
          <w:rFonts w:ascii="Georgia Pro" w:hAnsi="Georgia Pro" w:eastAsia="Georgia Pro" w:cs="Georgia Pro"/>
          <w:sz w:val="18"/>
          <w:szCs w:val="18"/>
        </w:rPr>
        <w:t xml:space="preserve">. </w:t>
      </w:r>
      <w:r>
        <w:br/>
      </w:r>
      <w:r w:rsidRPr="2C2AB389" w:rsidR="2C2AB389">
        <w:rPr>
          <w:rFonts w:ascii="Georgia Pro" w:hAnsi="Georgia Pro" w:eastAsia="Georgia Pro" w:cs="Georgia Pro"/>
          <w:sz w:val="18"/>
          <w:szCs w:val="18"/>
        </w:rPr>
        <w:t>Accessed 24 Jan. 2023</w:t>
      </w:r>
    </w:p>
    <w:p w:rsidR="787F8B3C" w:rsidP="21F13F52" w:rsidRDefault="787F8B3C" w14:paraId="1A42B0EB" w14:textId="187A8633">
      <w:pPr>
        <w:pStyle w:val="Voetnoottekst"/>
        <w:rPr>
          <w:rFonts w:ascii="Georgia Pro" w:hAnsi="Georgia Pro" w:eastAsia="Georgia Pro" w:cs="Georgia Pro"/>
          <w:sz w:val="18"/>
          <w:szCs w:val="18"/>
        </w:rPr>
      </w:pPr>
    </w:p>
  </w:footnote>
  <w:footnote w:id="69">
    <w:p w:rsidR="787F8B3C" w:rsidP="2C2AB389" w:rsidRDefault="787F8B3C" w14:paraId="20B95170" w14:textId="5F1C0270">
      <w:pPr>
        <w:pStyle w:val="Standaard"/>
        <w:rPr>
          <w:rFonts w:ascii="Georgia Pro" w:hAnsi="Georgia Pro" w:eastAsia="Georgia Pro" w:cs="Georgia Pro"/>
          <w:sz w:val="18"/>
          <w:szCs w:val="18"/>
          <w:lang w:val="nl-NL"/>
        </w:rPr>
      </w:pPr>
      <w:r w:rsidRPr="787F8B3C">
        <w:rPr>
          <w:rStyle w:val="Voetnootmarkering"/>
          <w:rFonts w:ascii="Georgia Pro" w:hAnsi="Georgia Pro" w:eastAsia="Georgia Pro" w:cs="Georgia Pro"/>
          <w:sz w:val="18"/>
          <w:szCs w:val="18"/>
        </w:rPr>
        <w:footnoteRef/>
      </w:r>
      <w:r w:rsidRPr="787F8B3C" w:rsidR="2C2AB389">
        <w:rPr>
          <w:rFonts w:ascii="Georgia Pro" w:hAnsi="Georgia Pro" w:eastAsia="Georgia Pro" w:cs="Georgia Pro"/>
          <w:sz w:val="18"/>
          <w:szCs w:val="18"/>
        </w:rPr>
        <w:t xml:space="preserve"> </w:t>
      </w:r>
      <w:r w:rsidRPr="1A38F639" w:rsidR="2C2AB389">
        <w:rPr>
          <w:rFonts w:ascii="Georgia Pro" w:hAnsi="Georgia Pro" w:eastAsia="Georgia Pro" w:cs="Georgia Pro"/>
          <w:sz w:val="18"/>
          <w:szCs w:val="18"/>
        </w:rPr>
        <w:t xml:space="preserve">Margulis: “</w:t>
      </w:r>
      <w:r w:rsidRPr="2C2AB389" w:rsidR="2C2AB389">
        <w:rPr>
          <w:rFonts w:ascii="Georgia Pro" w:hAnsi="Georgia Pro" w:eastAsia="Georgia Pro" w:cs="Georgia Pro"/>
          <w:i w:val="1"/>
          <w:iCs w:val="1"/>
          <w:sz w:val="18"/>
          <w:szCs w:val="18"/>
        </w:rPr>
        <w:t xml:space="preserve">My earliest complete statement of 'serial endosymbiosis theory' was published after fifteen or so assorted rejections and losses of an early, painfully convoluted, and poorly written manuscript.</w:t>
      </w:r>
      <w:r w:rsidRPr="1A38F639" w:rsidR="2C2AB389">
        <w:rPr>
          <w:rFonts w:ascii="Georgia Pro" w:hAnsi="Georgia Pro" w:eastAsia="Georgia Pro" w:cs="Georgia Pro"/>
          <w:sz w:val="18"/>
          <w:szCs w:val="18"/>
        </w:rPr>
        <w:t xml:space="preserve">” </w:t>
      </w:r>
      <w:r>
        <w:br/>
      </w:r>
      <w:r w:rsidRPr="1A38F639" w:rsidR="2C2AB389">
        <w:rPr>
          <w:rFonts w:ascii="Georgia Pro" w:hAnsi="Georgia Pro" w:eastAsia="Georgia Pro" w:cs="Georgia Pro"/>
          <w:sz w:val="18"/>
          <w:szCs w:val="18"/>
        </w:rPr>
        <w:t xml:space="preserve">“</w:t>
      </w:r>
      <w:r w:rsidRPr="2C2AB389" w:rsidR="2C2AB389">
        <w:rPr>
          <w:rFonts w:ascii="Georgia Pro" w:hAnsi="Georgia Pro" w:eastAsia="Georgia Pro" w:cs="Georgia Pro"/>
          <w:i w:val="1"/>
          <w:iCs w:val="1"/>
          <w:sz w:val="18"/>
          <w:szCs w:val="18"/>
        </w:rPr>
        <w:t xml:space="preserve">Called 'Origin of </w:t>
      </w:r>
      <w:proofErr w:type="spellStart"/>
      <w:r w:rsidRPr="2C2AB389" w:rsidR="2C2AB389">
        <w:rPr>
          <w:rFonts w:ascii="Georgia Pro" w:hAnsi="Georgia Pro" w:eastAsia="Georgia Pro" w:cs="Georgia Pro"/>
          <w:i w:val="1"/>
          <w:iCs w:val="1"/>
          <w:sz w:val="18"/>
          <w:szCs w:val="18"/>
        </w:rPr>
        <w:t>Mitosing</w:t>
      </w:r>
      <w:proofErr w:type="spellEnd"/>
      <w:r w:rsidRPr="2C2AB389" w:rsidR="2C2AB389">
        <w:rPr>
          <w:rFonts w:ascii="Georgia Pro" w:hAnsi="Georgia Pro" w:eastAsia="Georgia Pro" w:cs="Georgia Pro"/>
          <w:i w:val="1"/>
          <w:iCs w:val="1"/>
          <w:sz w:val="18"/>
          <w:szCs w:val="18"/>
        </w:rPr>
        <w:t xml:space="preserve"> Cells,' it was finally accepted for publication in 1966 through the personal intervention of James F. </w:t>
      </w:r>
      <w:r w:rsidRPr="2C2AB389" w:rsidR="2C2AB389">
        <w:rPr>
          <w:rFonts w:ascii="Georgia Pro" w:hAnsi="Georgia Pro" w:eastAsia="Georgia Pro" w:cs="Georgia Pro"/>
          <w:i w:val="1"/>
          <w:iCs w:val="1"/>
          <w:sz w:val="18"/>
          <w:szCs w:val="18"/>
        </w:rPr>
        <w:t>Danielli</w:t>
      </w:r>
      <w:r w:rsidRPr="2C2AB389" w:rsidR="2C2AB389">
        <w:rPr>
          <w:rFonts w:ascii="Georgia Pro" w:hAnsi="Georgia Pro" w:eastAsia="Georgia Pro" w:cs="Georgia Pro"/>
          <w:i w:val="1"/>
          <w:iCs w:val="1"/>
          <w:sz w:val="18"/>
          <w:szCs w:val="18"/>
        </w:rPr>
        <w:t>, then editor of the daring Journal of Theoretical Biology.</w:t>
      </w:r>
      <w:r w:rsidRPr="1A38F639" w:rsidR="2C2AB389">
        <w:rPr>
          <w:rFonts w:ascii="Georgia Pro" w:hAnsi="Georgia Pro" w:eastAsia="Georgia Pro" w:cs="Georgia Pro"/>
          <w:sz w:val="18"/>
          <w:szCs w:val="18"/>
        </w:rPr>
        <w:t>” “</w:t>
      </w:r>
      <w:r w:rsidRPr="2C2AB389" w:rsidR="2C2AB389">
        <w:rPr>
          <w:rFonts w:ascii="Georgia Pro" w:hAnsi="Georgia Pro" w:eastAsia="Georgia Pro" w:cs="Georgia Pro"/>
          <w:i w:val="1"/>
          <w:iCs w:val="1"/>
          <w:sz w:val="18"/>
          <w:szCs w:val="18"/>
        </w:rPr>
        <w:t>Of course, the article when it appeared in print in late 1967, carried my first married name Lynn, Sagan.</w:t>
      </w:r>
      <w:r w:rsidRPr="1A38F639" w:rsidR="2C2AB389">
        <w:rPr>
          <w:rFonts w:ascii="Georgia Pro" w:hAnsi="Georgia Pro" w:eastAsia="Georgia Pro" w:cs="Georgia Pro"/>
          <w:sz w:val="18"/>
          <w:szCs w:val="18"/>
        </w:rPr>
        <w:t>” “</w:t>
      </w:r>
      <w:r w:rsidRPr="2C2AB389" w:rsidR="2C2AB389">
        <w:rPr>
          <w:rFonts w:ascii="Georgia Pro" w:hAnsi="Georgia Pro" w:eastAsia="Georgia Pro" w:cs="Georgia Pro"/>
          <w:i w:val="1"/>
          <w:iCs w:val="1"/>
          <w:sz w:val="18"/>
          <w:szCs w:val="18"/>
        </w:rPr>
        <w:t>The theory was dubbed SET, the acronym for Serial Endosymbiosis Theory (not to be confused with SETI - the search for extra-terrestrial intelligence), by another protist aficionado, Professor Max Taylor of the University of British Colombia, Vancouver</w:t>
      </w:r>
      <w:r w:rsidRPr="1A38F639" w:rsidR="2C2AB389">
        <w:rPr>
          <w:rFonts w:ascii="Georgia Pro" w:hAnsi="Georgia Pro" w:eastAsia="Georgia Pro" w:cs="Georgia Pro"/>
          <w:sz w:val="18"/>
          <w:szCs w:val="18"/>
        </w:rPr>
        <w:t>.” (p38-p40 The Symbiotic Planet: A New View of Evolution)</w:t>
      </w:r>
      <w:r>
        <w:br/>
      </w:r>
      <w:r>
        <w:br/>
      </w:r>
      <w:r w:rsidRPr="1A38F639" w:rsidR="2C2AB389">
        <w:rPr>
          <w:rFonts w:ascii="Georgia Pro" w:hAnsi="Georgia Pro" w:eastAsia="Georgia Pro" w:cs="Georgia Pro"/>
          <w:sz w:val="18"/>
          <w:szCs w:val="18"/>
        </w:rPr>
        <w:t>(</w:t>
      </w:r>
      <w:r w:rsidRPr="1A38F639" w:rsidR="2C2AB389">
        <w:rPr>
          <w:rFonts w:ascii="Georgia Pro" w:hAnsi="Georgia Pro" w:eastAsia="Georgia Pro" w:cs="Georgia Pro"/>
          <w:b w:val="1"/>
          <w:bCs w:val="1"/>
          <w:sz w:val="18"/>
          <w:szCs w:val="18"/>
        </w:rPr>
        <w:t>Lynn Margulis</w:t>
      </w:r>
      <w:r w:rsidRPr="1A38F639" w:rsidR="2C2AB389">
        <w:rPr>
          <w:rFonts w:ascii="Georgia Pro" w:hAnsi="Georgia Pro" w:eastAsia="Georgia Pro" w:cs="Georgia Pro"/>
          <w:sz w:val="18"/>
          <w:szCs w:val="18"/>
        </w:rPr>
        <w:t>, p.40): “</w:t>
      </w:r>
      <w:r w:rsidRPr="2C2AB389" w:rsidR="2C2AB389">
        <w:rPr>
          <w:rFonts w:ascii="Georgia Pro" w:hAnsi="Georgia Pro" w:eastAsia="Georgia Pro" w:cs="Georgia Pro"/>
          <w:i w:val="1"/>
          <w:iCs w:val="1"/>
          <w:sz w:val="18"/>
          <w:szCs w:val="18"/>
        </w:rPr>
        <w:t>SET is a theory of coming together, of merging of cells of different histories and abilities. Before serial endosymbiosis and the establishment of the aerobic nucleated cell, no cell-fusion sex existed. Meiotic sex, like of the egg fertilized by the sperm, came later</w:t>
      </w:r>
      <w:r w:rsidRPr="1A38F639" w:rsidR="2C2AB389">
        <w:rPr>
          <w:rFonts w:ascii="Georgia Pro" w:hAnsi="Georgia Pro" w:eastAsia="Georgia Pro" w:cs="Georgia Pro"/>
          <w:sz w:val="18"/>
          <w:szCs w:val="18"/>
        </w:rPr>
        <w:t xml:space="preserve">. </w:t>
      </w:r>
      <w:r w:rsidRPr="2C2AB389" w:rsidR="2C2AB389">
        <w:rPr>
          <w:rFonts w:ascii="Georgia Pro" w:hAnsi="Georgia Pro" w:eastAsia="Georgia Pro" w:cs="Georgia Pro"/>
          <w:sz w:val="18"/>
          <w:szCs w:val="18"/>
        </w:rPr>
        <w:t>“</w:t>
      </w:r>
      <w:r w:rsidRPr="2C2AB389" w:rsidR="2C2AB389">
        <w:rPr>
          <w:rFonts w:ascii="Georgia Pro" w:hAnsi="Georgia Pro" w:eastAsia="Georgia Pro" w:cs="Georgia Pro"/>
          <w:i w:val="1"/>
          <w:iCs w:val="1"/>
          <w:sz w:val="18"/>
          <w:szCs w:val="18"/>
        </w:rPr>
        <w:t>Serial endosymbiosis made our kind of fusion sex possible. Sex, too, is the coming together, the merging of cells of different histories and abilities</w:t>
      </w:r>
      <w:r w:rsidRPr="1A38F639" w:rsidR="2C2AB389">
        <w:rPr>
          <w:rFonts w:ascii="Georgia Pro" w:hAnsi="Georgia Pro" w:eastAsia="Georgia Pro" w:cs="Georgia Pro"/>
          <w:sz w:val="18"/>
          <w:szCs w:val="18"/>
        </w:rPr>
        <w:t>.”</w:t>
      </w:r>
    </w:p>
    <w:p w:rsidR="787F8B3C" w:rsidP="6E5D44C6" w:rsidRDefault="787F8B3C" w14:paraId="7F384020" w14:textId="383C225E">
      <w:pPr>
        <w:pStyle w:val="Voetnoottekst"/>
        <w:rPr>
          <w:rFonts w:ascii="Georgia Pro" w:hAnsi="Georgia Pro" w:eastAsia="Georgia Pro" w:cs="Georgia Pro"/>
          <w:sz w:val="18"/>
          <w:szCs w:val="18"/>
        </w:rPr>
      </w:pPr>
    </w:p>
  </w:footnote>
  <w:footnote w:id="70">
    <w:p w:rsidR="3A3F9144" w:rsidP="3A3F9144" w:rsidRDefault="3A3F9144" w14:paraId="3F4B055F" w14:textId="1F9EC65F">
      <w:pPr>
        <w:rPr>
          <w:rFonts w:ascii="Georgia Pro" w:hAnsi="Georgia Pro" w:eastAsia="Georgia Pro" w:cs="Georgia Pro"/>
          <w:color w:val="767171" w:themeColor="background2" w:themeShade="80"/>
          <w:sz w:val="18"/>
          <w:szCs w:val="18"/>
          <w:lang w:val="nl-NL"/>
        </w:rPr>
      </w:pPr>
      <w:r w:rsidRPr="3A3F9144">
        <w:rPr>
          <w:rStyle w:val="Voetnootmarkering"/>
        </w:rPr>
        <w:footnoteRef/>
      </w:r>
      <w:r>
        <w:t xml:space="preserve"> </w:t>
      </w:r>
      <w:r w:rsidRPr="3A3F9144">
        <w:rPr>
          <w:rFonts w:ascii="Georgia Pro" w:hAnsi="Georgia Pro" w:eastAsia="Georgia Pro" w:cs="Georgia Pro"/>
          <w:sz w:val="18"/>
          <w:szCs w:val="18"/>
        </w:rPr>
        <w:t>Donna Haraway is a US biologist, philosopher, science historian and ecofeminist. Haraway describes this herself: “</w:t>
      </w:r>
      <w:r w:rsidRPr="3A3F9144">
        <w:rPr>
          <w:rFonts w:ascii="Georgia Pro" w:hAnsi="Georgia Pro" w:eastAsia="Georgia Pro" w:cs="Georgia Pro"/>
          <w:i/>
          <w:iCs/>
          <w:color w:val="767171" w:themeColor="background2" w:themeShade="80"/>
          <w:sz w:val="18"/>
          <w:szCs w:val="18"/>
        </w:rPr>
        <w:t>I think my work has been question-driven. It’s been driven by finding myself in a conjuncture of events, ideas, things, people, and other critters — plants and animals and microbes — that provoke needing to know something and finding myself in an institutional environment that encouraged that.</w:t>
      </w:r>
      <w:r w:rsidRPr="3A3F9144">
        <w:rPr>
          <w:rFonts w:ascii="Georgia Pro" w:hAnsi="Georgia Pro" w:eastAsia="Georgia Pro" w:cs="Georgia Pro"/>
          <w:sz w:val="18"/>
          <w:szCs w:val="18"/>
        </w:rPr>
        <w:t>”</w:t>
      </w:r>
    </w:p>
    <w:p w:rsidR="3A3F9144" w:rsidP="3A3F9144" w:rsidRDefault="3A3F9144" w14:paraId="580D0358" w14:textId="7C1975FB">
      <w:pPr>
        <w:rPr>
          <w:rFonts w:ascii="Georgia Pro" w:hAnsi="Georgia Pro" w:eastAsia="Georgia Pro" w:cs="Georgia Pro"/>
          <w:sz w:val="18"/>
          <w:szCs w:val="18"/>
        </w:rPr>
      </w:pPr>
      <w:r w:rsidRPr="3A3F9144">
        <w:rPr>
          <w:rFonts w:ascii="Georgia Pro" w:hAnsi="Georgia Pro" w:eastAsia="Georgia Pro" w:cs="Georgia Pro"/>
          <w:sz w:val="18"/>
          <w:szCs w:val="18"/>
        </w:rPr>
        <w:t xml:space="preserve">Paulson, Steve. “Making Kin: An Interview With Donna Haraway.” Interview by Steve Paulson. </w:t>
      </w:r>
      <w:r w:rsidRPr="3A3F9144">
        <w:rPr>
          <w:rFonts w:ascii="Georgia Pro" w:hAnsi="Georgia Pro" w:eastAsia="Georgia Pro" w:cs="Georgia Pro"/>
          <w:i/>
          <w:iCs/>
          <w:sz w:val="18"/>
          <w:szCs w:val="18"/>
        </w:rPr>
        <w:t>Los Angeles Review of Books</w:t>
      </w:r>
      <w:r w:rsidRPr="3A3F9144">
        <w:rPr>
          <w:rFonts w:ascii="Georgia Pro" w:hAnsi="Georgia Pro" w:eastAsia="Georgia Pro" w:cs="Georgia Pro"/>
          <w:sz w:val="18"/>
          <w:szCs w:val="18"/>
        </w:rPr>
        <w:t xml:space="preserve">, 6 Dec. 2019, </w:t>
      </w:r>
      <w:hyperlink r:id="rId52">
        <w:r w:rsidRPr="3A3F9144">
          <w:rPr>
            <w:rStyle w:val="Hyperlink"/>
            <w:rFonts w:ascii="Georgia Pro" w:hAnsi="Georgia Pro" w:eastAsia="Georgia Pro" w:cs="Georgia Pro"/>
            <w:sz w:val="18"/>
            <w:szCs w:val="18"/>
          </w:rPr>
          <w:t>lareviewofbooks.org/article/making-kin-an-interview-with-donna-haraway/</w:t>
        </w:r>
      </w:hyperlink>
      <w:r w:rsidRPr="3A3F9144">
        <w:rPr>
          <w:rFonts w:ascii="Georgia Pro" w:hAnsi="Georgia Pro" w:eastAsia="Georgia Pro" w:cs="Georgia Pro"/>
          <w:sz w:val="18"/>
          <w:szCs w:val="18"/>
        </w:rPr>
        <w:t xml:space="preserve">. </w:t>
      </w:r>
      <w:r>
        <w:br/>
      </w:r>
      <w:r w:rsidRPr="3A3F9144">
        <w:rPr>
          <w:rFonts w:ascii="Georgia Pro" w:hAnsi="Georgia Pro" w:eastAsia="Georgia Pro" w:cs="Georgia Pro"/>
          <w:sz w:val="18"/>
          <w:szCs w:val="18"/>
        </w:rPr>
        <w:t>Accessed 23 Jan. 2023</w:t>
      </w:r>
    </w:p>
    <w:p w:rsidR="3A3F9144" w:rsidP="3A3F9144" w:rsidRDefault="3A3F9144" w14:paraId="742B79C1" w14:textId="00D4A4B6">
      <w:pPr>
        <w:pStyle w:val="Voetnoottekst"/>
      </w:pPr>
    </w:p>
  </w:footnote>
  <w:footnote w:id="71">
    <w:p w:rsidR="3A3F9144" w:rsidP="3A3F9144" w:rsidRDefault="3A3F9144" w14:paraId="00E5CBF0" w14:textId="4052A63F">
      <w:pPr>
        <w:rPr>
          <w:rFonts w:ascii="Georgia Pro" w:hAnsi="Georgia Pro" w:eastAsia="Georgia Pro" w:cs="Georgia Pro"/>
          <w:sz w:val="18"/>
          <w:szCs w:val="18"/>
        </w:rPr>
      </w:pPr>
      <w:r w:rsidRPr="3A3F9144">
        <w:rPr>
          <w:rStyle w:val="Voetnootmarkering"/>
        </w:rPr>
        <w:footnoteRef/>
      </w:r>
      <w:r>
        <w:t xml:space="preserve"> </w:t>
      </w:r>
      <w:proofErr w:type="spellStart"/>
      <w:r w:rsidRPr="3A3F9144">
        <w:rPr>
          <w:rFonts w:ascii="Georgia Pro" w:hAnsi="Georgia Pro" w:eastAsia="Georgia Pro" w:cs="Georgia Pro"/>
          <w:sz w:val="18"/>
          <w:szCs w:val="18"/>
        </w:rPr>
        <w:t>Mohns</w:t>
      </w:r>
      <w:proofErr w:type="spellEnd"/>
      <w:r w:rsidRPr="3A3F9144">
        <w:rPr>
          <w:rFonts w:ascii="Georgia Pro" w:hAnsi="Georgia Pro" w:eastAsia="Georgia Pro" w:cs="Georgia Pro"/>
          <w:sz w:val="18"/>
          <w:szCs w:val="18"/>
        </w:rPr>
        <w:t xml:space="preserve">, </w:t>
      </w:r>
      <w:proofErr w:type="spellStart"/>
      <w:r w:rsidRPr="3A3F9144">
        <w:rPr>
          <w:rFonts w:ascii="Georgia Pro" w:hAnsi="Georgia Pro" w:eastAsia="Georgia Pro" w:cs="Georgia Pro"/>
          <w:sz w:val="18"/>
          <w:szCs w:val="18"/>
        </w:rPr>
        <w:t>Lovina</w:t>
      </w:r>
      <w:proofErr w:type="spellEnd"/>
      <w:r w:rsidRPr="3A3F9144">
        <w:rPr>
          <w:rFonts w:ascii="Georgia Pro" w:hAnsi="Georgia Pro" w:eastAsia="Georgia Pro" w:cs="Georgia Pro"/>
          <w:sz w:val="18"/>
          <w:szCs w:val="18"/>
        </w:rPr>
        <w:t xml:space="preserve">. “Making Kin, staying with the trouble Donna Haraway.” </w:t>
      </w:r>
      <w:r w:rsidRPr="3A3F9144">
        <w:rPr>
          <w:rFonts w:ascii="Georgia Pro" w:hAnsi="Georgia Pro" w:eastAsia="Georgia Pro" w:cs="Georgia Pro"/>
          <w:i/>
          <w:iCs/>
          <w:sz w:val="18"/>
          <w:szCs w:val="18"/>
        </w:rPr>
        <w:t>Beyond Social</w:t>
      </w:r>
      <w:r w:rsidRPr="3A3F9144">
        <w:rPr>
          <w:rFonts w:ascii="Georgia Pro" w:hAnsi="Georgia Pro" w:eastAsia="Georgia Pro" w:cs="Georgia Pro"/>
          <w:sz w:val="18"/>
          <w:szCs w:val="18"/>
        </w:rPr>
        <w:t xml:space="preserve">, </w:t>
      </w:r>
      <w:r>
        <w:br/>
      </w:r>
      <w:r w:rsidRPr="3A3F9144">
        <w:rPr>
          <w:rFonts w:ascii="Georgia Pro" w:hAnsi="Georgia Pro" w:eastAsia="Georgia Pro" w:cs="Georgia Pro"/>
          <w:sz w:val="18"/>
          <w:szCs w:val="18"/>
        </w:rPr>
        <w:t xml:space="preserve">17 Nov. 2020 </w:t>
      </w:r>
      <w:hyperlink r:id="rId53">
        <w:r w:rsidRPr="3A3F9144">
          <w:rPr>
            <w:rStyle w:val="Hyperlink"/>
            <w:rFonts w:ascii="Georgia Pro" w:hAnsi="Georgia Pro" w:eastAsia="Georgia Pro" w:cs="Georgia Pro"/>
            <w:sz w:val="18"/>
            <w:szCs w:val="18"/>
          </w:rPr>
          <w:t>https://beyond-social.org/wiki/index.php/Making_Kin</w:t>
        </w:r>
      </w:hyperlink>
      <w:r w:rsidRPr="3A3F9144">
        <w:rPr>
          <w:rFonts w:ascii="Georgia Pro" w:hAnsi="Georgia Pro" w:eastAsia="Georgia Pro" w:cs="Georgia Pro"/>
          <w:sz w:val="18"/>
          <w:szCs w:val="18"/>
        </w:rPr>
        <w:t xml:space="preserve"> Accessed 27 Jan. 2023</w:t>
      </w:r>
    </w:p>
    <w:p w:rsidR="3A3F9144" w:rsidP="2C2AB389" w:rsidRDefault="3A3F9144" w14:paraId="2DB10C57" w14:textId="433A3065">
      <w:pPr>
        <w:pStyle w:val="Voetnoottekst"/>
        <w:rPr>
          <w:rFonts w:ascii="Georgia Pro" w:hAnsi="Georgia Pro" w:eastAsia="Georgia Pro" w:cs="Georgia Pro"/>
          <w:color w:val="FF0000"/>
          <w:sz w:val="18"/>
          <w:szCs w:val="18"/>
        </w:rPr>
      </w:pPr>
      <w:r w:rsidRPr="2C2AB389" w:rsidR="2C2AB389">
        <w:rPr>
          <w:rFonts w:ascii="Georgia Pro" w:hAnsi="Georgia Pro" w:eastAsia="Georgia Pro" w:cs="Georgia Pro"/>
          <w:sz w:val="18"/>
          <w:szCs w:val="18"/>
        </w:rPr>
        <w:t xml:space="preserve">Haraway, Donna. </w:t>
      </w:r>
      <w:r w:rsidRPr="2C2AB389" w:rsidR="2C2AB389">
        <w:rPr>
          <w:rFonts w:ascii="Georgia Pro" w:hAnsi="Georgia Pro" w:eastAsia="Georgia Pro" w:cs="Georgia Pro"/>
          <w:i w:val="1"/>
          <w:iCs w:val="1"/>
          <w:sz w:val="18"/>
          <w:szCs w:val="18"/>
        </w:rPr>
        <w:t xml:space="preserve">Staying With the Trouble: Making Kin in the </w:t>
      </w:r>
      <w:proofErr w:type="spellStart"/>
      <w:r w:rsidRPr="2C2AB389" w:rsidR="2C2AB389">
        <w:rPr>
          <w:rFonts w:ascii="Georgia Pro" w:hAnsi="Georgia Pro" w:eastAsia="Georgia Pro" w:cs="Georgia Pro"/>
          <w:i w:val="1"/>
          <w:iCs w:val="1"/>
          <w:sz w:val="18"/>
          <w:szCs w:val="18"/>
        </w:rPr>
        <w:t>Chthulucene</w:t>
      </w:r>
      <w:proofErr w:type="spellEnd"/>
      <w:r w:rsidRPr="2C2AB389" w:rsidR="2C2AB389">
        <w:rPr>
          <w:rFonts w:ascii="Georgia Pro" w:hAnsi="Georgia Pro" w:eastAsia="Georgia Pro" w:cs="Georgia Pro"/>
          <w:sz w:val="18"/>
          <w:szCs w:val="18"/>
        </w:rPr>
        <w:t>. Duke UP, 2016.</w:t>
      </w:r>
      <w:r>
        <w:br/>
      </w:r>
      <w:r w:rsidRPr="2C2AB389" w:rsidR="2C2AB389">
        <w:rPr>
          <w:rFonts w:ascii="Georgia Pro" w:hAnsi="Georgia Pro" w:eastAsia="Georgia Pro" w:cs="Georgia Pro"/>
          <w:sz w:val="18"/>
          <w:szCs w:val="18"/>
        </w:rPr>
        <w:t>(CH8, p134</w:t>
      </w:r>
      <w:r w:rsidRPr="2C2AB389" w:rsidR="2C2AB389">
        <w:rPr>
          <w:rFonts w:ascii="Calibri" w:hAnsi="Calibri" w:eastAsia="Calibri" w:cs="Calibri"/>
          <w:sz w:val="18"/>
          <w:szCs w:val="18"/>
        </w:rPr>
        <w:t>⁠</w:t>
      </w:r>
      <w:r w:rsidRPr="2C2AB389" w:rsidR="2C2AB389">
        <w:rPr>
          <w:rFonts w:ascii="Georgia Pro" w:hAnsi="Georgia Pro" w:eastAsia="Georgia Pro" w:cs="Georgia Pro"/>
          <w:sz w:val="18"/>
          <w:szCs w:val="18"/>
        </w:rPr>
        <w:t>–p168)</w:t>
      </w:r>
      <w:r>
        <w:br/>
      </w:r>
      <w:r>
        <w:br/>
      </w:r>
      <w:r w:rsidRPr="2C2AB389" w:rsidR="2C2AB389">
        <w:rPr>
          <w:rFonts w:ascii="Georgia Pro" w:hAnsi="Georgia Pro" w:eastAsia="Georgia Pro" w:cs="Georgia Pro"/>
          <w:sz w:val="18"/>
          <w:szCs w:val="18"/>
        </w:rPr>
        <w:t xml:space="preserve">“Storytelling for Multispecies Justice and Care | Donna J. Haraway.” </w:t>
      </w:r>
      <w:r w:rsidRPr="2C2AB389" w:rsidR="2C2AB389">
        <w:rPr>
          <w:rFonts w:ascii="Georgia Pro" w:hAnsi="Georgia Pro" w:eastAsia="Georgia Pro" w:cs="Georgia Pro"/>
          <w:i w:val="1"/>
          <w:iCs w:val="1"/>
          <w:sz w:val="18"/>
          <w:szCs w:val="18"/>
        </w:rPr>
        <w:t>YouTube</w:t>
      </w:r>
      <w:r w:rsidRPr="2C2AB389" w:rsidR="2C2AB389">
        <w:rPr>
          <w:rFonts w:ascii="Georgia Pro" w:hAnsi="Georgia Pro" w:eastAsia="Georgia Pro" w:cs="Georgia Pro"/>
          <w:sz w:val="18"/>
          <w:szCs w:val="18"/>
        </w:rPr>
        <w:t xml:space="preserve">, uploaded by Techno, </w:t>
      </w:r>
      <w:r>
        <w:br/>
      </w:r>
      <w:r w:rsidRPr="2C2AB389" w:rsidR="2C2AB389">
        <w:rPr>
          <w:rFonts w:ascii="Georgia Pro" w:hAnsi="Georgia Pro" w:eastAsia="Georgia Pro" w:cs="Georgia Pro"/>
          <w:sz w:val="18"/>
          <w:szCs w:val="18"/>
        </w:rPr>
        <w:t xml:space="preserve"> 24 Mar. 2021, </w:t>
      </w:r>
      <w:hyperlink r:id="R1096f401b8854fc7">
        <w:r w:rsidRPr="2C2AB389" w:rsidR="2C2AB389">
          <w:rPr>
            <w:rStyle w:val="Hyperlink"/>
            <w:rFonts w:ascii="Georgia Pro" w:hAnsi="Georgia Pro" w:eastAsia="Georgia Pro" w:cs="Georgia Pro"/>
            <w:sz w:val="18"/>
            <w:szCs w:val="18"/>
          </w:rPr>
          <w:t>www.youtube.com/watch?list=PLP42VXgsNEi-aZxvDUDqdYTjvHnPBPaGu&amp;v=OSZw-AMsYeI&amp;feature=youtu.be</w:t>
        </w:r>
      </w:hyperlink>
      <w:r w:rsidRPr="2C2AB389" w:rsidR="2C2AB389">
        <w:rPr>
          <w:rFonts w:ascii="Georgia Pro" w:hAnsi="Georgia Pro" w:eastAsia="Georgia Pro" w:cs="Georgia Pro"/>
          <w:sz w:val="18"/>
          <w:szCs w:val="18"/>
        </w:rPr>
        <w:t>. (16:30⁠–⁠26:00)</w:t>
      </w:r>
      <w:r>
        <w:br/>
      </w:r>
      <w:r>
        <w:br/>
      </w:r>
      <w:r w:rsidRPr="2C2AB389" w:rsidR="2C2AB389">
        <w:rPr>
          <w:rFonts w:ascii="Georgia Pro" w:hAnsi="Georgia Pro" w:eastAsia="Georgia Pro" w:cs="Georgia Pro"/>
          <w:color w:val="FF0000"/>
          <w:sz w:val="18"/>
          <w:szCs w:val="18"/>
        </w:rPr>
        <w:t xml:space="preserve">The Camille Stories: </w:t>
      </w:r>
    </w:p>
    <w:p w:rsidR="3A3F9144" w:rsidP="2C2AB389" w:rsidRDefault="3A3F9144" w14:paraId="57B0B03F" w14:textId="116DD250" w14:noSpellErr="1">
      <w:pPr>
        <w:pStyle w:val="Voetnoottekst"/>
        <w:rPr>
          <w:color w:val="FF0000"/>
        </w:rPr>
      </w:pPr>
    </w:p>
  </w:footnote>
  <w:footnote w:id="72">
    <w:p w:rsidR="1A38F639" w:rsidP="1A38F639" w:rsidRDefault="1A38F639" w14:paraId="15BE404D" w14:textId="7AC62FD2">
      <w:pPr>
        <w:pStyle w:val="Voetnoottekst"/>
        <w:rPr>
          <w:rFonts w:ascii="Georgia Pro" w:hAnsi="Georgia Pro" w:eastAsia="Georgia Pro" w:cs="Georgia Pro"/>
          <w:sz w:val="18"/>
          <w:szCs w:val="18"/>
        </w:rPr>
      </w:pPr>
      <w:r w:rsidRPr="1A38F639">
        <w:rPr>
          <w:rStyle w:val="Voetnootmarkering"/>
          <w:rFonts w:ascii="Georgia Pro" w:hAnsi="Georgia Pro" w:eastAsia="Georgia Pro" w:cs="Georgia Pro"/>
          <w:sz w:val="18"/>
          <w:szCs w:val="18"/>
        </w:rPr>
        <w:footnoteRef/>
      </w:r>
      <w:r w:rsidRPr="1A38F639">
        <w:rPr>
          <w:rFonts w:ascii="Georgia Pro" w:hAnsi="Georgia Pro" w:eastAsia="Georgia Pro" w:cs="Georgia Pro"/>
          <w:sz w:val="18"/>
          <w:szCs w:val="18"/>
        </w:rPr>
        <w:t xml:space="preserve"> Making kin can be understood as not only the living and interacting of multispecies — going beyond the human species world that has been created and finding the relations with and through “nature”. Not making babies, in the sense that love and care are not only running through blood, but they can also be expanded from the current westernized human understanding of the natural environment that focuses on the separation of human, nature and other species. The reproduction of the human species shouldn't be the only solution to give love and care, to share and gain knowledge alone.</w:t>
      </w:r>
      <w:r>
        <w:br/>
      </w:r>
    </w:p>
    <w:p w:rsidR="1A38F639" w:rsidP="1A38F639" w:rsidRDefault="1A38F639" w14:paraId="08B1E4F2" w14:textId="35B53CCE">
      <w:pPr>
        <w:pStyle w:val="Voetnoottekst"/>
        <w:rPr>
          <w:rFonts w:ascii="Georgia Pro" w:hAnsi="Georgia Pro" w:eastAsia="Georgia Pro" w:cs="Georgia Pro"/>
          <w:sz w:val="16"/>
          <w:szCs w:val="16"/>
        </w:rPr>
      </w:pPr>
      <w:r w:rsidRPr="1A38F639">
        <w:rPr>
          <w:rFonts w:ascii="Georgia Pro" w:hAnsi="Georgia Pro" w:eastAsia="Georgia Pro" w:cs="Georgia Pro"/>
          <w:i/>
          <w:iCs/>
          <w:sz w:val="18"/>
          <w:szCs w:val="18"/>
        </w:rPr>
        <w:t>Donna Haraway: Storytelling for Earthly survival</w:t>
      </w:r>
      <w:r w:rsidRPr="1A38F639">
        <w:rPr>
          <w:rFonts w:ascii="Georgia Pro" w:hAnsi="Georgia Pro" w:eastAsia="Georgia Pro" w:cs="Georgia Pro"/>
          <w:sz w:val="18"/>
          <w:szCs w:val="18"/>
        </w:rPr>
        <w:t xml:space="preserve">. Directed by Fabrizio Terranova, Atelier </w:t>
      </w:r>
      <w:proofErr w:type="spellStart"/>
      <w:r w:rsidRPr="1A38F639">
        <w:rPr>
          <w:rFonts w:ascii="Georgia Pro" w:hAnsi="Georgia Pro" w:eastAsia="Georgia Pro" w:cs="Georgia Pro"/>
          <w:sz w:val="18"/>
          <w:szCs w:val="18"/>
        </w:rPr>
        <w:t>Graphoui</w:t>
      </w:r>
      <w:proofErr w:type="spellEnd"/>
      <w:r w:rsidRPr="1A38F639">
        <w:rPr>
          <w:rFonts w:ascii="Georgia Pro" w:hAnsi="Georgia Pro" w:eastAsia="Georgia Pro" w:cs="Georgia Pro"/>
          <w:sz w:val="18"/>
          <w:szCs w:val="18"/>
        </w:rPr>
        <w:t xml:space="preserve">, CBA, et al. 25 May 2016, </w:t>
      </w:r>
      <w:r w:rsidRPr="1A38F639">
        <w:rPr>
          <w:rFonts w:ascii="Georgia Pro" w:hAnsi="Georgia Pro" w:eastAsia="Georgia Pro" w:cs="Georgia Pro"/>
          <w:i/>
          <w:iCs/>
          <w:sz w:val="18"/>
          <w:szCs w:val="18"/>
        </w:rPr>
        <w:t>Internet Archive</w:t>
      </w:r>
      <w:r w:rsidRPr="1A38F639">
        <w:rPr>
          <w:rFonts w:ascii="Georgia Pro" w:hAnsi="Georgia Pro" w:eastAsia="Georgia Pro" w:cs="Georgia Pro"/>
          <w:sz w:val="18"/>
          <w:szCs w:val="18"/>
        </w:rPr>
        <w:t xml:space="preserve">, </w:t>
      </w:r>
      <w:hyperlink r:id="rId55">
        <w:r w:rsidRPr="1A38F639">
          <w:rPr>
            <w:rStyle w:val="Hyperlink"/>
            <w:rFonts w:ascii="Georgia Pro" w:hAnsi="Georgia Pro" w:eastAsia="Georgia Pro" w:cs="Georgia Pro"/>
            <w:sz w:val="18"/>
            <w:szCs w:val="18"/>
          </w:rPr>
          <w:t>archive.org/details/donna-haraway-story-telling-for-earthly-survival</w:t>
        </w:r>
      </w:hyperlink>
      <w:r w:rsidRPr="1A38F639">
        <w:rPr>
          <w:rFonts w:ascii="Georgia Pro" w:hAnsi="Georgia Pro" w:eastAsia="Georgia Pro" w:cs="Georgia Pro"/>
          <w:sz w:val="18"/>
          <w:szCs w:val="18"/>
        </w:rPr>
        <w:t>.</w:t>
      </w:r>
    </w:p>
  </w:footnote>
  <w:footnote w:id="73">
    <w:p w:rsidR="3A3F9144" w:rsidP="3A3F9144" w:rsidRDefault="3A3F9144" w14:paraId="3812AAAB" w14:textId="2859AA50">
      <w:pPr>
        <w:pStyle w:val="Voetnoottekst"/>
      </w:pPr>
      <w:r w:rsidRPr="3A3F9144">
        <w:rPr>
          <w:rStyle w:val="Voetnootmarkering"/>
        </w:rPr>
        <w:footnoteRef/>
      </w:r>
      <w:r>
        <w:t xml:space="preserve"> </w:t>
      </w:r>
      <w:r w:rsidRPr="3A3F9144">
        <w:rPr>
          <w:rFonts w:ascii="Georgia Pro" w:hAnsi="Georgia Pro" w:eastAsia="Georgia Pro" w:cs="Georgia Pro"/>
          <w:sz w:val="18"/>
          <w:szCs w:val="18"/>
        </w:rPr>
        <w:t xml:space="preserve">“Storytelling for Multispecies Justice and Care | Donna J. Haraway.” </w:t>
      </w:r>
      <w:r w:rsidRPr="3A3F9144">
        <w:rPr>
          <w:rFonts w:ascii="Georgia Pro" w:hAnsi="Georgia Pro" w:eastAsia="Georgia Pro" w:cs="Georgia Pro"/>
          <w:i/>
          <w:iCs/>
          <w:sz w:val="18"/>
          <w:szCs w:val="18"/>
        </w:rPr>
        <w:t>YouTube</w:t>
      </w:r>
      <w:r w:rsidRPr="3A3F9144">
        <w:rPr>
          <w:rFonts w:ascii="Georgia Pro" w:hAnsi="Georgia Pro" w:eastAsia="Georgia Pro" w:cs="Georgia Pro"/>
          <w:sz w:val="18"/>
          <w:szCs w:val="18"/>
        </w:rPr>
        <w:t xml:space="preserve">, uploaded by Techno, </w:t>
      </w:r>
      <w:r>
        <w:br/>
      </w:r>
      <w:r w:rsidRPr="3A3F9144">
        <w:rPr>
          <w:rFonts w:ascii="Georgia Pro" w:hAnsi="Georgia Pro" w:eastAsia="Georgia Pro" w:cs="Georgia Pro"/>
          <w:sz w:val="18"/>
          <w:szCs w:val="18"/>
        </w:rPr>
        <w:t xml:space="preserve"> 24 Mar. 2021, </w:t>
      </w:r>
      <w:hyperlink r:id="rId56">
        <w:r w:rsidRPr="3A3F9144">
          <w:rPr>
            <w:rStyle w:val="Hyperlink"/>
            <w:rFonts w:ascii="Georgia Pro" w:hAnsi="Georgia Pro" w:eastAsia="Georgia Pro" w:cs="Georgia Pro"/>
            <w:sz w:val="18"/>
            <w:szCs w:val="18"/>
          </w:rPr>
          <w:t>www.youtube.com/watch?list=PLP42VXgsNEi-aZxvDUDqdYTjvHnPBPaGu&amp;v=OSZw-AMsYeI&amp;feature=youtu.be</w:t>
        </w:r>
      </w:hyperlink>
      <w:r w:rsidRPr="3A3F9144">
        <w:rPr>
          <w:rFonts w:ascii="Georgia Pro" w:hAnsi="Georgia Pro" w:eastAsia="Georgia Pro" w:cs="Georgia Pro"/>
          <w:sz w:val="18"/>
          <w:szCs w:val="18"/>
        </w:rPr>
        <w:t>.</w:t>
      </w:r>
    </w:p>
  </w:footnote>
  <w:footnote w:id="74">
    <w:p w:rsidR="7511B220" w:rsidP="7511B220" w:rsidRDefault="7511B220" w14:paraId="4F1C18CB" w14:textId="15061D6C">
      <w:pPr>
        <w:pStyle w:val="Voetnoottekst"/>
      </w:pPr>
      <w:r w:rsidRPr="7511B220">
        <w:rPr>
          <w:rStyle w:val="Voetnootmarkering"/>
        </w:rPr>
        <w:footnoteRef/>
      </w:r>
      <w:r>
        <w:t xml:space="preserve"> </w:t>
      </w:r>
      <w:r w:rsidRPr="7511B220">
        <w:rPr>
          <w:rFonts w:ascii="Georgia Pro" w:hAnsi="Georgia Pro" w:eastAsia="Georgia Pro" w:cs="Georgia Pro"/>
          <w:sz w:val="18"/>
          <w:szCs w:val="18"/>
        </w:rPr>
        <w:t xml:space="preserve">Myers, Natasha. “From the Anthropocene to the </w:t>
      </w:r>
      <w:proofErr w:type="spellStart"/>
      <w:r w:rsidRPr="7511B220">
        <w:rPr>
          <w:rFonts w:ascii="Georgia Pro" w:hAnsi="Georgia Pro" w:eastAsia="Georgia Pro" w:cs="Georgia Pro"/>
          <w:sz w:val="18"/>
          <w:szCs w:val="18"/>
        </w:rPr>
        <w:t>Planthroposcene</w:t>
      </w:r>
      <w:proofErr w:type="spellEnd"/>
      <w:r w:rsidRPr="7511B220">
        <w:rPr>
          <w:rFonts w:ascii="Georgia Pro" w:hAnsi="Georgia Pro" w:eastAsia="Georgia Pro" w:cs="Georgia Pro"/>
          <w:sz w:val="18"/>
          <w:szCs w:val="18"/>
        </w:rPr>
        <w:t xml:space="preserve">: Designing Gardens for Plant/People Involution.” </w:t>
      </w:r>
      <w:r w:rsidRPr="7511B220">
        <w:rPr>
          <w:rFonts w:ascii="Georgia Pro" w:hAnsi="Georgia Pro" w:eastAsia="Georgia Pro" w:cs="Georgia Pro"/>
          <w:i/>
          <w:iCs/>
          <w:sz w:val="18"/>
          <w:szCs w:val="18"/>
        </w:rPr>
        <w:t>History and Anthropology</w:t>
      </w:r>
      <w:r w:rsidRPr="7511B220">
        <w:rPr>
          <w:rFonts w:ascii="Georgia Pro" w:hAnsi="Georgia Pro" w:eastAsia="Georgia Pro" w:cs="Georgia Pro"/>
          <w:sz w:val="18"/>
          <w:szCs w:val="18"/>
        </w:rPr>
        <w:t xml:space="preserve">, vol. 28, no. 3, Informa UK Limited, Mar. 2017, pp. 297–301. </w:t>
      </w:r>
      <w:hyperlink r:id="rId57">
        <w:r w:rsidRPr="7511B220">
          <w:rPr>
            <w:rStyle w:val="Hyperlink"/>
            <w:rFonts w:ascii="Georgia Pro" w:hAnsi="Georgia Pro" w:eastAsia="Georgia Pro" w:cs="Georgia Pro"/>
            <w:sz w:val="18"/>
            <w:szCs w:val="18"/>
          </w:rPr>
          <w:t>https://doi.org/10.1080/02757206.2017.1289934.</w:t>
        </w:r>
      </w:hyperlink>
    </w:p>
  </w:footnote>
  <w:footnote w:id="75">
    <w:p w:rsidR="7511B220" w:rsidP="7511B220" w:rsidRDefault="7511B220" w14:paraId="1E04302A" w14:textId="59BDCF64">
      <w:pPr>
        <w:pStyle w:val="Voetnoottekst"/>
      </w:pPr>
      <w:r w:rsidRPr="7511B220">
        <w:rPr>
          <w:rStyle w:val="Voetnootmarkering"/>
        </w:rPr>
        <w:footnoteRef/>
      </w:r>
      <w:r>
        <w:t xml:space="preserve"> </w:t>
      </w:r>
      <w:r w:rsidRPr="7511B220">
        <w:rPr>
          <w:rFonts w:ascii="Georgia Pro" w:hAnsi="Georgia Pro" w:eastAsia="Georgia Pro" w:cs="Georgia Pro"/>
          <w:sz w:val="18"/>
          <w:szCs w:val="18"/>
        </w:rPr>
        <w:t>(Sheldrake, CH3: p128, p135 &amp; p136)</w:t>
      </w:r>
    </w:p>
  </w:footnote>
  <w:footnote w:id="7551">
    <w:p w:rsidR="2C2AB389" w:rsidP="2C2AB389" w:rsidRDefault="2C2AB389" w14:paraId="513D60DD" w14:textId="38FE80B0">
      <w:pPr>
        <w:spacing w:after="0" w:line="276" w:lineRule="auto"/>
        <w:rPr>
          <w:rFonts w:ascii="Georgia Pro" w:hAnsi="Georgia Pro" w:eastAsia="Georgia Pro" w:cs="Georgia Pro"/>
          <w:sz w:val="18"/>
          <w:szCs w:val="18"/>
        </w:rPr>
      </w:pPr>
      <w:r w:rsidRPr="2C2AB389" w:rsidR="2C2AB389">
        <w:rPr>
          <w:rFonts w:ascii="Georgia Pro" w:hAnsi="Georgia Pro" w:eastAsia="Georgia Pro" w:cs="Georgia Pro"/>
          <w:sz w:val="18"/>
          <w:szCs w:val="18"/>
          <w:vertAlign w:val="superscript"/>
        </w:rPr>
        <w:t>18</w:t>
      </w:r>
      <w:r w:rsidRPr="2C2AB389" w:rsidR="2C2AB389">
        <w:rPr>
          <w:rFonts w:ascii="Georgia Pro" w:hAnsi="Georgia Pro" w:eastAsia="Georgia Pro" w:cs="Georgia Pro"/>
          <w:sz w:val="18"/>
          <w:szCs w:val="18"/>
        </w:rPr>
        <w:t xml:space="preserve"> The connectome is the mapping of neural pathways that are present in the brain. </w:t>
      </w:r>
      <w:r>
        <w:br/>
      </w:r>
      <w:r w:rsidRPr="2C2AB389" w:rsidR="2C2AB389">
        <w:rPr>
          <w:rFonts w:ascii="Georgia Pro" w:hAnsi="Georgia Pro" w:eastAsia="Georgia Pro" w:cs="Georgia Pro"/>
          <w:sz w:val="18"/>
          <w:szCs w:val="18"/>
        </w:rPr>
        <w:t xml:space="preserve">For more interesting information on the invention of high-definition MRI scanning of human brain activity, </w:t>
      </w:r>
      <w:r>
        <w:br/>
      </w:r>
      <w:r w:rsidRPr="2C2AB389" w:rsidR="2C2AB389">
        <w:rPr>
          <w:rFonts w:ascii="Georgia Pro" w:hAnsi="Georgia Pro" w:eastAsia="Georgia Pro" w:cs="Georgia Pro"/>
          <w:sz w:val="18"/>
          <w:szCs w:val="18"/>
        </w:rPr>
        <w:t xml:space="preserve">see the Human Connectome Project, led by </w:t>
      </w:r>
      <w:r w:rsidRPr="2C2AB389" w:rsidR="2C2AB389">
        <w:rPr>
          <w:rFonts w:ascii="Georgia Pro" w:hAnsi="Georgia Pro" w:eastAsia="Georgia Pro" w:cs="Georgia Pro"/>
          <w:sz w:val="18"/>
          <w:szCs w:val="18"/>
          <w:lang w:val="en"/>
        </w:rPr>
        <w:t xml:space="preserve">USC-Harvard Consortium. HCP was a five-year project which got its fundings from The National Institutes of Health (US). This research project was set to be able and figure out a way where the entire ”human neural wiring system” would be mapped and scanned. </w:t>
      </w:r>
      <w:r>
        <w:br/>
      </w:r>
      <w:r>
        <w:br/>
      </w:r>
      <w:r w:rsidR="2C2AB389">
        <w:drawing>
          <wp:inline wp14:editId="4A85CEEE" wp14:anchorId="2DBAD53F">
            <wp:extent cx="2030400" cy="1296000"/>
            <wp:effectExtent l="0" t="0" r="8255" b="0"/>
            <wp:docPr id="2136160213" name="Afbeelding 855752759" title=""/>
            <wp:cNvGraphicFramePr>
              <a:graphicFrameLocks/>
            </wp:cNvGraphicFramePr>
            <a:graphic>
              <a:graphicData uri="http://schemas.openxmlformats.org/drawingml/2006/picture">
                <pic:pic>
                  <pic:nvPicPr>
                    <pic:cNvPr id="0" name="Afbeelding 855752759"/>
                    <pic:cNvPicPr/>
                  </pic:nvPicPr>
                  <pic:blipFill>
                    <a:blip r:embed="R224651fe791942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030400" cy="1296000"/>
                    </a:xfrm>
                    <a:prstGeom xmlns:a="http://schemas.openxmlformats.org/drawingml/2006/main" prst="rect">
                      <a:avLst xmlns:a="http://schemas.openxmlformats.org/drawingml/2006/main"/>
                    </a:prstGeom>
                  </pic:spPr>
                </pic:pic>
              </a:graphicData>
            </a:graphic>
          </wp:inline>
        </w:drawing>
      </w:r>
      <w:r>
        <w:br/>
      </w:r>
      <w:r w:rsidRPr="2C2AB389" w:rsidR="2C2AB389">
        <w:rPr>
          <w:rFonts w:ascii="Georgia Pro" w:hAnsi="Georgia Pro" w:eastAsia="Georgia Pro" w:cs="Georgia Pro"/>
          <w:sz w:val="18"/>
          <w:szCs w:val="18"/>
          <w:lang w:val="en"/>
        </w:rPr>
        <w:t>Pallab</w:t>
      </w:r>
      <w:r w:rsidRPr="2C2AB389" w:rsidR="2C2AB389">
        <w:rPr>
          <w:rFonts w:ascii="Georgia Pro" w:hAnsi="Georgia Pro" w:eastAsia="Georgia Pro" w:cs="Georgia Pro"/>
          <w:sz w:val="18"/>
          <w:szCs w:val="18"/>
          <w:lang w:val="en"/>
        </w:rPr>
        <w:t xml:space="preserve"> Ghosh: “</w:t>
      </w:r>
      <w:r w:rsidRPr="2C2AB389" w:rsidR="2C2AB389">
        <w:rPr>
          <w:rFonts w:ascii="Georgia Pro" w:hAnsi="Georgia Pro" w:eastAsia="Georgia Pro" w:cs="Georgia Pro"/>
          <w:i w:val="1"/>
          <w:iCs w:val="1"/>
          <w:sz w:val="18"/>
          <w:szCs w:val="18"/>
          <w:lang w:val="en"/>
        </w:rPr>
        <w:t xml:space="preserve">A side view of brain pathways, from the right. At far left is the visual cortex, connected by a large bundle, green, which connects to the frontal lobes. At </w:t>
      </w:r>
      <w:r w:rsidRPr="2C2AB389" w:rsidR="2C2AB389">
        <w:rPr>
          <w:rFonts w:ascii="Georgia Pro" w:hAnsi="Georgia Pro" w:eastAsia="Georgia Pro" w:cs="Georgia Pro"/>
          <w:i w:val="1"/>
          <w:iCs w:val="1"/>
          <w:sz w:val="18"/>
          <w:szCs w:val="18"/>
          <w:lang w:val="en"/>
        </w:rPr>
        <w:t>center</w:t>
      </w:r>
      <w:r w:rsidRPr="2C2AB389" w:rsidR="2C2AB389">
        <w:rPr>
          <w:rFonts w:ascii="Georgia Pro" w:hAnsi="Georgia Pro" w:eastAsia="Georgia Pro" w:cs="Georgia Pro"/>
          <w:i w:val="1"/>
          <w:iCs w:val="1"/>
          <w:sz w:val="18"/>
          <w:szCs w:val="18"/>
          <w:lang w:val="en"/>
        </w:rPr>
        <w:t xml:space="preserve">, the vertical pathways in blue serve voluntary movement, connecting the motor areas of the brain with the spinal cord and muscles. The green path at </w:t>
      </w:r>
      <w:r w:rsidRPr="2C2AB389" w:rsidR="2C2AB389">
        <w:rPr>
          <w:rFonts w:ascii="Georgia Pro" w:hAnsi="Georgia Pro" w:eastAsia="Georgia Pro" w:cs="Georgia Pro"/>
          <w:i w:val="1"/>
          <w:iCs w:val="1"/>
          <w:sz w:val="18"/>
          <w:szCs w:val="18"/>
          <w:lang w:val="en"/>
        </w:rPr>
        <w:t>center</w:t>
      </w:r>
      <w:r w:rsidRPr="2C2AB389" w:rsidR="2C2AB389">
        <w:rPr>
          <w:rFonts w:ascii="Georgia Pro" w:hAnsi="Georgia Pro" w:eastAsia="Georgia Pro" w:cs="Georgia Pro"/>
          <w:i w:val="1"/>
          <w:iCs w:val="1"/>
          <w:sz w:val="18"/>
          <w:szCs w:val="18"/>
          <w:lang w:val="en"/>
        </w:rPr>
        <w:t xml:space="preserve"> is the right cingulum bundle, here seen from the side. The cerebellum, which controls coordinated movement, can be seen at bottom left.</w:t>
      </w:r>
      <w:r w:rsidRPr="2C2AB389" w:rsidR="2C2AB389">
        <w:rPr>
          <w:rFonts w:ascii="Georgia Pro" w:hAnsi="Georgia Pro" w:eastAsia="Georgia Pro" w:cs="Georgia Pro"/>
          <w:sz w:val="18"/>
          <w:szCs w:val="18"/>
          <w:lang w:val="en"/>
        </w:rPr>
        <w:t xml:space="preserve">” </w:t>
      </w:r>
      <w:r>
        <w:br/>
      </w:r>
      <w:r>
        <w:br/>
      </w:r>
      <w:r w:rsidRPr="2C2AB389" w:rsidR="2C2AB389">
        <w:rPr>
          <w:rFonts w:ascii="Georgia Pro" w:hAnsi="Georgia Pro" w:eastAsia="Georgia Pro" w:cs="Georgia Pro"/>
          <w:sz w:val="18"/>
          <w:szCs w:val="18"/>
          <w:lang w:val="en"/>
        </w:rPr>
        <w:t xml:space="preserve">Ghosh, By </w:t>
      </w:r>
      <w:r w:rsidRPr="2C2AB389" w:rsidR="2C2AB389">
        <w:rPr>
          <w:rFonts w:ascii="Georgia Pro" w:hAnsi="Georgia Pro" w:eastAsia="Georgia Pro" w:cs="Georgia Pro"/>
          <w:sz w:val="18"/>
          <w:szCs w:val="18"/>
          <w:lang w:val="en"/>
        </w:rPr>
        <w:t>Pallab</w:t>
      </w:r>
      <w:r w:rsidRPr="2C2AB389" w:rsidR="2C2AB389">
        <w:rPr>
          <w:rFonts w:ascii="Georgia Pro" w:hAnsi="Georgia Pro" w:eastAsia="Georgia Pro" w:cs="Georgia Pro"/>
          <w:sz w:val="18"/>
          <w:szCs w:val="18"/>
          <w:lang w:val="en"/>
        </w:rPr>
        <w:t xml:space="preserve">. “Scans Reveal Intricate Brain Wiring.” </w:t>
      </w:r>
      <w:r w:rsidRPr="2C2AB389" w:rsidR="2C2AB389">
        <w:rPr>
          <w:rFonts w:ascii="Georgia Pro" w:hAnsi="Georgia Pro" w:eastAsia="Georgia Pro" w:cs="Georgia Pro"/>
          <w:i w:val="1"/>
          <w:iCs w:val="1"/>
          <w:sz w:val="18"/>
          <w:szCs w:val="18"/>
        </w:rPr>
        <w:t>BBC News</w:t>
      </w:r>
      <w:r w:rsidRPr="2C2AB389" w:rsidR="2C2AB389">
        <w:rPr>
          <w:rFonts w:ascii="Georgia Pro" w:hAnsi="Georgia Pro" w:eastAsia="Georgia Pro" w:cs="Georgia Pro"/>
          <w:sz w:val="18"/>
          <w:szCs w:val="18"/>
        </w:rPr>
        <w:t xml:space="preserve">, 17 Feb. 2013, </w:t>
      </w:r>
      <w:hyperlink r:id="R823ad3787fdf499d">
        <w:r w:rsidRPr="2C2AB389" w:rsidR="2C2AB389">
          <w:rPr>
            <w:rStyle w:val="Hyperlink"/>
            <w:rFonts w:ascii="Georgia Pro" w:hAnsi="Georgia Pro" w:eastAsia="Georgia Pro" w:cs="Georgia Pro"/>
            <w:sz w:val="18"/>
            <w:szCs w:val="18"/>
          </w:rPr>
          <w:t>www.bbc.com/news/science-environment-21487016</w:t>
        </w:r>
      </w:hyperlink>
      <w:r w:rsidRPr="2C2AB389" w:rsidR="2C2AB389">
        <w:rPr>
          <w:rFonts w:ascii="Georgia Pro" w:hAnsi="Georgia Pro" w:eastAsia="Georgia Pro" w:cs="Georgia Pro"/>
          <w:sz w:val="18"/>
          <w:szCs w:val="18"/>
        </w:rPr>
        <w:t>. Accessed 15 Feb. 2023</w:t>
      </w:r>
      <w:r>
        <w:br/>
      </w:r>
      <w:r>
        <w:br/>
      </w:r>
      <w:r w:rsidRPr="2C2AB389" w:rsidR="2C2AB389">
        <w:rPr>
          <w:rFonts w:ascii="Georgia Pro" w:hAnsi="Georgia Pro" w:eastAsia="Georgia Pro" w:cs="Georgia Pro"/>
          <w:sz w:val="18"/>
          <w:szCs w:val="18"/>
        </w:rPr>
        <w:t xml:space="preserve">Olson, Sarah. “Mapping the Brain With Data Science.” </w:t>
      </w:r>
      <w:r w:rsidRPr="2C2AB389" w:rsidR="2C2AB389">
        <w:rPr>
          <w:rFonts w:ascii="Georgia Pro" w:hAnsi="Georgia Pro" w:eastAsia="Georgia Pro" w:cs="Georgia Pro"/>
          <w:i w:val="1"/>
          <w:iCs w:val="1"/>
          <w:sz w:val="18"/>
          <w:szCs w:val="18"/>
        </w:rPr>
        <w:t>Purdue University News</w:t>
      </w:r>
      <w:r w:rsidRPr="2C2AB389" w:rsidR="2C2AB389">
        <w:rPr>
          <w:rFonts w:ascii="Georgia Pro" w:hAnsi="Georgia Pro" w:eastAsia="Georgia Pro" w:cs="Georgia Pro"/>
          <w:sz w:val="18"/>
          <w:szCs w:val="18"/>
        </w:rPr>
        <w:t xml:space="preserve">, </w:t>
      </w:r>
      <w:hyperlink r:id="R36180239c6e14ee9">
        <w:r w:rsidRPr="2C2AB389" w:rsidR="2C2AB389">
          <w:rPr>
            <w:rStyle w:val="Hyperlink"/>
            <w:rFonts w:ascii="Georgia Pro" w:hAnsi="Georgia Pro" w:eastAsia="Georgia Pro" w:cs="Georgia Pro"/>
            <w:sz w:val="18"/>
            <w:szCs w:val="18"/>
          </w:rPr>
          <w:t>www.purdue.edu/newsroom/releases/2018/Q2/mapping-the-brain-with-data-science.html</w:t>
        </w:r>
      </w:hyperlink>
      <w:r w:rsidRPr="2C2AB389" w:rsidR="2C2AB389">
        <w:rPr>
          <w:rFonts w:ascii="Georgia Pro" w:hAnsi="Georgia Pro" w:eastAsia="Georgia Pro" w:cs="Georgia Pro"/>
          <w:sz w:val="18"/>
          <w:szCs w:val="18"/>
        </w:rPr>
        <w:t>. Accessed 15 Feb. 2023</w:t>
      </w:r>
      <w:r>
        <w:br/>
      </w:r>
      <w:r>
        <w:br/>
      </w:r>
      <w:r w:rsidRPr="2C2AB389" w:rsidR="2C2AB389">
        <w:rPr>
          <w:rFonts w:ascii="Georgia Pro" w:hAnsi="Georgia Pro" w:eastAsia="Georgia Pro" w:cs="Georgia Pro"/>
          <w:sz w:val="18"/>
          <w:szCs w:val="18"/>
        </w:rPr>
        <w:t xml:space="preserve">Glasser, M., Smith, S., Marcus, D. </w:t>
      </w:r>
      <w:r w:rsidRPr="2C2AB389" w:rsidR="2C2AB389">
        <w:rPr>
          <w:rFonts w:ascii="Georgia Pro" w:hAnsi="Georgia Pro" w:eastAsia="Georgia Pro" w:cs="Georgia Pro"/>
          <w:i w:val="1"/>
          <w:iCs w:val="1"/>
          <w:sz w:val="18"/>
          <w:szCs w:val="18"/>
        </w:rPr>
        <w:t>et al.</w:t>
      </w:r>
      <w:r w:rsidRPr="2C2AB389" w:rsidR="2C2AB389">
        <w:rPr>
          <w:rFonts w:ascii="Georgia Pro" w:hAnsi="Georgia Pro" w:eastAsia="Georgia Pro" w:cs="Georgia Pro"/>
          <w:sz w:val="18"/>
          <w:szCs w:val="18"/>
        </w:rPr>
        <w:t xml:space="preserve"> The Human Connectome Project's neuroimaging approach. </w:t>
      </w:r>
      <w:r>
        <w:br/>
      </w:r>
      <w:r w:rsidRPr="2C2AB389" w:rsidR="2C2AB389">
        <w:rPr>
          <w:rFonts w:ascii="Georgia Pro" w:hAnsi="Georgia Pro" w:eastAsia="Georgia Pro" w:cs="Georgia Pro"/>
          <w:sz w:val="18"/>
          <w:szCs w:val="18"/>
        </w:rPr>
        <w:t xml:space="preserve">Nat </w:t>
      </w:r>
      <w:proofErr w:type="spellStart"/>
      <w:r w:rsidRPr="2C2AB389" w:rsidR="2C2AB389">
        <w:rPr>
          <w:rFonts w:ascii="Georgia Pro" w:hAnsi="Georgia Pro" w:eastAsia="Georgia Pro" w:cs="Georgia Pro"/>
          <w:i w:val="1"/>
          <w:iCs w:val="1"/>
          <w:sz w:val="18"/>
          <w:szCs w:val="18"/>
        </w:rPr>
        <w:t>Neurosci</w:t>
      </w:r>
      <w:proofErr w:type="spellEnd"/>
      <w:r w:rsidRPr="2C2AB389" w:rsidR="2C2AB389">
        <w:rPr>
          <w:rFonts w:ascii="Georgia Pro" w:hAnsi="Georgia Pro" w:eastAsia="Georgia Pro" w:cs="Georgia Pro"/>
          <w:sz w:val="18"/>
          <w:szCs w:val="18"/>
        </w:rPr>
        <w:t xml:space="preserve"> </w:t>
      </w:r>
      <w:r w:rsidRPr="2C2AB389" w:rsidR="2C2AB389">
        <w:rPr>
          <w:rFonts w:ascii="Georgia Pro" w:hAnsi="Georgia Pro" w:eastAsia="Georgia Pro" w:cs="Georgia Pro"/>
          <w:b w:val="1"/>
          <w:bCs w:val="1"/>
          <w:sz w:val="18"/>
          <w:szCs w:val="18"/>
        </w:rPr>
        <w:t>19</w:t>
      </w:r>
      <w:r w:rsidRPr="2C2AB389" w:rsidR="2C2AB389">
        <w:rPr>
          <w:rFonts w:ascii="Georgia Pro" w:hAnsi="Georgia Pro" w:eastAsia="Georgia Pro" w:cs="Georgia Pro"/>
          <w:sz w:val="18"/>
          <w:szCs w:val="18"/>
        </w:rPr>
        <w:t xml:space="preserve">, 1175–1187 (2016). </w:t>
      </w:r>
      <w:hyperlink r:id="R15500b4fd7754e9d">
        <w:r w:rsidRPr="2C2AB389" w:rsidR="2C2AB389">
          <w:rPr>
            <w:rStyle w:val="Hyperlink"/>
            <w:rFonts w:ascii="Georgia Pro" w:hAnsi="Georgia Pro" w:eastAsia="Georgia Pro" w:cs="Georgia Pro"/>
            <w:sz w:val="18"/>
            <w:szCs w:val="18"/>
          </w:rPr>
          <w:t>https://doi.org/10.1038/nn.4361</w:t>
        </w:r>
      </w:hyperlink>
      <w:r w:rsidRPr="2C2AB389" w:rsidR="2C2AB389">
        <w:rPr>
          <w:rFonts w:ascii="Georgia Pro" w:hAnsi="Georgia Pro" w:eastAsia="Georgia Pro" w:cs="Georgia Pro"/>
          <w:sz w:val="18"/>
          <w:szCs w:val="18"/>
        </w:rPr>
        <w:t xml:space="preserve"> Accessed 15 Feb. 2023</w:t>
      </w:r>
    </w:p>
    <w:p w:rsidR="2C2AB389" w:rsidP="2C2AB389" w:rsidRDefault="2C2AB389" w14:noSpellErr="1" w14:paraId="3B9473FC" w14:textId="5CA3DBC7">
      <w:pPr>
        <w:spacing w:after="0"/>
        <w:rPr>
          <w:rFonts w:ascii="Georgia Pro" w:hAnsi="Georgia Pro" w:eastAsia="Georgia Pro" w:cs="Georgia Pro"/>
          <w:sz w:val="18"/>
          <w:szCs w:val="18"/>
        </w:rPr>
      </w:pPr>
    </w:p>
    <w:p w:rsidR="2C2AB389" w:rsidP="2C2AB389" w:rsidRDefault="2C2AB389" w14:noSpellErr="1" w14:paraId="30D53860" w14:textId="6F7CF535">
      <w:pPr>
        <w:pStyle w:val="Voetnoottekst"/>
        <w:rPr>
          <w:rFonts w:ascii="Georgia Pro" w:hAnsi="Georgia Pro" w:eastAsia="Georgia Pro" w:cs="Georgia Pro"/>
          <w:sz w:val="18"/>
          <w:szCs w:val="18"/>
        </w:rPr>
      </w:pPr>
    </w:p>
  </w:footnote>
  <w:footnote w:id="28966">
    <w:p w:rsidR="2C2AB389" w:rsidP="4EF5E699" w:rsidRDefault="2C2AB389" w14:paraId="3E526099" w14:textId="7CEBA93B">
      <w:pPr>
        <w:pStyle w:val="Voetnoottekst"/>
        <w:bidi w:val="0"/>
        <w:rPr>
          <w:rFonts w:ascii="Georgia Pro" w:hAnsi="Georgia Pro" w:eastAsia="Georgia Pro" w:cs="Georgia Pro"/>
          <w:color w:val="auto"/>
          <w:sz w:val="18"/>
          <w:szCs w:val="18"/>
        </w:rPr>
      </w:pPr>
      <w:r w:rsidRPr="4EF5E699">
        <w:rPr>
          <w:rStyle w:val="Voetnootmarkering"/>
          <w:rFonts w:ascii="Georgia Pro" w:hAnsi="Georgia Pro" w:eastAsia="Georgia Pro" w:cs="Georgia Pro"/>
          <w:color w:val="auto"/>
          <w:sz w:val="18"/>
          <w:szCs w:val="18"/>
        </w:rPr>
        <w:footnoteRef/>
      </w:r>
      <w:r w:rsidRPr="4EF5E699" w:rsidR="4EF5E699">
        <w:rPr>
          <w:rFonts w:ascii="Georgia Pro" w:hAnsi="Georgia Pro" w:eastAsia="Georgia Pro" w:cs="Georgia Pro"/>
          <w:color w:val="auto"/>
          <w:sz w:val="18"/>
          <w:szCs w:val="18"/>
        </w:rPr>
        <w:t xml:space="preserve"> </w:t>
      </w:r>
      <w:r w:rsidRPr="4EF5E699" w:rsidR="4EF5E699">
        <w:rPr>
          <w:rFonts w:ascii="Georgia Pro" w:hAnsi="Georgia Pro" w:eastAsia="Georgia Pro" w:cs="Georgia Pro"/>
          <w:color w:val="auto"/>
          <w:sz w:val="18"/>
          <w:szCs w:val="18"/>
        </w:rPr>
        <w:t xml:space="preserve">P</w:t>
      </w:r>
      <w:r w:rsidRPr="4EF5E699" w:rsidR="4EF5E699">
        <w:rPr>
          <w:rFonts w:ascii="Georgia Pro" w:hAnsi="Georgia Pro" w:eastAsia="Georgia Pro" w:cs="Georgia Pro"/>
          <w:color w:val="auto"/>
          <w:sz w:val="18"/>
          <w:szCs w:val="18"/>
        </w:rPr>
        <w:t xml:space="preserve">eople </w:t>
      </w:r>
      <w:r w:rsidRPr="4EF5E699" w:rsidR="4EF5E699">
        <w:rPr>
          <w:rFonts w:ascii="Georgia Pro" w:hAnsi="Georgia Pro" w:eastAsia="Georgia Pro" w:cs="Georgia Pro"/>
          <w:color w:val="auto"/>
          <w:sz w:val="18"/>
          <w:szCs w:val="18"/>
        </w:rPr>
        <w:t xml:space="preserve">that are infatuated with</w:t>
      </w:r>
      <w:r w:rsidRPr="4EF5E699" w:rsidR="4EF5E699">
        <w:rPr>
          <w:rFonts w:ascii="Georgia Pro" w:hAnsi="Georgia Pro" w:eastAsia="Georgia Pro" w:cs="Georgia Pro"/>
          <w:color w:val="auto"/>
          <w:sz w:val="18"/>
          <w:szCs w:val="18"/>
        </w:rPr>
        <w:t xml:space="preserve"> </w:t>
      </w:r>
      <w:r w:rsidRPr="4EF5E699" w:rsidR="4EF5E699">
        <w:rPr>
          <w:rFonts w:ascii="Georgia Pro" w:hAnsi="Georgia Pro" w:eastAsia="Georgia Pro" w:cs="Georgia Pro"/>
          <w:color w:val="auto"/>
          <w:sz w:val="18"/>
          <w:szCs w:val="18"/>
        </w:rPr>
        <w:t xml:space="preserve">mushroom</w:t>
      </w:r>
      <w:r w:rsidRPr="4EF5E699" w:rsidR="4EF5E699">
        <w:rPr>
          <w:rFonts w:ascii="Georgia Pro" w:hAnsi="Georgia Pro" w:eastAsia="Georgia Pro" w:cs="Georgia Pro"/>
          <w:color w:val="auto"/>
          <w:sz w:val="18"/>
          <w:szCs w:val="18"/>
        </w:rPr>
        <w:t xml:space="preserve">,</w:t>
      </w:r>
      <w:r w:rsidRPr="4EF5E699" w:rsidR="4EF5E699">
        <w:rPr>
          <w:rFonts w:ascii="Georgia Pro" w:hAnsi="Georgia Pro" w:eastAsia="Georgia Pro" w:cs="Georgia Pro"/>
          <w:color w:val="auto"/>
          <w:sz w:val="18"/>
          <w:szCs w:val="18"/>
        </w:rPr>
        <w:t xml:space="preserve"> newbies</w:t>
      </w:r>
      <w:r w:rsidRPr="4EF5E699" w:rsidR="4EF5E699">
        <w:rPr>
          <w:rFonts w:ascii="Georgia Pro" w:hAnsi="Georgia Pro" w:eastAsia="Georgia Pro" w:cs="Georgia Pro"/>
          <w:color w:val="auto"/>
          <w:sz w:val="18"/>
          <w:szCs w:val="18"/>
        </w:rPr>
        <w:t xml:space="preserve"> to the topic</w:t>
      </w:r>
      <w:r w:rsidRPr="4EF5E699" w:rsidR="4EF5E699">
        <w:rPr>
          <w:rFonts w:ascii="Georgia Pro" w:hAnsi="Georgia Pro" w:eastAsia="Georgia Pro" w:cs="Georgia Pro"/>
          <w:color w:val="auto"/>
          <w:sz w:val="18"/>
          <w:szCs w:val="18"/>
        </w:rPr>
        <w:t xml:space="preserve">,</w:t>
      </w:r>
      <w:r w:rsidRPr="4EF5E699" w:rsidR="4EF5E699">
        <w:rPr>
          <w:rFonts w:ascii="Georgia Pro" w:hAnsi="Georgia Pro" w:eastAsia="Georgia Pro" w:cs="Georgia Pro"/>
          <w:color w:val="auto"/>
          <w:sz w:val="18"/>
          <w:szCs w:val="18"/>
        </w:rPr>
        <w:t xml:space="preserve"> mushroom </w:t>
      </w:r>
      <w:r w:rsidRPr="4EF5E699" w:rsidR="4EF5E699">
        <w:rPr>
          <w:rFonts w:ascii="Georgia Pro" w:hAnsi="Georgia Pro" w:eastAsia="Georgia Pro" w:cs="Georgia Pro"/>
          <w:color w:val="auto"/>
          <w:sz w:val="18"/>
          <w:szCs w:val="18"/>
        </w:rPr>
        <w:t>enthusiasts,</w:t>
      </w:r>
      <w:r w:rsidRPr="4EF5E699" w:rsidR="4EF5E699">
        <w:rPr>
          <w:rFonts w:ascii="Georgia Pro" w:hAnsi="Georgia Pro" w:eastAsia="Georgia Pro" w:cs="Georgia Pro"/>
          <w:color w:val="auto"/>
          <w:sz w:val="18"/>
          <w:szCs w:val="18"/>
        </w:rPr>
        <w:t xml:space="preserve"> </w:t>
      </w:r>
      <w:r w:rsidRPr="4EF5E699" w:rsidR="4EF5E699">
        <w:rPr>
          <w:rFonts w:ascii="Georgia Pro" w:hAnsi="Georgia Pro" w:eastAsia="Georgia Pro" w:cs="Georgia Pro"/>
          <w:color w:val="auto"/>
          <w:sz w:val="18"/>
          <w:szCs w:val="18"/>
        </w:rPr>
        <w:t xml:space="preserve">foragers and researchers, mycologists, people that like to go for walks in the forest and that stumble upon something quite odd and interesting such as mushrooms. But </w:t>
      </w:r>
      <w:r w:rsidRPr="4EF5E699" w:rsidR="4EF5E699">
        <w:rPr>
          <w:rFonts w:ascii="Georgia Pro" w:hAnsi="Georgia Pro" w:eastAsia="Georgia Pro" w:cs="Georgia Pro"/>
          <w:color w:val="auto"/>
          <w:sz w:val="18"/>
          <w:szCs w:val="18"/>
        </w:rPr>
        <w:t xml:space="preserve">maybe also</w:t>
      </w:r>
      <w:r w:rsidRPr="4EF5E699" w:rsidR="4EF5E699">
        <w:rPr>
          <w:rFonts w:ascii="Georgia Pro" w:hAnsi="Georgia Pro" w:eastAsia="Georgia Pro" w:cs="Georgia Pro"/>
          <w:color w:val="auto"/>
          <w:sz w:val="18"/>
          <w:szCs w:val="18"/>
        </w:rPr>
        <w:t xml:space="preserve"> people who are </w:t>
      </w:r>
      <w:r w:rsidRPr="4EF5E699" w:rsidR="4EF5E699">
        <w:rPr>
          <w:rFonts w:ascii="Georgia Pro" w:hAnsi="Georgia Pro" w:eastAsia="Georgia Pro" w:cs="Georgia Pro"/>
          <w:color w:val="auto"/>
          <w:sz w:val="18"/>
          <w:szCs w:val="18"/>
        </w:rPr>
        <w:t xml:space="preserve">just curious</w:t>
      </w:r>
      <w:r w:rsidRPr="4EF5E699" w:rsidR="4EF5E699">
        <w:rPr>
          <w:rFonts w:ascii="Georgia Pro" w:hAnsi="Georgia Pro" w:eastAsia="Georgia Pro" w:cs="Georgia Pro"/>
          <w:color w:val="auto"/>
          <w:sz w:val="18"/>
          <w:szCs w:val="18"/>
        </w:rPr>
        <w:t xml:space="preserve"> to see what they can find out and learn during the process of a new </w:t>
      </w:r>
      <w:r w:rsidRPr="4EF5E699" w:rsidR="4EF5E699">
        <w:rPr>
          <w:rFonts w:ascii="Georgia Pro" w:hAnsi="Georgia Pro" w:eastAsia="Georgia Pro" w:cs="Georgia Pro"/>
          <w:color w:val="auto"/>
          <w:sz w:val="18"/>
          <w:szCs w:val="18"/>
        </w:rPr>
        <w:t xml:space="preserve">developing</w:t>
      </w:r>
      <w:r w:rsidRPr="4EF5E699" w:rsidR="4EF5E699">
        <w:rPr>
          <w:rFonts w:ascii="Georgia Pro" w:hAnsi="Georgia Pro" w:eastAsia="Georgia Pro" w:cs="Georgia Pro"/>
          <w:color w:val="auto"/>
          <w:sz w:val="18"/>
          <w:szCs w:val="18"/>
        </w:rPr>
        <w:t xml:space="preserve"> hobby. </w:t>
      </w:r>
    </w:p>
    <w:p w:rsidR="4EF5E699" w:rsidP="4EF5E699" w:rsidRDefault="4EF5E699" w14:paraId="7E5D84A6" w14:textId="46880224">
      <w:pPr>
        <w:pStyle w:val="Voetnoottekst"/>
        <w:bidi w:val="0"/>
        <w:rPr>
          <w:rFonts w:ascii="Georgia Pro" w:hAnsi="Georgia Pro" w:eastAsia="Georgia Pro" w:cs="Georgia Pro"/>
          <w:color w:val="auto"/>
          <w:sz w:val="18"/>
          <w:szCs w:val="18"/>
        </w:rPr>
      </w:pPr>
    </w:p>
    <w:p w:rsidR="4EF5E699" w:rsidP="4EF5E699" w:rsidRDefault="4EF5E699" w14:paraId="6C4411F9" w14:textId="4C8E1F17">
      <w:pPr>
        <w:pStyle w:val="Voetnoottekst"/>
        <w:rPr>
          <w:rFonts w:ascii="Georgia Pro" w:hAnsi="Georgia Pro" w:eastAsia="Georgia Pro" w:cs="Georgia Pro"/>
          <w:sz w:val="16"/>
          <w:szCs w:val="16"/>
        </w:rPr>
      </w:pPr>
      <w:r w:rsidRPr="4EF5E699" w:rsidR="4EF5E699">
        <w:rPr>
          <w:rFonts w:ascii="Georgia Pro" w:hAnsi="Georgia Pro" w:eastAsia="Georgia Pro" w:cs="Georgia Pro"/>
          <w:sz w:val="18"/>
          <w:szCs w:val="18"/>
        </w:rPr>
        <w:t>Foraging mushrooms are always advised to do either under guidance of mushroom experts, mycologists, scientists or locals that know the area and know the different characteristics between a safe and poisonous mushroom.</w:t>
      </w:r>
      <w:r>
        <w:br/>
      </w:r>
      <w:r>
        <w:br/>
      </w:r>
      <w:proofErr w:type="spellStart"/>
      <w:r w:rsidRPr="4EF5E699" w:rsidR="4EF5E699">
        <w:rPr>
          <w:rFonts w:ascii="Georgia Pro" w:hAnsi="Georgia Pro" w:eastAsia="Georgia Pro" w:cs="Georgia Pro"/>
          <w:i w:val="1"/>
          <w:iCs w:val="1"/>
          <w:noProof w:val="0"/>
          <w:sz w:val="18"/>
          <w:szCs w:val="18"/>
          <w:lang w:val="en-GB"/>
        </w:rPr>
        <w:t>Nederlandse</w:t>
      </w:r>
      <w:proofErr w:type="spellEnd"/>
      <w:r w:rsidRPr="4EF5E699" w:rsidR="4EF5E699">
        <w:rPr>
          <w:rFonts w:ascii="Georgia Pro" w:hAnsi="Georgia Pro" w:eastAsia="Georgia Pro" w:cs="Georgia Pro"/>
          <w:i w:val="1"/>
          <w:iCs w:val="1"/>
          <w:noProof w:val="0"/>
          <w:sz w:val="18"/>
          <w:szCs w:val="18"/>
          <w:lang w:val="en-GB"/>
        </w:rPr>
        <w:t xml:space="preserve"> </w:t>
      </w:r>
      <w:proofErr w:type="spellStart"/>
      <w:r w:rsidRPr="4EF5E699" w:rsidR="4EF5E699">
        <w:rPr>
          <w:rFonts w:ascii="Georgia Pro" w:hAnsi="Georgia Pro" w:eastAsia="Georgia Pro" w:cs="Georgia Pro"/>
          <w:i w:val="1"/>
          <w:iCs w:val="1"/>
          <w:noProof w:val="0"/>
          <w:sz w:val="18"/>
          <w:szCs w:val="18"/>
          <w:lang w:val="en-GB"/>
        </w:rPr>
        <w:t>Mycologische</w:t>
      </w:r>
      <w:proofErr w:type="spellEnd"/>
      <w:r w:rsidRPr="4EF5E699" w:rsidR="4EF5E699">
        <w:rPr>
          <w:rFonts w:ascii="Georgia Pro" w:hAnsi="Georgia Pro" w:eastAsia="Georgia Pro" w:cs="Georgia Pro"/>
          <w:i w:val="1"/>
          <w:iCs w:val="1"/>
          <w:noProof w:val="0"/>
          <w:sz w:val="18"/>
          <w:szCs w:val="18"/>
          <w:lang w:val="en-GB"/>
        </w:rPr>
        <w:t xml:space="preserve"> Vereniging</w:t>
      </w:r>
      <w:r w:rsidRPr="4EF5E699" w:rsidR="4EF5E699">
        <w:rPr>
          <w:rFonts w:ascii="Georgia Pro" w:hAnsi="Georgia Pro" w:eastAsia="Georgia Pro" w:cs="Georgia Pro"/>
          <w:noProof w:val="0"/>
          <w:sz w:val="18"/>
          <w:szCs w:val="18"/>
          <w:lang w:val="en-GB"/>
        </w:rPr>
        <w:t xml:space="preserve">. </w:t>
      </w:r>
      <w:hyperlink r:id="R9f01af51a10b45ac">
        <w:r w:rsidRPr="4EF5E699" w:rsidR="4EF5E699">
          <w:rPr>
            <w:rStyle w:val="Hyperlink"/>
            <w:rFonts w:ascii="Georgia Pro" w:hAnsi="Georgia Pro" w:eastAsia="Georgia Pro" w:cs="Georgia Pro"/>
            <w:noProof w:val="0"/>
            <w:sz w:val="18"/>
            <w:szCs w:val="18"/>
            <w:lang w:val="en-GB"/>
          </w:rPr>
          <w:t>www.mycologen.nl</w:t>
        </w:r>
      </w:hyperlink>
      <w:r w:rsidRPr="4EF5E699" w:rsidR="4EF5E699">
        <w:rPr>
          <w:rFonts w:ascii="Georgia Pro" w:hAnsi="Georgia Pro" w:eastAsia="Georgia Pro" w:cs="Georgia Pro"/>
          <w:noProof w:val="0"/>
          <w:sz w:val="18"/>
          <w:szCs w:val="18"/>
          <w:lang w:val="en-GB"/>
        </w:rPr>
        <w:t xml:space="preserve">. </w:t>
      </w:r>
      <w:r>
        <w:br/>
      </w:r>
      <w:r w:rsidRPr="4EF5E699" w:rsidR="4EF5E699">
        <w:rPr>
          <w:rFonts w:ascii="Georgia Pro" w:hAnsi="Georgia Pro" w:eastAsia="Georgia Pro" w:cs="Georgia Pro"/>
          <w:i w:val="1"/>
          <w:iCs w:val="1"/>
          <w:noProof w:val="0"/>
          <w:sz w:val="18"/>
          <w:szCs w:val="18"/>
          <w:lang w:val="en-GB"/>
        </w:rPr>
        <w:t xml:space="preserve">De </w:t>
      </w:r>
      <w:proofErr w:type="spellStart"/>
      <w:r w:rsidRPr="4EF5E699" w:rsidR="4EF5E699">
        <w:rPr>
          <w:rFonts w:ascii="Georgia Pro" w:hAnsi="Georgia Pro" w:eastAsia="Georgia Pro" w:cs="Georgia Pro"/>
          <w:i w:val="1"/>
          <w:iCs w:val="1"/>
          <w:noProof w:val="0"/>
          <w:sz w:val="18"/>
          <w:szCs w:val="18"/>
          <w:lang w:val="en-GB"/>
        </w:rPr>
        <w:t>Interactieve</w:t>
      </w:r>
      <w:proofErr w:type="spellEnd"/>
      <w:r w:rsidRPr="4EF5E699" w:rsidR="4EF5E699">
        <w:rPr>
          <w:rFonts w:ascii="Georgia Pro" w:hAnsi="Georgia Pro" w:eastAsia="Georgia Pro" w:cs="Georgia Pro"/>
          <w:i w:val="1"/>
          <w:iCs w:val="1"/>
          <w:noProof w:val="0"/>
          <w:sz w:val="18"/>
          <w:szCs w:val="18"/>
          <w:lang w:val="en-GB"/>
        </w:rPr>
        <w:t xml:space="preserve"> </w:t>
      </w:r>
      <w:proofErr w:type="spellStart"/>
      <w:r w:rsidRPr="4EF5E699" w:rsidR="4EF5E699">
        <w:rPr>
          <w:rFonts w:ascii="Georgia Pro" w:hAnsi="Georgia Pro" w:eastAsia="Georgia Pro" w:cs="Georgia Pro"/>
          <w:i w:val="1"/>
          <w:iCs w:val="1"/>
          <w:noProof w:val="0"/>
          <w:sz w:val="18"/>
          <w:szCs w:val="18"/>
          <w:lang w:val="en-GB"/>
        </w:rPr>
        <w:t>Paddenstoelengids</w:t>
      </w:r>
      <w:proofErr w:type="spellEnd"/>
      <w:r w:rsidRPr="4EF5E699" w:rsidR="4EF5E699">
        <w:rPr>
          <w:rFonts w:ascii="Georgia Pro" w:hAnsi="Georgia Pro" w:eastAsia="Georgia Pro" w:cs="Georgia Pro"/>
          <w:i w:val="1"/>
          <w:iCs w:val="1"/>
          <w:noProof w:val="0"/>
          <w:sz w:val="18"/>
          <w:szCs w:val="18"/>
          <w:lang w:val="en-GB"/>
        </w:rPr>
        <w:t>.</w:t>
      </w:r>
      <w:r w:rsidRPr="4EF5E699" w:rsidR="4EF5E699">
        <w:rPr>
          <w:noProof w:val="0"/>
          <w:lang w:val="en-GB"/>
        </w:rPr>
        <w:t xml:space="preserve"> </w:t>
      </w:r>
      <w:hyperlink r:id="R8f1f357324c24da7">
        <w:r w:rsidRPr="4EF5E699" w:rsidR="4EF5E699">
          <w:rPr>
            <w:rStyle w:val="Hyperlink"/>
            <w:rFonts w:ascii="Georgia Pro" w:hAnsi="Georgia Pro" w:eastAsia="Georgia Pro" w:cs="Georgia Pro"/>
            <w:noProof w:val="0"/>
            <w:sz w:val="18"/>
            <w:szCs w:val="18"/>
            <w:lang w:val="en-GB"/>
          </w:rPr>
          <w:t>paddenstoelen.linnaeus.naturalis.nl/linnaeus_ng/app/views/species/nsr_taxon.php?id=3605&amp;epi=2</w:t>
        </w:r>
      </w:hyperlink>
      <w:r w:rsidRPr="4EF5E699" w:rsidR="4EF5E699">
        <w:rPr>
          <w:rFonts w:ascii="Georgia Pro" w:hAnsi="Georgia Pro" w:eastAsia="Georgia Pro" w:cs="Georgia Pro"/>
          <w:noProof w:val="0"/>
          <w:sz w:val="18"/>
          <w:szCs w:val="18"/>
          <w:lang w:val="en-GB"/>
        </w:rPr>
        <w:t xml:space="preserve">.  </w:t>
      </w:r>
    </w:p>
  </w:footnote>
  <w:footnote w:id="32763">
    <w:p w:rsidR="2C2AB389" w:rsidP="2C2AB389" w:rsidRDefault="2C2AB389" w14:paraId="4318EC63" w14:textId="67736B02">
      <w:pPr>
        <w:pStyle w:val="Voetnoottekst"/>
        <w:rPr>
          <w:rStyle w:val="Voetnootmarkering"/>
          <w:rFonts w:ascii="Georgia Pro" w:hAnsi="Georgia Pro" w:eastAsia="Georgia Pro" w:cs="Georgia Pro"/>
          <w:color w:val="767171" w:themeColor="background2" w:themeTint="FF" w:themeShade="80"/>
          <w:sz w:val="18"/>
          <w:szCs w:val="18"/>
        </w:rPr>
      </w:pPr>
      <w:r w:rsidRPr="2C2AB389">
        <w:rPr>
          <w:rStyle w:val="Voetnootmarkering"/>
          <w:rFonts w:ascii="Georgia Pro" w:hAnsi="Georgia Pro" w:eastAsia="Georgia Pro" w:cs="Georgia Pro"/>
          <w:sz w:val="18"/>
          <w:szCs w:val="18"/>
        </w:rPr>
        <w:footnoteRef/>
      </w:r>
      <w:r w:rsidRPr="2C2AB389" w:rsidR="2C2AB389">
        <w:rPr>
          <w:rFonts w:ascii="Georgia Pro" w:hAnsi="Georgia Pro" w:eastAsia="Georgia Pro" w:cs="Georgia Pro"/>
          <w:sz w:val="18"/>
          <w:szCs w:val="18"/>
        </w:rPr>
        <w:t xml:space="preserve"> Psilocybin is the alkaloid found within magic mushrooms. This chemical enhances –and functions as an amplifier for </w:t>
      </w:r>
      <w:r w:rsidRPr="2C2AB389" w:rsidR="2C2AB389">
        <w:rPr>
          <w:rFonts w:ascii="Georgia Pro" w:hAnsi="Georgia Pro" w:eastAsia="Georgia Pro" w:cs="Georgia Pro"/>
          <w:sz w:val="18"/>
          <w:szCs w:val="18"/>
        </w:rPr>
        <w:t>hallucinative</w:t>
      </w:r>
      <w:r w:rsidRPr="2C2AB389" w:rsidR="2C2AB389">
        <w:rPr>
          <w:rFonts w:ascii="Georgia Pro" w:hAnsi="Georgia Pro" w:eastAsia="Georgia Pro" w:cs="Georgia Pro"/>
          <w:sz w:val="18"/>
          <w:szCs w:val="18"/>
        </w:rPr>
        <w:t xml:space="preserve"> experiences. Psilocybin is an alkaloid or chemical compound found in the </w:t>
      </w:r>
      <w:r w:rsidRPr="2C2AB389" w:rsidR="2C2AB389">
        <w:rPr>
          <w:rFonts w:ascii="Georgia Pro" w:hAnsi="Georgia Pro" w:eastAsia="Georgia Pro" w:cs="Georgia Pro"/>
          <w:i w:val="1"/>
          <w:iCs w:val="1"/>
          <w:sz w:val="18"/>
          <w:szCs w:val="18"/>
        </w:rPr>
        <w:t>psilocybe</w:t>
      </w:r>
      <w:r w:rsidRPr="2C2AB389" w:rsidR="2C2AB389">
        <w:rPr>
          <w:rFonts w:ascii="Georgia Pro" w:hAnsi="Georgia Pro" w:eastAsia="Georgia Pro" w:cs="Georgia Pro"/>
          <w:sz w:val="18"/>
          <w:szCs w:val="18"/>
        </w:rPr>
        <w:t xml:space="preserve"> species.</w:t>
      </w:r>
    </w:p>
  </w:footnote>
  <w:footnote w:id="8418">
    <w:p w:rsidR="2C2AB389" w:rsidP="4EF5E699" w:rsidRDefault="2C2AB389" w14:paraId="5902D950" w14:textId="7BA41EC5">
      <w:pPr>
        <w:pStyle w:val="Voetnoottekst"/>
        <w:bidi w:val="0"/>
        <w:rPr>
          <w:rFonts w:ascii="Georgia Pro" w:hAnsi="Georgia Pro" w:eastAsia="Georgia Pro" w:cs="Georgia Pro"/>
          <w:noProof w:val="0"/>
          <w:color w:val="auto"/>
          <w:sz w:val="18"/>
          <w:szCs w:val="18"/>
          <w:lang w:val="en-GB"/>
        </w:rPr>
      </w:pPr>
      <w:r w:rsidRPr="4EF5E699">
        <w:rPr>
          <w:rStyle w:val="Voetnootmarkering"/>
          <w:rFonts w:ascii="Georgia Pro" w:hAnsi="Georgia Pro" w:eastAsia="Georgia Pro" w:cs="Georgia Pro"/>
          <w:color w:val="auto"/>
          <w:sz w:val="18"/>
          <w:szCs w:val="18"/>
        </w:rPr>
        <w:footnoteRef/>
      </w:r>
      <w:r w:rsidRPr="4EF5E699" w:rsidR="4EF5E699">
        <w:rPr>
          <w:rFonts w:ascii="Georgia Pro" w:hAnsi="Georgia Pro" w:eastAsia="Georgia Pro" w:cs="Georgia Pro"/>
          <w:color w:val="auto"/>
          <w:sz w:val="18"/>
          <w:szCs w:val="18"/>
        </w:rPr>
        <w:t xml:space="preserve"> </w:t>
      </w:r>
      <w:r w:rsidRPr="4EF5E699" w:rsidR="4EF5E699">
        <w:rPr>
          <w:rFonts w:ascii="Georgia Pro" w:hAnsi="Georgia Pro" w:eastAsia="Georgia Pro" w:cs="Georgia Pro"/>
          <w:color w:val="auto"/>
          <w:sz w:val="18"/>
          <w:szCs w:val="18"/>
        </w:rPr>
        <w:t xml:space="preserve">A</w:t>
      </w:r>
      <w:r w:rsidRPr="4EF5E699" w:rsidR="4EF5E699">
        <w:rPr>
          <w:rFonts w:ascii="Georgia Pro" w:hAnsi="Georgia Pro" w:eastAsia="Georgia Pro" w:cs="Georgia Pro"/>
          <w:color w:val="auto"/>
          <w:sz w:val="18"/>
          <w:szCs w:val="18"/>
        </w:rPr>
        <w:t xml:space="preserve"> symbiont is a living organism in symbiosis. In the Camille Stories, Haraway introduces her symbionts as a human-symbiont, where </w:t>
      </w:r>
      <w:r w:rsidRPr="4EF5E699" w:rsidR="4EF5E699">
        <w:rPr>
          <w:rFonts w:ascii="Georgia Pro" w:hAnsi="Georgia Pro" w:eastAsia="Georgia Pro" w:cs="Georgia Pro"/>
          <w:noProof w:val="0"/>
          <w:color w:val="auto"/>
          <w:sz w:val="18"/>
          <w:szCs w:val="18"/>
          <w:lang w:val="en-GB"/>
        </w:rPr>
        <w:t>“</w:t>
      </w:r>
      <w:r w:rsidRPr="4EF5E699" w:rsidR="4EF5E699">
        <w:rPr>
          <w:rFonts w:ascii="Georgia Pro" w:hAnsi="Georgia Pro" w:eastAsia="Georgia Pro" w:cs="Georgia Pro"/>
          <w:color w:val="auto"/>
          <w:sz w:val="18"/>
          <w:szCs w:val="18"/>
        </w:rPr>
        <w:t xml:space="preserve">human beings are entangled with the</w:t>
      </w:r>
      <w:r w:rsidRPr="4EF5E699" w:rsidR="4EF5E699">
        <w:rPr>
          <w:rFonts w:ascii="Georgia Pro" w:hAnsi="Georgia Pro" w:eastAsia="Georgia Pro" w:cs="Georgia Pro"/>
          <w:color w:val="auto"/>
          <w:sz w:val="18"/>
          <w:szCs w:val="18"/>
        </w:rPr>
        <w:t xml:space="preserve"> </w:t>
      </w:r>
      <w:r w:rsidRPr="4EF5E699" w:rsidR="4EF5E699">
        <w:rPr>
          <w:rFonts w:ascii="Georgia Pro" w:hAnsi="Georgia Pro" w:eastAsia="Georgia Pro" w:cs="Georgia Pro"/>
          <w:color w:val="auto"/>
          <w:sz w:val="18"/>
          <w:szCs w:val="18"/>
        </w:rPr>
        <w:t xml:space="preserve">worl</w:t>
      </w:r>
      <w:r w:rsidRPr="4EF5E699" w:rsidR="4EF5E699">
        <w:rPr>
          <w:rFonts w:ascii="Georgia Pro" w:hAnsi="Georgia Pro" w:eastAsia="Georgia Pro" w:cs="Georgia Pro"/>
          <w:color w:val="auto"/>
          <w:sz w:val="18"/>
          <w:szCs w:val="18"/>
        </w:rPr>
        <w:t xml:space="preserve">d</w:t>
      </w:r>
      <w:r w:rsidRPr="4EF5E699" w:rsidR="4EF5E699">
        <w:rPr>
          <w:rFonts w:ascii="Georgia Pro" w:hAnsi="Georgia Pro" w:eastAsia="Georgia Pro" w:cs="Georgia Pro"/>
          <w:noProof w:val="0"/>
          <w:color w:val="auto"/>
          <w:sz w:val="18"/>
          <w:szCs w:val="18"/>
          <w:lang w:val="en-GB"/>
        </w:rPr>
        <w:t xml:space="preserve">” and where there is not “human-exceptionalism.” Her human-symbiont in the Camille Stories is a human-butterfly-hybrid, originated from the Monarch butterfly's species in Mexico. The story unfolds an earthly tale, where humans are on the earth to preserve nature and </w:t>
      </w:r>
      <w:r w:rsidRPr="4EF5E699" w:rsidR="4EF5E699">
        <w:rPr>
          <w:rFonts w:ascii="Georgia Pro" w:hAnsi="Georgia Pro" w:eastAsia="Georgia Pro" w:cs="Georgia Pro"/>
          <w:noProof w:val="0"/>
          <w:color w:val="auto"/>
          <w:sz w:val="18"/>
          <w:szCs w:val="18"/>
          <w:lang w:val="en-GB"/>
        </w:rPr>
        <w:t>don't</w:t>
      </w:r>
      <w:r w:rsidRPr="4EF5E699" w:rsidR="4EF5E699">
        <w:rPr>
          <w:rFonts w:ascii="Georgia Pro" w:hAnsi="Georgia Pro" w:eastAsia="Georgia Pro" w:cs="Georgia Pro"/>
          <w:noProof w:val="0"/>
          <w:color w:val="auto"/>
          <w:sz w:val="18"/>
          <w:szCs w:val="18"/>
          <w:lang w:val="en-GB"/>
        </w:rPr>
        <w:t xml:space="preserve"> make babies, but kin. Each infant that would be born in this world would have at least 3 parents, guiding and teaching the </w:t>
      </w:r>
      <w:r w:rsidRPr="4EF5E699" w:rsidR="4EF5E699">
        <w:rPr>
          <w:rFonts w:ascii="Georgia Pro" w:hAnsi="Georgia Pro" w:eastAsia="Georgia Pro" w:cs="Georgia Pro"/>
          <w:noProof w:val="0"/>
          <w:color w:val="auto"/>
          <w:sz w:val="18"/>
          <w:szCs w:val="18"/>
          <w:lang w:val="en-GB"/>
        </w:rPr>
        <w:t>newborn</w:t>
      </w:r>
      <w:r w:rsidRPr="4EF5E699" w:rsidR="4EF5E699">
        <w:rPr>
          <w:rFonts w:ascii="Georgia Pro" w:hAnsi="Georgia Pro" w:eastAsia="Georgia Pro" w:cs="Georgia Pro"/>
          <w:noProof w:val="0"/>
          <w:color w:val="auto"/>
          <w:sz w:val="18"/>
          <w:szCs w:val="18"/>
          <w:lang w:val="en-GB"/>
        </w:rPr>
        <w:t xml:space="preserve"> child. If a person is with child, they would have to choose a symbiont amongst all the animals that would not survive without the help and care of humans. </w:t>
      </w:r>
    </w:p>
    <w:p w:rsidR="4EF5E699" w:rsidP="4EF5E699" w:rsidRDefault="4EF5E699" w14:paraId="454EF621" w14:textId="370A1A24">
      <w:pPr>
        <w:pStyle w:val="Voetnoottekst"/>
        <w:bidi w:val="0"/>
        <w:rPr>
          <w:rFonts w:ascii="Georgia Pro" w:hAnsi="Georgia Pro" w:eastAsia="Georgia Pro" w:cs="Georgia Pro"/>
          <w:noProof w:val="0"/>
          <w:color w:val="auto"/>
          <w:sz w:val="18"/>
          <w:szCs w:val="18"/>
          <w:lang w:val="en-GB"/>
        </w:rPr>
      </w:pPr>
      <w:r>
        <w:br/>
      </w:r>
      <w:r w:rsidRPr="4EF5E699" w:rsidR="4EF5E699">
        <w:rPr>
          <w:rFonts w:ascii="Georgia Pro" w:hAnsi="Georgia Pro" w:eastAsia="Georgia Pro" w:cs="Georgia Pro"/>
          <w:sz w:val="18"/>
          <w:szCs w:val="18"/>
        </w:rPr>
        <w:t xml:space="preserve">“Storytelling for Multispecies Justice and Care | Donna J. Haraway.” </w:t>
      </w:r>
      <w:r w:rsidRPr="4EF5E699" w:rsidR="4EF5E699">
        <w:rPr>
          <w:rFonts w:ascii="Georgia Pro" w:hAnsi="Georgia Pro" w:eastAsia="Georgia Pro" w:cs="Georgia Pro"/>
          <w:i w:val="1"/>
          <w:iCs w:val="1"/>
          <w:sz w:val="18"/>
          <w:szCs w:val="18"/>
        </w:rPr>
        <w:t>YouTube</w:t>
      </w:r>
      <w:r w:rsidRPr="4EF5E699" w:rsidR="4EF5E699">
        <w:rPr>
          <w:rFonts w:ascii="Georgia Pro" w:hAnsi="Georgia Pro" w:eastAsia="Georgia Pro" w:cs="Georgia Pro"/>
          <w:sz w:val="18"/>
          <w:szCs w:val="18"/>
        </w:rPr>
        <w:t xml:space="preserve">, uploaded by Techno, </w:t>
      </w:r>
      <w:r>
        <w:br/>
      </w:r>
      <w:r w:rsidRPr="4EF5E699" w:rsidR="4EF5E699">
        <w:rPr>
          <w:rFonts w:ascii="Georgia Pro" w:hAnsi="Georgia Pro" w:eastAsia="Georgia Pro" w:cs="Georgia Pro"/>
          <w:sz w:val="18"/>
          <w:szCs w:val="18"/>
        </w:rPr>
        <w:t xml:space="preserve"> 24 Mar. 2021, </w:t>
      </w:r>
      <w:hyperlink r:id="R7aa64186d4454884">
        <w:r w:rsidRPr="4EF5E699" w:rsidR="4EF5E699">
          <w:rPr>
            <w:rStyle w:val="Hyperlink"/>
            <w:rFonts w:ascii="Georgia Pro" w:hAnsi="Georgia Pro" w:eastAsia="Georgia Pro" w:cs="Georgia Pro"/>
            <w:sz w:val="18"/>
            <w:szCs w:val="18"/>
          </w:rPr>
          <w:t>www.youtube.com/watch?list=PLP42VXgsNEi-aZxvDUDqdYTjvHnPBPaGu&amp;v=OSZw-AMsYeI&amp;feature=youtu.be</w:t>
        </w:r>
      </w:hyperlink>
      <w:r w:rsidRPr="4EF5E699" w:rsidR="4EF5E699">
        <w:rPr>
          <w:rFonts w:ascii="Georgia Pro" w:hAnsi="Georgia Pro" w:eastAsia="Georgia Pro" w:cs="Georgia Pro"/>
          <w:sz w:val="18"/>
          <w:szCs w:val="18"/>
        </w:rPr>
        <w:t>.</w:t>
      </w:r>
    </w:p>
    <w:p w:rsidR="4EF5E699" w:rsidP="4EF5E699" w:rsidRDefault="4EF5E699" w14:paraId="46C44F03" w14:textId="4A791B16">
      <w:pPr>
        <w:pStyle w:val="Voetnoottekst"/>
        <w:bidi w:val="0"/>
        <w:rPr>
          <w:rFonts w:ascii="Georgia Pro" w:hAnsi="Georgia Pro" w:eastAsia="Georgia Pro" w:cs="Georgia Pro"/>
          <w:noProof w:val="0"/>
          <w:color w:val="auto"/>
          <w:sz w:val="18"/>
          <w:szCs w:val="18"/>
          <w:lang w:val="en-GB"/>
        </w:rPr>
      </w:pPr>
    </w:p>
  </w:footnote>
  <w:footnote w:id="17926">
    <w:p w:rsidR="2FDF23B2" w:rsidP="2FDF23B2" w:rsidRDefault="2FDF23B2" w14:paraId="657F9CAF" w14:textId="53AA647E">
      <w:pPr>
        <w:pStyle w:val="Voetnoottekst"/>
      </w:pPr>
      <w:r w:rsidRPr="2FDF23B2">
        <w:rPr>
          <w:rStyle w:val="Voetnootmarkering"/>
        </w:rPr>
        <w:footnoteRef/>
      </w:r>
      <w:r w:rsidRPr="2FDF23B2" w:rsidR="2FDF23B2">
        <w:rPr>
          <w:rFonts w:ascii="Georgia Pro" w:hAnsi="Georgia Pro" w:eastAsia="Georgia Pro" w:cs="Georgia Pro"/>
          <w:sz w:val="18"/>
          <w:szCs w:val="18"/>
        </w:rPr>
        <w:t xml:space="preserve"> </w:t>
      </w:r>
      <w:r w:rsidRPr="2FDF23B2" w:rsidR="2FDF23B2">
        <w:rPr>
          <w:rFonts w:ascii="Georgia Pro" w:hAnsi="Georgia Pro" w:eastAsia="Georgia Pro" w:cs="Georgia Pro"/>
          <w:sz w:val="18"/>
          <w:szCs w:val="18"/>
        </w:rPr>
        <w:t xml:space="preserve">“SG Online: </w:t>
      </w:r>
      <w:proofErr w:type="spellStart"/>
      <w:r w:rsidRPr="2FDF23B2" w:rsidR="2FDF23B2">
        <w:rPr>
          <w:rFonts w:ascii="Georgia Pro" w:hAnsi="Georgia Pro" w:eastAsia="Georgia Pro" w:cs="Georgia Pro"/>
          <w:sz w:val="18"/>
          <w:szCs w:val="18"/>
        </w:rPr>
        <w:t>Wxtch</w:t>
      </w:r>
      <w:proofErr w:type="spellEnd"/>
      <w:r w:rsidRPr="2FDF23B2" w:rsidR="2FDF23B2">
        <w:rPr>
          <w:rFonts w:ascii="Georgia Pro" w:hAnsi="Georgia Pro" w:eastAsia="Georgia Pro" w:cs="Georgia Pro"/>
          <w:sz w:val="18"/>
          <w:szCs w:val="18"/>
        </w:rPr>
        <w:t xml:space="preserve"> Craft with Silvia Federici, Reclaiming magic as subversive practice.” </w:t>
      </w:r>
      <w:r>
        <w:br/>
      </w:r>
      <w:r w:rsidRPr="2FDF23B2" w:rsidR="2FDF23B2">
        <w:rPr>
          <w:rFonts w:ascii="Georgia Pro" w:hAnsi="Georgia Pro" w:eastAsia="Georgia Pro" w:cs="Georgia Pro"/>
          <w:sz w:val="18"/>
          <w:szCs w:val="18"/>
        </w:rPr>
        <w:t xml:space="preserve">KABK </w:t>
      </w:r>
      <w:proofErr w:type="spellStart"/>
      <w:r w:rsidRPr="2FDF23B2" w:rsidR="2FDF23B2">
        <w:rPr>
          <w:rFonts w:ascii="Georgia Pro" w:hAnsi="Georgia Pro" w:eastAsia="Georgia Pro" w:cs="Georgia Pro"/>
          <w:sz w:val="18"/>
          <w:szCs w:val="18"/>
        </w:rPr>
        <w:t>Studium</w:t>
      </w:r>
      <w:proofErr w:type="spellEnd"/>
      <w:r w:rsidRPr="2FDF23B2" w:rsidR="2FDF23B2">
        <w:rPr>
          <w:rFonts w:ascii="Georgia Pro" w:hAnsi="Georgia Pro" w:eastAsia="Georgia Pro" w:cs="Georgia Pro"/>
          <w:sz w:val="18"/>
          <w:szCs w:val="18"/>
        </w:rPr>
        <w:t xml:space="preserve"> </w:t>
      </w:r>
      <w:r w:rsidRPr="2FDF23B2" w:rsidR="2FDF23B2">
        <w:rPr>
          <w:rFonts w:ascii="Georgia Pro" w:hAnsi="Georgia Pro" w:eastAsia="Georgia Pro" w:cs="Georgia Pro"/>
          <w:sz w:val="18"/>
          <w:szCs w:val="18"/>
        </w:rPr>
        <w:t>Generale</w:t>
      </w:r>
      <w:r w:rsidRPr="2FDF23B2" w:rsidR="2FDF23B2">
        <w:rPr>
          <w:rFonts w:ascii="Georgia Pro" w:hAnsi="Georgia Pro" w:eastAsia="Georgia Pro" w:cs="Georgia Pro"/>
          <w:sz w:val="18"/>
          <w:szCs w:val="18"/>
        </w:rPr>
        <w:t xml:space="preserve"> 2020-2021, 12 November 2020 lecture created by Erika </w:t>
      </w:r>
      <w:proofErr w:type="spellStart"/>
      <w:r w:rsidRPr="2FDF23B2" w:rsidR="2FDF23B2">
        <w:rPr>
          <w:rFonts w:ascii="Georgia Pro" w:hAnsi="Georgia Pro" w:eastAsia="Georgia Pro" w:cs="Georgia Pro"/>
          <w:sz w:val="18"/>
          <w:szCs w:val="18"/>
        </w:rPr>
        <w:t>Sprey</w:t>
      </w:r>
      <w:proofErr w:type="spellEnd"/>
      <w:r w:rsidRPr="2FDF23B2" w:rsidR="2FDF23B2">
        <w:rPr>
          <w:rFonts w:ascii="Georgia Pro" w:hAnsi="Georgia Pro" w:eastAsia="Georgia Pro" w:cs="Georgia Pro"/>
          <w:sz w:val="18"/>
          <w:szCs w:val="18"/>
        </w:rPr>
        <w:t xml:space="preserve">, </w:t>
      </w:r>
      <w:r>
        <w:br/>
      </w:r>
      <w:r w:rsidRPr="2FDF23B2" w:rsidR="2FDF23B2">
        <w:rPr>
          <w:rFonts w:ascii="Georgia Pro" w:hAnsi="Georgia Pro" w:eastAsia="Georgia Pro" w:cs="Georgia Pro"/>
          <w:sz w:val="18"/>
          <w:szCs w:val="18"/>
        </w:rPr>
        <w:t xml:space="preserve">hosted by Melanie </w:t>
      </w:r>
      <w:proofErr w:type="spellStart"/>
      <w:r w:rsidRPr="2FDF23B2" w:rsidR="2FDF23B2">
        <w:rPr>
          <w:rFonts w:ascii="Georgia Pro" w:hAnsi="Georgia Pro" w:eastAsia="Georgia Pro" w:cs="Georgia Pro"/>
          <w:sz w:val="18"/>
          <w:szCs w:val="18"/>
        </w:rPr>
        <w:t>Bonajo</w:t>
      </w:r>
      <w:proofErr w:type="spellEnd"/>
      <w:r w:rsidRPr="2FDF23B2" w:rsidR="2FDF23B2">
        <w:rPr>
          <w:rFonts w:ascii="Georgia Pro" w:hAnsi="Georgia Pro" w:eastAsia="Georgia Pro" w:cs="Georgia Pro"/>
          <w:sz w:val="18"/>
          <w:szCs w:val="18"/>
        </w:rPr>
        <w:t xml:space="preserve">,  published by </w:t>
      </w:r>
      <w:r w:rsidRPr="2FDF23B2" w:rsidR="2FDF23B2">
        <w:rPr>
          <w:rFonts w:ascii="Georgia Pro" w:hAnsi="Georgia Pro" w:eastAsia="Georgia Pro" w:cs="Georgia Pro"/>
          <w:sz w:val="18"/>
          <w:szCs w:val="18"/>
        </w:rPr>
        <w:t>Janne</w:t>
      </w:r>
      <w:r w:rsidRPr="2FDF23B2" w:rsidR="2FDF23B2">
        <w:rPr>
          <w:rFonts w:ascii="Georgia Pro" w:hAnsi="Georgia Pro" w:eastAsia="Georgia Pro" w:cs="Georgia Pro"/>
          <w:sz w:val="18"/>
          <w:szCs w:val="18"/>
        </w:rPr>
        <w:t xml:space="preserve"> van </w:t>
      </w:r>
      <w:proofErr w:type="spellStart"/>
      <w:r w:rsidRPr="2FDF23B2" w:rsidR="2FDF23B2">
        <w:rPr>
          <w:rFonts w:ascii="Georgia Pro" w:hAnsi="Georgia Pro" w:eastAsia="Georgia Pro" w:cs="Georgia Pro"/>
          <w:sz w:val="18"/>
          <w:szCs w:val="18"/>
        </w:rPr>
        <w:t>Gilst</w:t>
      </w:r>
      <w:proofErr w:type="spellEnd"/>
      <w:r w:rsidRPr="2FDF23B2" w:rsidR="2FDF23B2">
        <w:rPr>
          <w:rFonts w:ascii="Georgia Pro" w:hAnsi="Georgia Pro" w:eastAsia="Georgia Pro" w:cs="Georgia Pro"/>
          <w:sz w:val="18"/>
          <w:szCs w:val="18"/>
        </w:rPr>
        <w:t xml:space="preserve">, 16 Nov. 2020, </w:t>
      </w:r>
      <w:r>
        <w:br/>
      </w:r>
      <w:hyperlink r:id="Rbd7216ea6e654995">
        <w:r w:rsidRPr="2FDF23B2" w:rsidR="2FDF23B2">
          <w:rPr>
            <w:rStyle w:val="Hyperlink"/>
            <w:rFonts w:ascii="Georgia Pro" w:hAnsi="Georgia Pro" w:eastAsia="Georgia Pro" w:cs="Georgia Pro"/>
            <w:sz w:val="18"/>
            <w:szCs w:val="18"/>
          </w:rPr>
          <w:t>web.microsoftstream.com/video/e5847ed0-9041-451c-ad1a-3ae90803e8d4</w:t>
        </w:r>
      </w:hyperlink>
      <w:r w:rsidRPr="2FDF23B2" w:rsidR="2FDF23B2">
        <w:rPr>
          <w:rFonts w:ascii="Georgia Pro" w:hAnsi="Georgia Pro" w:eastAsia="Georgia Pro" w:cs="Georgia Pro"/>
          <w:sz w:val="18"/>
          <w:szCs w:val="18"/>
        </w:rPr>
        <w:t xml:space="preserve">. </w:t>
      </w:r>
      <w:r>
        <w:br/>
      </w:r>
      <w:r>
        <w:br/>
      </w:r>
      <w:r w:rsidRPr="2FDF23B2" w:rsidR="2FDF23B2">
        <w:rPr>
          <w:rFonts w:ascii="Georgia Pro" w:hAnsi="Georgia Pro" w:eastAsia="Georgia Pro" w:cs="Georgia Pro"/>
          <w:sz w:val="18"/>
          <w:szCs w:val="18"/>
        </w:rPr>
        <w:t>From 15</w:t>
      </w:r>
      <w:r w:rsidRPr="2FDF23B2" w:rsidR="2FDF23B2">
        <w:rPr>
          <w:rFonts w:ascii="Georgia Pro" w:hAnsi="Georgia Pro" w:eastAsia="Georgia Pro" w:cs="Georgia Pro"/>
          <w:sz w:val="18"/>
          <w:szCs w:val="18"/>
          <w:vertAlign w:val="superscript"/>
        </w:rPr>
        <w:t>th</w:t>
      </w:r>
      <w:r w:rsidRPr="2FDF23B2" w:rsidR="2FDF23B2">
        <w:rPr>
          <w:rFonts w:ascii="Georgia Pro" w:hAnsi="Georgia Pro" w:eastAsia="Georgia Pro" w:cs="Georgia Pro"/>
          <w:sz w:val="18"/>
          <w:szCs w:val="18"/>
        </w:rPr>
        <w:t>, moreover in the 16</w:t>
      </w:r>
      <w:r w:rsidRPr="2FDF23B2" w:rsidR="2FDF23B2">
        <w:rPr>
          <w:rFonts w:ascii="Georgia Pro" w:hAnsi="Georgia Pro" w:eastAsia="Georgia Pro" w:cs="Georgia Pro"/>
          <w:sz w:val="18"/>
          <w:szCs w:val="18"/>
          <w:vertAlign w:val="superscript"/>
        </w:rPr>
        <w:t>th</w:t>
      </w:r>
      <w:r w:rsidRPr="2FDF23B2" w:rsidR="2FDF23B2">
        <w:rPr>
          <w:rFonts w:ascii="Georgia Pro" w:hAnsi="Georgia Pro" w:eastAsia="Georgia Pro" w:cs="Georgia Pro"/>
          <w:sz w:val="18"/>
          <w:szCs w:val="18"/>
        </w:rPr>
        <w:t xml:space="preserve"> and 17</w:t>
      </w:r>
      <w:r w:rsidRPr="2FDF23B2" w:rsidR="2FDF23B2">
        <w:rPr>
          <w:rFonts w:ascii="Georgia Pro" w:hAnsi="Georgia Pro" w:eastAsia="Georgia Pro" w:cs="Georgia Pro"/>
          <w:sz w:val="18"/>
          <w:szCs w:val="18"/>
          <w:vertAlign w:val="superscript"/>
        </w:rPr>
        <w:t>th</w:t>
      </w:r>
      <w:r w:rsidRPr="2FDF23B2" w:rsidR="2FDF23B2">
        <w:rPr>
          <w:rFonts w:ascii="Georgia Pro" w:hAnsi="Georgia Pro" w:eastAsia="Georgia Pro" w:cs="Georgia Pro"/>
          <w:sz w:val="18"/>
          <w:szCs w:val="18"/>
        </w:rPr>
        <w:t xml:space="preserve"> century, witch-hunting was something practised very commonly, and this range of terror and extreme torture ended in Europe near the 18</w:t>
      </w:r>
      <w:r w:rsidRPr="2FDF23B2" w:rsidR="2FDF23B2">
        <w:rPr>
          <w:rFonts w:ascii="Georgia Pro" w:hAnsi="Georgia Pro" w:eastAsia="Georgia Pro" w:cs="Georgia Pro"/>
          <w:sz w:val="18"/>
          <w:szCs w:val="18"/>
          <w:vertAlign w:val="superscript"/>
        </w:rPr>
        <w:t>th</w:t>
      </w:r>
      <w:r w:rsidRPr="2FDF23B2" w:rsidR="2FDF23B2">
        <w:rPr>
          <w:rFonts w:ascii="Georgia Pro" w:hAnsi="Georgia Pro" w:eastAsia="Georgia Pro" w:cs="Georgia Pro"/>
          <w:sz w:val="18"/>
          <w:szCs w:val="18"/>
        </w:rPr>
        <w:t xml:space="preserve"> century.</w:t>
      </w:r>
      <w:r>
        <w:br/>
      </w:r>
    </w:p>
  </w:footnote>
  <w:footnote w:id="4470">
    <w:p w:rsidR="2FDF23B2" w:rsidP="2FDF23B2" w:rsidRDefault="2FDF23B2" w14:paraId="008A8072" w14:textId="6CA4EAEF">
      <w:pPr>
        <w:pStyle w:val="Voetnoottekst"/>
        <w:bidi w:val="0"/>
        <w:rPr>
          <w:rFonts w:ascii="Georgia Pro" w:hAnsi="Georgia Pro" w:eastAsia="Georgia Pro" w:cs="Georgia Pro"/>
          <w:noProof w:val="0"/>
          <w:sz w:val="18"/>
          <w:szCs w:val="18"/>
          <w:lang w:val="en-GB"/>
        </w:rPr>
      </w:pPr>
      <w:r w:rsidRPr="2FDF23B2">
        <w:rPr>
          <w:rStyle w:val="Voetnootmarkering"/>
          <w:rFonts w:ascii="Georgia Pro" w:hAnsi="Georgia Pro" w:eastAsia="Georgia Pro" w:cs="Georgia Pro"/>
          <w:sz w:val="18"/>
          <w:szCs w:val="18"/>
        </w:rPr>
        <w:footnoteRef/>
      </w:r>
      <w:r w:rsidRPr="2FDF23B2" w:rsidR="2FDF23B2">
        <w:rPr>
          <w:rFonts w:ascii="Georgia Pro" w:hAnsi="Georgia Pro" w:eastAsia="Georgia Pro" w:cs="Georgia Pro"/>
          <w:sz w:val="18"/>
          <w:szCs w:val="18"/>
        </w:rPr>
        <w:t xml:space="preserve"> </w:t>
      </w:r>
      <w:r w:rsidRPr="2FDF23B2" w:rsidR="2FDF23B2">
        <w:rPr>
          <w:rFonts w:ascii="Georgia Pro" w:hAnsi="Georgia Pro" w:eastAsia="Georgia Pro" w:cs="Georgia Pro"/>
          <w:noProof w:val="0"/>
          <w:sz w:val="18"/>
          <w:szCs w:val="18"/>
          <w:lang w:val="en-GB"/>
        </w:rPr>
        <w:t xml:space="preserve">There are no hard facts for the example of the Salem </w:t>
      </w:r>
      <w:proofErr w:type="gramStart"/>
      <w:r w:rsidRPr="2FDF23B2" w:rsidR="2FDF23B2">
        <w:rPr>
          <w:rFonts w:ascii="Georgia Pro" w:hAnsi="Georgia Pro" w:eastAsia="Georgia Pro" w:cs="Georgia Pro"/>
          <w:noProof w:val="0"/>
          <w:sz w:val="18"/>
          <w:szCs w:val="18"/>
          <w:lang w:val="en-GB"/>
        </w:rPr>
        <w:t>witch</w:t>
      </w:r>
      <w:proofErr w:type="gramEnd"/>
      <w:r w:rsidRPr="2FDF23B2" w:rsidR="2FDF23B2">
        <w:rPr>
          <w:rFonts w:ascii="Georgia Pro" w:hAnsi="Georgia Pro" w:eastAsia="Georgia Pro" w:cs="Georgia Pro"/>
          <w:noProof w:val="0"/>
          <w:sz w:val="18"/>
          <w:szCs w:val="18"/>
          <w:lang w:val="en-GB"/>
        </w:rPr>
        <w:t xml:space="preserve"> trials (1692-1693), which has been linked to the “ergotism-theory.” Where bad bread and the fungus </w:t>
      </w:r>
      <w:r w:rsidRPr="2FDF23B2" w:rsidR="2FDF23B2">
        <w:rPr>
          <w:rFonts w:ascii="Georgia Pro" w:hAnsi="Georgia Pro" w:eastAsia="Georgia Pro" w:cs="Georgia Pro"/>
          <w:i w:val="1"/>
          <w:iCs w:val="1"/>
          <w:noProof w:val="0"/>
          <w:sz w:val="18"/>
          <w:szCs w:val="18"/>
          <w:lang w:val="en-GB"/>
        </w:rPr>
        <w:t>ergot</w:t>
      </w:r>
      <w:r w:rsidRPr="2FDF23B2" w:rsidR="2FDF23B2">
        <w:rPr>
          <w:rFonts w:ascii="Georgia Pro" w:hAnsi="Georgia Pro" w:eastAsia="Georgia Pro" w:cs="Georgia Pro"/>
          <w:i w:val="0"/>
          <w:iCs w:val="0"/>
          <w:noProof w:val="0"/>
          <w:sz w:val="18"/>
          <w:szCs w:val="18"/>
          <w:lang w:val="en-GB"/>
        </w:rPr>
        <w:t xml:space="preserve"> would be the underlying cause of the witch trials. Even though this might not be confirmed, there are enough cases, even so until today in the 21</w:t>
      </w:r>
      <w:r w:rsidRPr="2FDF23B2" w:rsidR="2FDF23B2">
        <w:rPr>
          <w:rFonts w:ascii="Georgia Pro" w:hAnsi="Georgia Pro" w:eastAsia="Georgia Pro" w:cs="Georgia Pro"/>
          <w:i w:val="0"/>
          <w:iCs w:val="0"/>
          <w:noProof w:val="0"/>
          <w:sz w:val="18"/>
          <w:szCs w:val="18"/>
          <w:vertAlign w:val="superscript"/>
          <w:lang w:val="en-GB"/>
        </w:rPr>
        <w:t>st</w:t>
      </w:r>
      <w:r w:rsidRPr="2FDF23B2" w:rsidR="2FDF23B2">
        <w:rPr>
          <w:rFonts w:ascii="Georgia Pro" w:hAnsi="Georgia Pro" w:eastAsia="Georgia Pro" w:cs="Georgia Pro"/>
          <w:i w:val="0"/>
          <w:iCs w:val="0"/>
          <w:noProof w:val="0"/>
          <w:sz w:val="18"/>
          <w:szCs w:val="18"/>
          <w:lang w:val="en-GB"/>
        </w:rPr>
        <w:t xml:space="preserve"> century, where folk healers are accused of </w:t>
      </w:r>
      <w:proofErr w:type="gramStart"/>
      <w:r w:rsidRPr="2FDF23B2" w:rsidR="2FDF23B2">
        <w:rPr>
          <w:rFonts w:ascii="Georgia Pro" w:hAnsi="Georgia Pro" w:eastAsia="Georgia Pro" w:cs="Georgia Pro"/>
          <w:i w:val="0"/>
          <w:iCs w:val="0"/>
          <w:noProof w:val="0"/>
          <w:sz w:val="18"/>
          <w:szCs w:val="18"/>
          <w:lang w:val="en-GB"/>
        </w:rPr>
        <w:t>witch-craft</w:t>
      </w:r>
      <w:proofErr w:type="gramEnd"/>
      <w:r w:rsidRPr="2FDF23B2" w:rsidR="2FDF23B2">
        <w:rPr>
          <w:rFonts w:ascii="Georgia Pro" w:hAnsi="Georgia Pro" w:eastAsia="Georgia Pro" w:cs="Georgia Pro"/>
          <w:i w:val="0"/>
          <w:iCs w:val="0"/>
          <w:noProof w:val="0"/>
          <w:sz w:val="18"/>
          <w:szCs w:val="18"/>
          <w:lang w:val="en-GB"/>
        </w:rPr>
        <w:t xml:space="preserve">. See: </w:t>
      </w:r>
      <w:r w:rsidRPr="2FDF23B2" w:rsidR="2FDF23B2">
        <w:rPr>
          <w:rFonts w:ascii="Georgia Pro" w:hAnsi="Georgia Pro" w:eastAsia="Georgia Pro" w:cs="Georgia Pro"/>
          <w:noProof w:val="0"/>
          <w:sz w:val="18"/>
          <w:szCs w:val="18"/>
          <w:lang w:val="en-GB"/>
        </w:rPr>
        <w:t xml:space="preserve">Edwards, Phil, and Estelle Caswell. “The Hallucinogens That Might Have Sparked the Salem Witch Trials.” </w:t>
      </w:r>
      <w:r w:rsidRPr="2FDF23B2" w:rsidR="2FDF23B2">
        <w:rPr>
          <w:rFonts w:ascii="Georgia Pro" w:hAnsi="Georgia Pro" w:eastAsia="Georgia Pro" w:cs="Georgia Pro"/>
          <w:i w:val="1"/>
          <w:iCs w:val="1"/>
          <w:noProof w:val="0"/>
          <w:sz w:val="18"/>
          <w:szCs w:val="18"/>
          <w:lang w:val="en-GB"/>
        </w:rPr>
        <w:t>Vox</w:t>
      </w:r>
      <w:r w:rsidRPr="2FDF23B2" w:rsidR="2FDF23B2">
        <w:rPr>
          <w:rFonts w:ascii="Georgia Pro" w:hAnsi="Georgia Pro" w:eastAsia="Georgia Pro" w:cs="Georgia Pro"/>
          <w:noProof w:val="0"/>
          <w:sz w:val="18"/>
          <w:szCs w:val="18"/>
          <w:lang w:val="en-GB"/>
        </w:rPr>
        <w:t xml:space="preserve">, 29 Oct. 2015, </w:t>
      </w:r>
      <w:hyperlink r:id="R9bc28d8adc5e4f93">
        <w:r w:rsidRPr="2FDF23B2" w:rsidR="2FDF23B2">
          <w:rPr>
            <w:rStyle w:val="Hyperlink"/>
            <w:rFonts w:ascii="Georgia Pro" w:hAnsi="Georgia Pro" w:eastAsia="Georgia Pro" w:cs="Georgia Pro"/>
            <w:noProof w:val="0"/>
            <w:sz w:val="18"/>
            <w:szCs w:val="18"/>
            <w:lang w:val="en-GB"/>
          </w:rPr>
          <w:t>www.vox.com/2015/10/29/9620542/salem-witch-trials-ergotism</w:t>
        </w:r>
      </w:hyperlink>
      <w:r w:rsidRPr="2FDF23B2" w:rsidR="2FDF23B2">
        <w:rPr>
          <w:rFonts w:ascii="Georgia Pro" w:hAnsi="Georgia Pro" w:eastAsia="Georgia Pro" w:cs="Georgia Pro"/>
          <w:noProof w:val="0"/>
          <w:sz w:val="18"/>
          <w:szCs w:val="18"/>
          <w:lang w:val="en-GB"/>
        </w:rPr>
        <w:t xml:space="preserve">. </w:t>
      </w:r>
      <w:r>
        <w:br/>
      </w:r>
    </w:p>
  </w:footnote>
  <w:footnote w:id="12708">
    <w:p w:rsidR="2FDF23B2" w:rsidP="2FDF23B2" w:rsidRDefault="2FDF23B2" w14:paraId="7489B232" w14:textId="64F0B832">
      <w:pPr>
        <w:pStyle w:val="Standaard"/>
        <w:bidi w:val="0"/>
        <w:rPr>
          <w:rFonts w:ascii="Georgia Pro" w:hAnsi="Georgia Pro" w:eastAsia="Georgia Pro" w:cs="Georgia Pro"/>
          <w:noProof w:val="0"/>
          <w:sz w:val="18"/>
          <w:szCs w:val="18"/>
          <w:lang w:val="en-GB"/>
        </w:rPr>
      </w:pPr>
      <w:r w:rsidRPr="2FDF23B2">
        <w:rPr>
          <w:rStyle w:val="Voetnootmarkering"/>
          <w:rFonts w:ascii="Georgia Pro" w:hAnsi="Georgia Pro" w:eastAsia="Georgia Pro" w:cs="Georgia Pro"/>
          <w:sz w:val="18"/>
          <w:szCs w:val="18"/>
        </w:rPr>
        <w:footnoteRef/>
      </w:r>
      <w:r w:rsidRPr="2FDF23B2" w:rsidR="2FDF23B2">
        <w:rPr>
          <w:rFonts w:ascii="Georgia Pro" w:hAnsi="Georgia Pro" w:eastAsia="Georgia Pro" w:cs="Georgia Pro"/>
          <w:sz w:val="18"/>
          <w:szCs w:val="18"/>
        </w:rPr>
        <w:t xml:space="preserve"> Schons, Mary. "Witch Trials in the 21st Century." </w:t>
      </w:r>
      <w:r w:rsidRPr="2FDF23B2" w:rsidR="2FDF23B2">
        <w:rPr>
          <w:rFonts w:ascii="Georgia Pro" w:hAnsi="Georgia Pro" w:eastAsia="Georgia Pro" w:cs="Georgia Pro"/>
          <w:i w:val="1"/>
          <w:iCs w:val="1"/>
          <w:noProof w:val="0"/>
          <w:sz w:val="18"/>
          <w:szCs w:val="18"/>
          <w:lang w:val="en-GB"/>
        </w:rPr>
        <w:t>National Geographic</w:t>
      </w:r>
      <w:r w:rsidRPr="2FDF23B2" w:rsidR="2FDF23B2">
        <w:rPr>
          <w:rFonts w:ascii="Georgia Pro" w:hAnsi="Georgia Pro" w:eastAsia="Georgia Pro" w:cs="Georgia Pro"/>
          <w:noProof w:val="0"/>
          <w:sz w:val="18"/>
          <w:szCs w:val="18"/>
          <w:lang w:val="en-GB"/>
        </w:rPr>
        <w:t xml:space="preserve">, 15 Sep. 2022, </w:t>
      </w:r>
      <w:hyperlink r:id="R85cd04646f6f4404">
        <w:r w:rsidRPr="2FDF23B2" w:rsidR="2FDF23B2">
          <w:rPr>
            <w:rStyle w:val="Hyperlink"/>
            <w:rFonts w:ascii="Georgia Pro" w:hAnsi="Georgia Pro" w:eastAsia="Georgia Pro" w:cs="Georgia Pro"/>
            <w:noProof w:val="0"/>
            <w:sz w:val="18"/>
            <w:szCs w:val="18"/>
            <w:lang w:val="en-GB"/>
          </w:rPr>
          <w:t>education.nationalgeographic.org/resource/witch-trials-21st-century/</w:t>
        </w:r>
        <w:r>
          <w:br/>
        </w:r>
        <w:r>
          <w:br/>
        </w:r>
      </w:hyperlink>
      <w:r w:rsidRPr="2FDF23B2" w:rsidR="2FDF23B2">
        <w:rPr>
          <w:rFonts w:ascii="Georgia Pro" w:hAnsi="Georgia Pro" w:eastAsia="Georgia Pro" w:cs="Georgia Pro"/>
          <w:noProof w:val="0"/>
          <w:sz w:val="18"/>
          <w:szCs w:val="18"/>
          <w:lang w:val="en-GB"/>
        </w:rPr>
        <w:t xml:space="preserve">Silverman, Leah. "The History </w:t>
      </w:r>
      <w:proofErr w:type="gramStart"/>
      <w:r w:rsidRPr="2FDF23B2" w:rsidR="2FDF23B2">
        <w:rPr>
          <w:rFonts w:ascii="Georgia Pro" w:hAnsi="Georgia Pro" w:eastAsia="Georgia Pro" w:cs="Georgia Pro"/>
          <w:noProof w:val="0"/>
          <w:sz w:val="18"/>
          <w:szCs w:val="18"/>
          <w:lang w:val="en-GB"/>
        </w:rPr>
        <w:t>Of</w:t>
      </w:r>
      <w:proofErr w:type="gramEnd"/>
      <w:r w:rsidRPr="2FDF23B2" w:rsidR="2FDF23B2">
        <w:rPr>
          <w:rFonts w:ascii="Georgia Pro" w:hAnsi="Georgia Pro" w:eastAsia="Georgia Pro" w:cs="Georgia Pro"/>
          <w:noProof w:val="0"/>
          <w:sz w:val="18"/>
          <w:szCs w:val="18"/>
          <w:lang w:val="en-GB"/>
        </w:rPr>
        <w:t xml:space="preserve"> Witches: How Christianity </w:t>
      </w:r>
      <w:proofErr w:type="gramStart"/>
      <w:r w:rsidRPr="2FDF23B2" w:rsidR="2FDF23B2">
        <w:rPr>
          <w:rFonts w:ascii="Georgia Pro" w:hAnsi="Georgia Pro" w:eastAsia="Georgia Pro" w:cs="Georgia Pro"/>
          <w:noProof w:val="0"/>
          <w:sz w:val="18"/>
          <w:szCs w:val="18"/>
          <w:lang w:val="en-GB"/>
        </w:rPr>
        <w:t>And</w:t>
      </w:r>
      <w:proofErr w:type="gramEnd"/>
      <w:r w:rsidRPr="2FDF23B2" w:rsidR="2FDF23B2">
        <w:rPr>
          <w:rFonts w:ascii="Georgia Pro" w:hAnsi="Georgia Pro" w:eastAsia="Georgia Pro" w:cs="Georgia Pro"/>
          <w:noProof w:val="0"/>
          <w:sz w:val="18"/>
          <w:szCs w:val="18"/>
          <w:lang w:val="en-GB"/>
        </w:rPr>
        <w:t xml:space="preserve"> Misogyny Turned Revered Healers </w:t>
      </w:r>
      <w:proofErr w:type="gramStart"/>
      <w:r w:rsidRPr="2FDF23B2" w:rsidR="2FDF23B2">
        <w:rPr>
          <w:rFonts w:ascii="Georgia Pro" w:hAnsi="Georgia Pro" w:eastAsia="Georgia Pro" w:cs="Georgia Pro"/>
          <w:noProof w:val="0"/>
          <w:sz w:val="18"/>
          <w:szCs w:val="18"/>
          <w:lang w:val="en-GB"/>
        </w:rPr>
        <w:t>Into</w:t>
      </w:r>
      <w:proofErr w:type="gramEnd"/>
      <w:r w:rsidRPr="2FDF23B2" w:rsidR="2FDF23B2">
        <w:rPr>
          <w:rFonts w:ascii="Georgia Pro" w:hAnsi="Georgia Pro" w:eastAsia="Georgia Pro" w:cs="Georgia Pro"/>
          <w:noProof w:val="0"/>
          <w:sz w:val="18"/>
          <w:szCs w:val="18"/>
          <w:lang w:val="en-GB"/>
        </w:rPr>
        <w:t xml:space="preserve"> Wicked Pariahs." </w:t>
      </w:r>
      <w:r w:rsidRPr="2FDF23B2" w:rsidR="2FDF23B2">
        <w:rPr>
          <w:rFonts w:ascii="Georgia Pro" w:hAnsi="Georgia Pro" w:eastAsia="Georgia Pro" w:cs="Georgia Pro"/>
          <w:i w:val="1"/>
          <w:iCs w:val="1"/>
          <w:noProof w:val="0"/>
          <w:sz w:val="18"/>
          <w:szCs w:val="18"/>
          <w:lang w:val="en-GB"/>
        </w:rPr>
        <w:t>All Thats Interesting</w:t>
      </w:r>
      <w:r w:rsidRPr="2FDF23B2" w:rsidR="2FDF23B2">
        <w:rPr>
          <w:rFonts w:ascii="Georgia Pro" w:hAnsi="Georgia Pro" w:eastAsia="Georgia Pro" w:cs="Georgia Pro"/>
          <w:noProof w:val="0"/>
          <w:sz w:val="18"/>
          <w:szCs w:val="18"/>
          <w:lang w:val="en-GB"/>
        </w:rPr>
        <w:t xml:space="preserve">, 31 Oct. 2015, </w:t>
      </w:r>
      <w:hyperlink r:id="R440a27cd9d604deb">
        <w:r w:rsidRPr="2FDF23B2" w:rsidR="2FDF23B2">
          <w:rPr>
            <w:rStyle w:val="Hyperlink"/>
            <w:rFonts w:ascii="Georgia Pro" w:hAnsi="Georgia Pro" w:eastAsia="Georgia Pro" w:cs="Georgia Pro"/>
            <w:noProof w:val="0"/>
            <w:sz w:val="18"/>
            <w:szCs w:val="18"/>
            <w:lang w:val="en-GB"/>
          </w:rPr>
          <w:t>allthatsinteresting.com/history-of-witches</w:t>
        </w:r>
      </w:hyperlink>
      <w:r w:rsidRPr="2FDF23B2" w:rsidR="2FDF23B2">
        <w:rPr>
          <w:rFonts w:ascii="Georgia Pro" w:hAnsi="Georgia Pro" w:eastAsia="Georgia Pro" w:cs="Georgia Pro"/>
          <w:noProof w:val="0"/>
          <w:sz w:val="18"/>
          <w:szCs w:val="18"/>
          <w:lang w:val="en-GB"/>
        </w:rPr>
        <w:t>.</w:t>
      </w:r>
    </w:p>
    <w:p w:rsidR="2FDF23B2" w:rsidP="2FDF23B2" w:rsidRDefault="2FDF23B2" w14:paraId="195902C4" w14:textId="1A13A21D">
      <w:pPr>
        <w:pStyle w:val="Voetnoottekst"/>
        <w:bidi w:val="0"/>
        <w:rPr>
          <w:rFonts w:ascii="Georgia Pro" w:hAnsi="Georgia Pro" w:eastAsia="Georgia Pro" w:cs="Georgia Pro"/>
          <w:noProof w:val="0"/>
          <w:sz w:val="18"/>
          <w:szCs w:val="18"/>
          <w:lang w:val="en-GB"/>
        </w:rPr>
      </w:pPr>
      <w:r>
        <w:br/>
      </w:r>
    </w:p>
  </w:footnote>
  <w:footnote w:id="16955">
    <w:p w:rsidR="2FDF23B2" w:rsidP="2FDF23B2" w:rsidRDefault="2FDF23B2" w14:paraId="697E60C8" w14:textId="0023956B">
      <w:pPr>
        <w:pStyle w:val="Standaard"/>
        <w:bidi w:val="0"/>
        <w:rPr>
          <w:rFonts w:ascii="Georgia Pro" w:hAnsi="Georgia Pro" w:eastAsia="Georgia Pro" w:cs="Georgia Pro"/>
          <w:sz w:val="18"/>
          <w:szCs w:val="18"/>
          <w:lang w:val="nl-NL"/>
        </w:rPr>
      </w:pPr>
      <w:r w:rsidRPr="2FDF23B2">
        <w:rPr>
          <w:rStyle w:val="Voetnootmarkering"/>
          <w:rFonts w:ascii="Georgia Pro" w:hAnsi="Georgia Pro" w:eastAsia="Georgia Pro" w:cs="Georgia Pro"/>
          <w:sz w:val="18"/>
          <w:szCs w:val="18"/>
        </w:rPr>
        <w:footnoteRef/>
      </w:r>
      <w:r w:rsidRPr="2FDF23B2" w:rsidR="2FDF23B2">
        <w:rPr>
          <w:rFonts w:ascii="Georgia Pro" w:hAnsi="Georgia Pro" w:eastAsia="Georgia Pro" w:cs="Georgia Pro"/>
          <w:sz w:val="18"/>
          <w:szCs w:val="18"/>
        </w:rPr>
        <w:t xml:space="preserve"> Next to the story of witch-hunting and the origin of Western European witches —the visual representation really shows how men viewed women in society. From and throughout the 15th would be depicting and translating the misogynistic male gaze by demonizing and sexualizing women's bodies through the medium of the witch. Seen as a demonic creature, often nude with strange habits: for instance, for instance riding backwards on goats and flying on broomsticks. Cohen, Alina. “A Brief History of Witchcraft in Art.” Artsy, 26 Oct. 2019, </w:t>
      </w:r>
      <w:hyperlink r:id="R96fd59a52ae342be">
        <w:r w:rsidRPr="2FDF23B2" w:rsidR="2FDF23B2">
          <w:rPr>
            <w:rStyle w:val="Hyperlink"/>
            <w:rFonts w:ascii="Georgia Pro" w:hAnsi="Georgia Pro" w:eastAsia="Georgia Pro" w:cs="Georgia Pro"/>
            <w:sz w:val="18"/>
            <w:szCs w:val="18"/>
          </w:rPr>
          <w:t>www.artsy.net/article/alina-cohen-artists-enchanted-witchcraft-centuries</w:t>
        </w:r>
      </w:hyperlink>
      <w:r w:rsidRPr="2FDF23B2" w:rsidR="2FDF23B2">
        <w:rPr>
          <w:rFonts w:ascii="Georgia Pro" w:hAnsi="Georgia Pro" w:eastAsia="Georgia Pro" w:cs="Georgia Pro"/>
          <w:sz w:val="18"/>
          <w:szCs w:val="18"/>
        </w:rPr>
        <w:t>.   Accessed 27 Jan. 2023</w:t>
      </w:r>
    </w:p>
    <w:p w:rsidR="2FDF23B2" w:rsidP="2FDF23B2" w:rsidRDefault="2FDF23B2" w14:paraId="37AD4431" w14:textId="74D27AE5">
      <w:pPr>
        <w:pStyle w:val="Voetnoottekst"/>
        <w:bidi w:val="0"/>
        <w:rPr>
          <w:rFonts w:ascii="Georgia Pro" w:hAnsi="Georgia Pro" w:eastAsia="Georgia Pro" w:cs="Georgia Pro"/>
          <w:sz w:val="18"/>
          <w:szCs w:val="18"/>
        </w:rPr>
      </w:pPr>
    </w:p>
  </w:footnote>
  <w:footnote w:id="30376">
    <w:p w:rsidR="2FDF23B2" w:rsidP="2FDF23B2" w:rsidRDefault="2FDF23B2" w14:paraId="6EFA8649" w14:textId="5B53A628">
      <w:pPr>
        <w:spacing w:after="0"/>
        <w:rPr>
          <w:rFonts w:ascii="Georgia Pro" w:hAnsi="Georgia Pro" w:eastAsia="Georgia Pro" w:cs="Georgia Pro"/>
          <w:sz w:val="18"/>
          <w:szCs w:val="18"/>
          <w:lang w:val="nl-NL"/>
        </w:rPr>
      </w:pPr>
      <w:r w:rsidRPr="2FDF23B2">
        <w:rPr>
          <w:rStyle w:val="Voetnootmarkering"/>
        </w:rPr>
        <w:footnoteRef/>
      </w:r>
      <w:r w:rsidRPr="2FDF23B2" w:rsidR="2FDF23B2">
        <w:rPr>
          <w:rFonts w:ascii="Georgia Pro" w:hAnsi="Georgia Pro" w:eastAsia="Georgia Pro" w:cs="Georgia Pro"/>
          <w:sz w:val="18"/>
          <w:szCs w:val="18"/>
        </w:rPr>
        <w:t xml:space="preserve"> Cohen, Alina. “Frances F. Denny’s Portraits of Modern-Day Witches.” Artsy, 5 Sept. 2018, </w:t>
      </w:r>
      <w:hyperlink r:id="Re479ff70a06e4971">
        <w:r w:rsidRPr="2FDF23B2" w:rsidR="2FDF23B2">
          <w:rPr>
            <w:rStyle w:val="Hyperlink"/>
            <w:rFonts w:ascii="Georgia Pro" w:hAnsi="Georgia Pro" w:eastAsia="Georgia Pro" w:cs="Georgia Pro"/>
            <w:sz w:val="18"/>
            <w:szCs w:val="18"/>
          </w:rPr>
          <w:t>www.artsy.net/article/artsy-editorial-challenging-stereotypes-frances-denny-captures-modern-day-american-witches</w:t>
        </w:r>
      </w:hyperlink>
      <w:r w:rsidRPr="2FDF23B2" w:rsidR="2FDF23B2">
        <w:rPr>
          <w:rFonts w:ascii="Georgia Pro" w:hAnsi="Georgia Pro" w:eastAsia="Georgia Pro" w:cs="Georgia Pro"/>
          <w:sz w:val="18"/>
          <w:szCs w:val="18"/>
        </w:rPr>
        <w:t>.  Accessed 27 Jan. 2023</w:t>
      </w:r>
    </w:p>
    <w:p w:rsidR="2FDF23B2" w:rsidP="2FDF23B2" w:rsidRDefault="2FDF23B2" w14:paraId="2535ADF6" w14:textId="750CE839">
      <w:pPr>
        <w:spacing w:after="0"/>
        <w:rPr>
          <w:rFonts w:ascii="Georgia Pro" w:hAnsi="Georgia Pro" w:eastAsia="Georgia Pro" w:cs="Georgia Pro"/>
          <w:sz w:val="18"/>
          <w:szCs w:val="18"/>
          <w:lang w:val="nl-NL"/>
        </w:rPr>
      </w:pPr>
    </w:p>
    <w:p w:rsidR="2FDF23B2" w:rsidP="2FDF23B2" w:rsidRDefault="2FDF23B2" w14:paraId="75E7E547" w14:textId="02D410F0">
      <w:pPr>
        <w:pStyle w:val="Voetnoottekst"/>
      </w:pPr>
    </w:p>
  </w:footnote>
  <w:footnote w:id="23438">
    <w:p w:rsidR="2FDF23B2" w:rsidP="2FDF23B2" w:rsidRDefault="2FDF23B2" w14:paraId="069BBAF4" w14:textId="123915BF">
      <w:pPr>
        <w:pStyle w:val="Voetnoottekst"/>
        <w:bidi w:val="0"/>
      </w:pPr>
      <w:r w:rsidRPr="2FDF23B2">
        <w:rPr>
          <w:rStyle w:val="Voetnootmarkering"/>
        </w:rPr>
        <w:footnoteRef/>
      </w:r>
      <w:r w:rsidR="4EF5E699">
        <w:rPr/>
        <w:t xml:space="preserve">  </w:t>
      </w:r>
      <w:r w:rsidRPr="4EF5E699" w:rsidR="4EF5E699">
        <w:rPr>
          <w:rFonts w:ascii="Georgia Pro" w:hAnsi="Georgia Pro" w:eastAsia="Georgia Pro" w:cs="Georgia Pro"/>
          <w:sz w:val="18"/>
          <w:szCs w:val="18"/>
        </w:rPr>
        <w:t xml:space="preserve">Sheldrake, Merlin. </w:t>
      </w:r>
      <w:r w:rsidRPr="4EF5E699" w:rsidR="4EF5E699">
        <w:rPr>
          <w:rFonts w:ascii="Georgia Pro" w:hAnsi="Georgia Pro" w:eastAsia="Georgia Pro" w:cs="Georgia Pro"/>
          <w:i w:val="1"/>
          <w:iCs w:val="1"/>
          <w:sz w:val="18"/>
          <w:szCs w:val="18"/>
        </w:rPr>
        <w:t xml:space="preserve">Entangled Life: How Fungi Make Our Worlds, </w:t>
      </w:r>
      <w:r>
        <w:br/>
      </w:r>
      <w:r w:rsidRPr="4EF5E699" w:rsidR="4EF5E699">
        <w:rPr>
          <w:rFonts w:ascii="Georgia Pro" w:hAnsi="Georgia Pro" w:eastAsia="Georgia Pro" w:cs="Georgia Pro"/>
          <w:i w:val="1"/>
          <w:iCs w:val="1"/>
          <w:sz w:val="18"/>
          <w:szCs w:val="18"/>
        </w:rPr>
        <w:t>Change Our Minds and Shape Our Futures</w:t>
      </w:r>
      <w:r w:rsidRPr="4EF5E699" w:rsidR="4EF5E699">
        <w:rPr>
          <w:rFonts w:ascii="Georgia Pro" w:hAnsi="Georgia Pro" w:eastAsia="Georgia Pro" w:cs="Georgia Pro"/>
          <w:sz w:val="18"/>
          <w:szCs w:val="18"/>
        </w:rPr>
        <w:t>. Reprint, Random House Trade Paperbacks, 2021.</w:t>
      </w:r>
      <w:r>
        <w:br/>
      </w:r>
    </w:p>
  </w:footnote>
  <w:footnote w:id="8925">
    <w:p w:rsidR="2FDF23B2" w:rsidP="4EF5E699" w:rsidRDefault="2FDF23B2" w14:paraId="14D079E8" w14:textId="5C6F3AB3">
      <w:pPr>
        <w:pStyle w:val="Standaard"/>
        <w:bidi w:val="0"/>
        <w:rPr>
          <w:rFonts w:ascii="Georgia Pro" w:hAnsi="Georgia Pro" w:eastAsia="Georgia Pro" w:cs="Georgia Pro"/>
          <w:sz w:val="18"/>
          <w:szCs w:val="18"/>
        </w:rPr>
      </w:pPr>
      <w:r w:rsidRPr="4EF5E699">
        <w:rPr>
          <w:rStyle w:val="Voetnootmarkering"/>
          <w:sz w:val="18"/>
          <w:szCs w:val="18"/>
        </w:rPr>
        <w:footnoteRef/>
      </w:r>
      <w:r w:rsidRPr="4EF5E699" w:rsidR="4EF5E699">
        <w:rPr>
          <w:sz w:val="18"/>
          <w:szCs w:val="18"/>
        </w:rPr>
        <w:t xml:space="preserve"> </w:t>
      </w:r>
      <w:proofErr w:type="spellStart"/>
      <w:r w:rsidRPr="4EF5E699" w:rsidR="4EF5E699">
        <w:rPr>
          <w:rFonts w:ascii="Georgia Pro" w:hAnsi="Georgia Pro" w:eastAsia="Georgia Pro" w:cs="Georgia Pro"/>
          <w:sz w:val="18"/>
          <w:szCs w:val="18"/>
          <w:lang w:val="nl-NL"/>
        </w:rPr>
        <w:t xml:space="preserve">Arce</w:t>
      </w:r>
      <w:proofErr w:type="spellEnd"/>
      <w:r w:rsidRPr="4EF5E699" w:rsidR="4EF5E699">
        <w:rPr>
          <w:rFonts w:ascii="Georgia Pro" w:hAnsi="Georgia Pro" w:eastAsia="Georgia Pro" w:cs="Georgia Pro"/>
          <w:sz w:val="18"/>
          <w:szCs w:val="18"/>
          <w:lang w:val="nl-NL"/>
        </w:rPr>
        <w:t xml:space="preserve">, </w:t>
      </w:r>
      <w:proofErr w:type="spellStart"/>
      <w:r w:rsidRPr="4EF5E699" w:rsidR="4EF5E699">
        <w:rPr>
          <w:rFonts w:ascii="Georgia Pro" w:hAnsi="Georgia Pro" w:eastAsia="Georgia Pro" w:cs="Georgia Pro"/>
          <w:sz w:val="18"/>
          <w:szCs w:val="18"/>
          <w:lang w:val="nl-NL"/>
        </w:rPr>
        <w:t xml:space="preserve">Rodríguez</w:t>
      </w:r>
      <w:proofErr w:type="spellEnd"/>
      <w:r w:rsidRPr="4EF5E699" w:rsidR="4EF5E699">
        <w:rPr>
          <w:rFonts w:ascii="Georgia Pro" w:hAnsi="Georgia Pro" w:eastAsia="Georgia Pro" w:cs="Georgia Pro"/>
          <w:sz w:val="18"/>
          <w:szCs w:val="18"/>
          <w:lang w:val="nl-NL"/>
        </w:rPr>
        <w:t xml:space="preserve">, M. José </w:t>
      </w:r>
      <w:proofErr w:type="spellStart"/>
      <w:r w:rsidRPr="4EF5E699" w:rsidR="4EF5E699">
        <w:rPr>
          <w:rFonts w:ascii="Georgia Pro" w:hAnsi="Georgia Pro" w:eastAsia="Georgia Pro" w:cs="Georgia Pro"/>
          <w:sz w:val="18"/>
          <w:szCs w:val="18"/>
          <w:lang w:val="nl-NL"/>
        </w:rPr>
        <w:t xml:space="preserve">and</w:t>
      </w:r>
      <w:proofErr w:type="spellEnd"/>
      <w:r w:rsidRPr="4EF5E699" w:rsidR="4EF5E699">
        <w:rPr>
          <w:rFonts w:ascii="Georgia Pro" w:hAnsi="Georgia Pro" w:eastAsia="Georgia Pro" w:cs="Georgia Pro"/>
          <w:sz w:val="18"/>
          <w:szCs w:val="18"/>
          <w:lang w:val="nl-NL"/>
        </w:rPr>
        <w:t xml:space="preserve"> Winkelman, J. Michael. “</w:t>
      </w:r>
      <w:proofErr w:type="spellStart"/>
      <w:r w:rsidRPr="4EF5E699" w:rsidR="4EF5E699">
        <w:rPr>
          <w:rFonts w:ascii="Georgia Pro" w:hAnsi="Georgia Pro" w:eastAsia="Georgia Pro" w:cs="Georgia Pro"/>
          <w:sz w:val="18"/>
          <w:szCs w:val="18"/>
          <w:lang w:val="nl-NL"/>
        </w:rPr>
        <w:t xml:space="preserve">Psychedelics</w:t>
      </w:r>
      <w:proofErr w:type="spellEnd"/>
      <w:r w:rsidRPr="4EF5E699" w:rsidR="4EF5E699">
        <w:rPr>
          <w:rFonts w:ascii="Georgia Pro" w:hAnsi="Georgia Pro" w:eastAsia="Georgia Pro" w:cs="Georgia Pro"/>
          <w:sz w:val="18"/>
          <w:szCs w:val="18"/>
          <w:lang w:val="nl-NL"/>
        </w:rPr>
        <w:t xml:space="preserve">, </w:t>
      </w:r>
      <w:proofErr w:type="spellStart"/>
      <w:r w:rsidRPr="4EF5E699" w:rsidR="4EF5E699">
        <w:rPr>
          <w:rFonts w:ascii="Georgia Pro" w:hAnsi="Georgia Pro" w:eastAsia="Georgia Pro" w:cs="Georgia Pro"/>
          <w:sz w:val="18"/>
          <w:szCs w:val="18"/>
          <w:lang w:val="nl-NL"/>
        </w:rPr>
        <w:t xml:space="preserve">Sociality</w:t>
      </w:r>
      <w:proofErr w:type="spellEnd"/>
      <w:r w:rsidRPr="4EF5E699" w:rsidR="4EF5E699">
        <w:rPr>
          <w:rFonts w:ascii="Georgia Pro" w:hAnsi="Georgia Pro" w:eastAsia="Georgia Pro" w:cs="Georgia Pro"/>
          <w:sz w:val="18"/>
          <w:szCs w:val="18"/>
          <w:lang w:val="nl-NL"/>
        </w:rPr>
        <w:t xml:space="preserve">, </w:t>
      </w:r>
      <w:proofErr w:type="spellStart"/>
      <w:r w:rsidRPr="4EF5E699" w:rsidR="4EF5E699">
        <w:rPr>
          <w:rFonts w:ascii="Georgia Pro" w:hAnsi="Georgia Pro" w:eastAsia="Georgia Pro" w:cs="Georgia Pro"/>
          <w:sz w:val="18"/>
          <w:szCs w:val="18"/>
          <w:lang w:val="nl-NL"/>
        </w:rPr>
        <w:t xml:space="preserve">and</w:t>
      </w:r>
      <w:proofErr w:type="spellEnd"/>
      <w:r w:rsidRPr="4EF5E699" w:rsidR="4EF5E699">
        <w:rPr>
          <w:rFonts w:ascii="Georgia Pro" w:hAnsi="Georgia Pro" w:eastAsia="Georgia Pro" w:cs="Georgia Pro"/>
          <w:sz w:val="18"/>
          <w:szCs w:val="18"/>
          <w:lang w:val="nl-NL"/>
        </w:rPr>
        <w:t xml:space="preserve"> Human </w:t>
      </w:r>
      <w:proofErr w:type="spellStart"/>
      <w:r w:rsidRPr="4EF5E699" w:rsidR="4EF5E699">
        <w:rPr>
          <w:rFonts w:ascii="Georgia Pro" w:hAnsi="Georgia Pro" w:eastAsia="Georgia Pro" w:cs="Georgia Pro"/>
          <w:sz w:val="18"/>
          <w:szCs w:val="18"/>
          <w:lang w:val="nl-NL"/>
        </w:rPr>
        <w:t xml:space="preserve">Evolution</w:t>
      </w:r>
      <w:proofErr w:type="spellEnd"/>
      <w:r w:rsidRPr="4EF5E699" w:rsidR="4EF5E699">
        <w:rPr>
          <w:rFonts w:ascii="Georgia Pro" w:hAnsi="Georgia Pro" w:eastAsia="Georgia Pro" w:cs="Georgia Pro"/>
          <w:sz w:val="18"/>
          <w:szCs w:val="18"/>
          <w:lang w:val="nl-NL"/>
        </w:rPr>
        <w:t xml:space="preserve">.”  </w:t>
      </w:r>
      <w:r>
        <w:br/>
      </w:r>
      <w:r w:rsidRPr="4EF5E699" w:rsidR="4EF5E699">
        <w:rPr>
          <w:rFonts w:ascii="Georgia Pro" w:hAnsi="Georgia Pro" w:eastAsia="Georgia Pro" w:cs="Georgia Pro"/>
          <w:i w:val="1"/>
          <w:iCs w:val="1"/>
          <w:sz w:val="18"/>
          <w:szCs w:val="18"/>
          <w:lang w:val="nl-NL"/>
        </w:rPr>
        <w:t>Frontiers</w:t>
      </w:r>
      <w:r w:rsidRPr="4EF5E699" w:rsidR="4EF5E699">
        <w:rPr>
          <w:rFonts w:ascii="Georgia Pro" w:hAnsi="Georgia Pro" w:eastAsia="Georgia Pro" w:cs="Georgia Pro"/>
          <w:sz w:val="18"/>
          <w:szCs w:val="18"/>
          <w:lang w:val="nl-NL"/>
        </w:rPr>
        <w:t xml:space="preserve">, 29 September 2021, </w:t>
      </w:r>
      <w:hyperlink r:id="Re804b36c0ae3445a">
        <w:r w:rsidRPr="4EF5E699" w:rsidR="4EF5E699">
          <w:rPr>
            <w:rStyle w:val="Hyperlink"/>
            <w:rFonts w:ascii="Georgia Pro" w:hAnsi="Georgia Pro" w:eastAsia="Georgia Pro" w:cs="Georgia Pro"/>
            <w:sz w:val="18"/>
            <w:szCs w:val="18"/>
            <w:lang w:val="nl-NL"/>
          </w:rPr>
          <w:t>https://doi.org/10.3389/fpsyg.2021.729425</w:t>
        </w:r>
      </w:hyperlink>
    </w:p>
    <w:p w:rsidR="2FDF23B2" w:rsidP="4EF5E699" w:rsidRDefault="2FDF23B2" w14:paraId="4DA5DA41" w14:textId="5E55BE9E">
      <w:pPr>
        <w:pStyle w:val="Voetnoottekst"/>
        <w:bidi w:val="0"/>
        <w:rPr>
          <w:sz w:val="18"/>
          <w:szCs w:val="18"/>
        </w:rPr>
      </w:pPr>
    </w:p>
  </w:footnote>
  <w:footnote w:id="10471">
    <w:p w:rsidR="2FDF23B2" w:rsidP="2FDF23B2" w:rsidRDefault="2FDF23B2" w14:paraId="3175F041" w14:textId="74E88378">
      <w:pPr>
        <w:pStyle w:val="Voetnoottekst"/>
        <w:rPr>
          <w:rFonts w:ascii="Georgia Pro" w:hAnsi="Georgia Pro" w:eastAsia="Georgia Pro" w:cs="Georgia Pro"/>
          <w:sz w:val="18"/>
          <w:szCs w:val="18"/>
          <w:lang w:val="nl-NL"/>
        </w:rPr>
      </w:pPr>
      <w:r w:rsidRPr="2FDF23B2">
        <w:rPr>
          <w:rStyle w:val="Voetnootmarkering"/>
          <w:rFonts w:ascii="Georgia Pro" w:hAnsi="Georgia Pro" w:eastAsia="Georgia Pro" w:cs="Georgia Pro"/>
          <w:sz w:val="18"/>
          <w:szCs w:val="18"/>
        </w:rPr>
        <w:footnoteRef/>
      </w:r>
      <w:r w:rsidRPr="2FDF23B2" w:rsidR="2FDF23B2">
        <w:rPr>
          <w:rFonts w:ascii="Georgia Pro" w:hAnsi="Georgia Pro" w:eastAsia="Georgia Pro" w:cs="Georgia Pro"/>
          <w:sz w:val="18"/>
          <w:szCs w:val="18"/>
        </w:rPr>
        <w:t xml:space="preserve"> </w:t>
      </w:r>
      <w:r w:rsidRPr="2FDF23B2" w:rsidR="2FDF23B2">
        <w:rPr>
          <w:rFonts w:ascii="Georgia Pro" w:hAnsi="Georgia Pro" w:eastAsia="Georgia Pro" w:cs="Georgia Pro"/>
          <w:sz w:val="18"/>
          <w:szCs w:val="18"/>
        </w:rPr>
        <w:t>Robitzski</w:t>
      </w:r>
      <w:r w:rsidRPr="2FDF23B2" w:rsidR="2FDF23B2">
        <w:rPr>
          <w:rFonts w:ascii="Georgia Pro" w:hAnsi="Georgia Pro" w:eastAsia="Georgia Pro" w:cs="Georgia Pro"/>
          <w:sz w:val="18"/>
          <w:szCs w:val="18"/>
        </w:rPr>
        <w:t xml:space="preserve">, Dan. “Scientist Says Astronauts Should Take Psychedelic Mushrooms in Space.” </w:t>
      </w:r>
      <w:r>
        <w:br/>
      </w:r>
      <w:r w:rsidRPr="2FDF23B2" w:rsidR="2FDF23B2">
        <w:rPr>
          <w:rFonts w:ascii="Georgia Pro" w:hAnsi="Georgia Pro" w:eastAsia="Georgia Pro" w:cs="Georgia Pro"/>
          <w:i w:val="1"/>
          <w:iCs w:val="1"/>
          <w:sz w:val="18"/>
          <w:szCs w:val="18"/>
          <w:lang w:val="nl-NL"/>
        </w:rPr>
        <w:t>Futurism</w:t>
      </w:r>
      <w:r w:rsidRPr="2FDF23B2" w:rsidR="2FDF23B2">
        <w:rPr>
          <w:rFonts w:ascii="Georgia Pro" w:hAnsi="Georgia Pro" w:eastAsia="Georgia Pro" w:cs="Georgia Pro"/>
          <w:sz w:val="18"/>
          <w:szCs w:val="18"/>
          <w:lang w:val="nl-NL"/>
        </w:rPr>
        <w:t>, 3 Aug. 2021, futurism.com/</w:t>
      </w:r>
      <w:r w:rsidRPr="2FDF23B2" w:rsidR="2FDF23B2">
        <w:rPr>
          <w:rFonts w:ascii="Georgia Pro" w:hAnsi="Georgia Pro" w:eastAsia="Georgia Pro" w:cs="Georgia Pro"/>
          <w:sz w:val="18"/>
          <w:szCs w:val="18"/>
          <w:lang w:val="nl-NL"/>
        </w:rPr>
        <w:t>neoscope</w:t>
      </w:r>
      <w:r w:rsidRPr="2FDF23B2" w:rsidR="2FDF23B2">
        <w:rPr>
          <w:rFonts w:ascii="Georgia Pro" w:hAnsi="Georgia Pro" w:eastAsia="Georgia Pro" w:cs="Georgia Pro"/>
          <w:sz w:val="18"/>
          <w:szCs w:val="18"/>
          <w:lang w:val="nl-NL"/>
        </w:rPr>
        <w:t>/astronauts-</w:t>
      </w:r>
      <w:r w:rsidRPr="2FDF23B2" w:rsidR="2FDF23B2">
        <w:rPr>
          <w:rFonts w:ascii="Georgia Pro" w:hAnsi="Georgia Pro" w:eastAsia="Georgia Pro" w:cs="Georgia Pro"/>
          <w:sz w:val="18"/>
          <w:szCs w:val="18"/>
          <w:lang w:val="nl-NL"/>
        </w:rPr>
        <w:t>psychedelic</w:t>
      </w:r>
      <w:r w:rsidRPr="2FDF23B2" w:rsidR="2FDF23B2">
        <w:rPr>
          <w:rFonts w:ascii="Georgia Pro" w:hAnsi="Georgia Pro" w:eastAsia="Georgia Pro" w:cs="Georgia Pro"/>
          <w:sz w:val="18"/>
          <w:szCs w:val="18"/>
          <w:lang w:val="nl-NL"/>
        </w:rPr>
        <w:t>-mushrooms-</w:t>
      </w:r>
      <w:r w:rsidRPr="2FDF23B2" w:rsidR="2FDF23B2">
        <w:rPr>
          <w:rFonts w:ascii="Georgia Pro" w:hAnsi="Georgia Pro" w:eastAsia="Georgia Pro" w:cs="Georgia Pro"/>
          <w:sz w:val="18"/>
          <w:szCs w:val="18"/>
          <w:lang w:val="nl-NL"/>
        </w:rPr>
        <w:t>space</w:t>
      </w:r>
      <w:r w:rsidRPr="2FDF23B2" w:rsidR="2FDF23B2">
        <w:rPr>
          <w:rFonts w:ascii="Georgia Pro" w:hAnsi="Georgia Pro" w:eastAsia="Georgia Pro" w:cs="Georgia Pro"/>
          <w:sz w:val="18"/>
          <w:szCs w:val="18"/>
          <w:lang w:val="nl-NL"/>
        </w:rPr>
        <w:t xml:space="preserve">.  </w:t>
      </w:r>
      <w:r>
        <w:br/>
      </w:r>
      <w:r>
        <w:br/>
      </w:r>
      <w:r w:rsidRPr="2FDF23B2" w:rsidR="2FDF23B2">
        <w:rPr>
          <w:rFonts w:ascii="Georgia Pro" w:hAnsi="Georgia Pro" w:eastAsia="Georgia Pro" w:cs="Georgia Pro"/>
          <w:sz w:val="18"/>
          <w:szCs w:val="18"/>
        </w:rPr>
        <w:t xml:space="preserve">From this small but very informative article, that also talks about astronauts literally being high in space, it also touches upon the use and waste of current building materials and potential new investments being made for ‘space’ constructions, either build for space stations or on planets, made up out of mushrooms or other parts of fungal bodies. I'm happy to see new interventions being made and the deepening of our minds and mental well-being, besides from our western jobs that overtime make us feel exhausted, sad and sometimes quite terrible physically and eventually mentally as well. </w:t>
      </w:r>
      <w:r>
        <w:br/>
      </w:r>
      <w:r w:rsidRPr="2FDF23B2" w:rsidR="2FDF23B2">
        <w:rPr>
          <w:rFonts w:ascii="Georgia Pro" w:hAnsi="Georgia Pro" w:eastAsia="Georgia Pro" w:cs="Georgia Pro"/>
          <w:sz w:val="18"/>
          <w:szCs w:val="18"/>
        </w:rPr>
        <w:t>As psilocybin and other psychedelic drugs are not legal without the framing of medical research, the species have been outlawed and are considered to be an illegal species. On the positive note: there might be a possibility that the Dutch government will invest more in psychedelic studies in the near future!</w:t>
      </w:r>
      <w:r>
        <w:br/>
      </w:r>
    </w:p>
    <w:p w:rsidR="2FDF23B2" w:rsidP="2FDF23B2" w:rsidRDefault="2FDF23B2" w14:paraId="08C28EC9" w14:textId="2E7B393A">
      <w:pPr>
        <w:pStyle w:val="Voetnoottekst"/>
        <w:rPr>
          <w:rFonts w:ascii="Georgia Pro" w:hAnsi="Georgia Pro" w:eastAsia="Georgia Pro" w:cs="Georgia Pro"/>
          <w:sz w:val="18"/>
          <w:szCs w:val="18"/>
          <w:lang w:val="nl-NL"/>
        </w:rPr>
      </w:pPr>
      <w:r w:rsidRPr="2FDF23B2" w:rsidR="2FDF23B2">
        <w:rPr>
          <w:rFonts w:ascii="Georgia Pro" w:hAnsi="Georgia Pro" w:eastAsia="Georgia Pro" w:cs="Georgia Pro"/>
          <w:sz w:val="18"/>
          <w:szCs w:val="18"/>
          <w:lang w:val="nl-NL"/>
        </w:rPr>
        <w:t>Hilden</w:t>
      </w:r>
      <w:r w:rsidRPr="2FDF23B2" w:rsidR="2FDF23B2">
        <w:rPr>
          <w:rFonts w:ascii="Georgia Pro" w:hAnsi="Georgia Pro" w:eastAsia="Georgia Pro" w:cs="Georgia Pro"/>
          <w:sz w:val="18"/>
          <w:szCs w:val="18"/>
          <w:lang w:val="nl-NL"/>
        </w:rPr>
        <w:t xml:space="preserve">, Nick. “Future Space Travel Might </w:t>
      </w:r>
      <w:r w:rsidRPr="2FDF23B2" w:rsidR="2FDF23B2">
        <w:rPr>
          <w:rFonts w:ascii="Georgia Pro" w:hAnsi="Georgia Pro" w:eastAsia="Georgia Pro" w:cs="Georgia Pro"/>
          <w:sz w:val="18"/>
          <w:szCs w:val="18"/>
          <w:lang w:val="nl-NL"/>
        </w:rPr>
        <w:t>Require</w:t>
      </w:r>
      <w:r w:rsidRPr="2FDF23B2" w:rsidR="2FDF23B2">
        <w:rPr>
          <w:rFonts w:ascii="Georgia Pro" w:hAnsi="Georgia Pro" w:eastAsia="Georgia Pro" w:cs="Georgia Pro"/>
          <w:sz w:val="18"/>
          <w:szCs w:val="18"/>
          <w:lang w:val="nl-NL"/>
        </w:rPr>
        <w:t xml:space="preserve"> Mushrooms.” </w:t>
      </w:r>
      <w:r w:rsidRPr="2FDF23B2" w:rsidR="2FDF23B2">
        <w:rPr>
          <w:rFonts w:ascii="Georgia Pro" w:hAnsi="Georgia Pro" w:eastAsia="Georgia Pro" w:cs="Georgia Pro"/>
          <w:i w:val="1"/>
          <w:iCs w:val="1"/>
          <w:sz w:val="18"/>
          <w:szCs w:val="18"/>
          <w:lang w:val="nl-NL"/>
        </w:rPr>
        <w:t>Scientific</w:t>
      </w:r>
      <w:r w:rsidRPr="2FDF23B2" w:rsidR="2FDF23B2">
        <w:rPr>
          <w:rFonts w:ascii="Georgia Pro" w:hAnsi="Georgia Pro" w:eastAsia="Georgia Pro" w:cs="Georgia Pro"/>
          <w:i w:val="1"/>
          <w:iCs w:val="1"/>
          <w:sz w:val="18"/>
          <w:szCs w:val="18"/>
          <w:lang w:val="nl-NL"/>
        </w:rPr>
        <w:t xml:space="preserve"> American</w:t>
      </w:r>
      <w:r w:rsidRPr="2FDF23B2" w:rsidR="2FDF23B2">
        <w:rPr>
          <w:rFonts w:ascii="Georgia Pro" w:hAnsi="Georgia Pro" w:eastAsia="Georgia Pro" w:cs="Georgia Pro"/>
          <w:sz w:val="18"/>
          <w:szCs w:val="18"/>
          <w:lang w:val="nl-NL"/>
        </w:rPr>
        <w:t xml:space="preserve">, 3 Aug. 2021, </w:t>
      </w:r>
      <w:hyperlink r:id="R1940a2590f044874">
        <w:r w:rsidRPr="2FDF23B2" w:rsidR="2FDF23B2">
          <w:rPr>
            <w:rStyle w:val="Hyperlink"/>
            <w:rFonts w:ascii="Georgia Pro" w:hAnsi="Georgia Pro" w:eastAsia="Georgia Pro" w:cs="Georgia Pro"/>
            <w:sz w:val="18"/>
            <w:szCs w:val="18"/>
            <w:lang w:val="nl-NL"/>
          </w:rPr>
          <w:t>www.scientificamerican.com/article/space-travels-most-surprising-future-ingredient-mushrooms</w:t>
        </w:r>
      </w:hyperlink>
      <w:r w:rsidRPr="2FDF23B2" w:rsidR="2FDF23B2">
        <w:rPr>
          <w:rFonts w:ascii="Georgia Pro" w:hAnsi="Georgia Pro" w:eastAsia="Georgia Pro" w:cs="Georgia Pro"/>
          <w:sz w:val="18"/>
          <w:szCs w:val="18"/>
          <w:lang w:val="nl-NL"/>
        </w:rPr>
        <w:t xml:space="preserve">. </w:t>
      </w:r>
    </w:p>
  </w:footnote>
  <w:footnote w:id="15315">
    <w:p w:rsidR="2FDF23B2" w:rsidP="2FDF23B2" w:rsidRDefault="2FDF23B2" w14:paraId="46C6CE6E" w14:textId="5457584D">
      <w:pPr>
        <w:pStyle w:val="Voetnoottekst"/>
        <w:rPr>
          <w:rFonts w:ascii="Georgia Pro" w:hAnsi="Georgia Pro" w:eastAsia="Georgia Pro" w:cs="Georgia Pro"/>
          <w:sz w:val="18"/>
          <w:szCs w:val="18"/>
          <w:lang w:val="nl-NL"/>
        </w:rPr>
      </w:pPr>
      <w:r w:rsidRPr="2FDF23B2">
        <w:rPr>
          <w:rStyle w:val="Voetnootmarkering"/>
          <w:rFonts w:ascii="Georgia Pro" w:hAnsi="Georgia Pro" w:eastAsia="Georgia Pro" w:cs="Georgia Pro"/>
          <w:sz w:val="18"/>
          <w:szCs w:val="18"/>
        </w:rPr>
        <w:footnoteRef/>
      </w:r>
      <w:r w:rsidRPr="2FDF23B2" w:rsidR="2FDF23B2">
        <w:rPr>
          <w:rFonts w:ascii="Georgia Pro" w:hAnsi="Georgia Pro" w:eastAsia="Georgia Pro" w:cs="Georgia Pro"/>
          <w:sz w:val="18"/>
          <w:szCs w:val="18"/>
        </w:rPr>
        <w:t xml:space="preserve"> Paul </w:t>
      </w:r>
      <w:proofErr w:type="spellStart"/>
      <w:r w:rsidRPr="2FDF23B2" w:rsidR="2FDF23B2">
        <w:rPr>
          <w:rFonts w:ascii="Georgia Pro" w:hAnsi="Georgia Pro" w:eastAsia="Georgia Pro" w:cs="Georgia Pro"/>
          <w:sz w:val="18"/>
          <w:szCs w:val="18"/>
          <w:lang w:val="nl-NL"/>
        </w:rPr>
        <w:t>Stamets</w:t>
      </w:r>
      <w:proofErr w:type="spellEnd"/>
      <w:r w:rsidRPr="2FDF23B2" w:rsidR="2FDF23B2">
        <w:rPr>
          <w:rFonts w:ascii="Georgia Pro" w:hAnsi="Georgia Pro" w:eastAsia="Georgia Pro" w:cs="Georgia Pro"/>
          <w:sz w:val="18"/>
          <w:szCs w:val="18"/>
          <w:lang w:val="nl-NL"/>
        </w:rPr>
        <w:t xml:space="preserve"> (1955, Salem, Ohio) is a </w:t>
      </w:r>
      <w:proofErr w:type="spellStart"/>
      <w:r w:rsidRPr="2FDF23B2" w:rsidR="2FDF23B2">
        <w:rPr>
          <w:rFonts w:ascii="Georgia Pro" w:hAnsi="Georgia Pro" w:eastAsia="Georgia Pro" w:cs="Georgia Pro"/>
          <w:sz w:val="18"/>
          <w:szCs w:val="18"/>
          <w:lang w:val="nl-NL"/>
        </w:rPr>
        <w:t>self</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thought</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mycologist</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from</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the</w:t>
      </w:r>
      <w:proofErr w:type="spellEnd"/>
      <w:r w:rsidRPr="2FDF23B2" w:rsidR="2FDF23B2">
        <w:rPr>
          <w:rFonts w:ascii="Georgia Pro" w:hAnsi="Georgia Pro" w:eastAsia="Georgia Pro" w:cs="Georgia Pro"/>
          <w:sz w:val="18"/>
          <w:szCs w:val="18"/>
          <w:lang w:val="nl-NL"/>
        </w:rPr>
        <w:t xml:space="preserve"> US, </w:t>
      </w:r>
      <w:proofErr w:type="spellStart"/>
      <w:r w:rsidRPr="2FDF23B2" w:rsidR="2FDF23B2">
        <w:rPr>
          <w:rFonts w:ascii="Georgia Pro" w:hAnsi="Georgia Pro" w:eastAsia="Georgia Pro" w:cs="Georgia Pro"/>
          <w:sz w:val="18"/>
          <w:szCs w:val="18"/>
          <w:lang w:val="nl-NL"/>
        </w:rPr>
        <w:t>whom</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also</w:t>
      </w:r>
      <w:proofErr w:type="spellEnd"/>
      <w:r w:rsidRPr="2FDF23B2" w:rsidR="2FDF23B2">
        <w:rPr>
          <w:rFonts w:ascii="Georgia Pro" w:hAnsi="Georgia Pro" w:eastAsia="Georgia Pro" w:cs="Georgia Pro"/>
          <w:sz w:val="18"/>
          <w:szCs w:val="18"/>
          <w:lang w:val="nl-NL"/>
        </w:rPr>
        <w:t xml:space="preserve"> has a PhD </w:t>
      </w:r>
      <w:proofErr w:type="spellStart"/>
      <w:r w:rsidRPr="2FDF23B2" w:rsidR="2FDF23B2">
        <w:rPr>
          <w:rFonts w:ascii="Georgia Pro" w:hAnsi="Georgia Pro" w:eastAsia="Georgia Pro" w:cs="Georgia Pro"/>
          <w:sz w:val="18"/>
          <w:szCs w:val="18"/>
          <w:lang w:val="nl-NL"/>
        </w:rPr>
        <w:t>from</w:t>
      </w:r>
      <w:proofErr w:type="spellEnd"/>
      <w:r w:rsidRPr="2FDF23B2" w:rsidR="2FDF23B2">
        <w:rPr>
          <w:rFonts w:ascii="Georgia Pro" w:hAnsi="Georgia Pro" w:eastAsia="Georgia Pro" w:cs="Georgia Pro"/>
          <w:sz w:val="18"/>
          <w:szCs w:val="18"/>
          <w:lang w:val="nl-NL"/>
        </w:rPr>
        <w:t xml:space="preserve"> NUMN, National University of Natural </w:t>
      </w:r>
      <w:proofErr w:type="spellStart"/>
      <w:r w:rsidRPr="2FDF23B2" w:rsidR="2FDF23B2">
        <w:rPr>
          <w:rFonts w:ascii="Georgia Pro" w:hAnsi="Georgia Pro" w:eastAsia="Georgia Pro" w:cs="Georgia Pro"/>
          <w:sz w:val="18"/>
          <w:szCs w:val="18"/>
          <w:lang w:val="nl-NL"/>
        </w:rPr>
        <w:t>Medicine</w:t>
      </w:r>
      <w:proofErr w:type="spellEnd"/>
      <w:r w:rsidRPr="2FDF23B2" w:rsidR="2FDF23B2">
        <w:rPr>
          <w:rFonts w:ascii="Georgia Pro" w:hAnsi="Georgia Pro" w:eastAsia="Georgia Pro" w:cs="Georgia Pro"/>
          <w:sz w:val="18"/>
          <w:szCs w:val="18"/>
          <w:lang w:val="nl-NL"/>
        </w:rPr>
        <w:t xml:space="preserve">, as Doctor of </w:t>
      </w:r>
      <w:proofErr w:type="spellStart"/>
      <w:r w:rsidRPr="2FDF23B2" w:rsidR="2FDF23B2">
        <w:rPr>
          <w:rFonts w:ascii="Georgia Pro" w:hAnsi="Georgia Pro" w:eastAsia="Georgia Pro" w:cs="Georgia Pro"/>
          <w:sz w:val="18"/>
          <w:szCs w:val="18"/>
          <w:lang w:val="nl-NL"/>
        </w:rPr>
        <w:t>Science</w:t>
      </w:r>
      <w:proofErr w:type="spellEnd"/>
      <w:r w:rsidRPr="2FDF23B2" w:rsidR="2FDF23B2">
        <w:rPr>
          <w:rFonts w:ascii="Georgia Pro" w:hAnsi="Georgia Pro" w:eastAsia="Georgia Pro" w:cs="Georgia Pro"/>
          <w:sz w:val="18"/>
          <w:szCs w:val="18"/>
          <w:lang w:val="nl-NL"/>
        </w:rPr>
        <w:t xml:space="preserve"> (HON.). </w:t>
      </w:r>
      <w:proofErr w:type="spellStart"/>
      <w:r w:rsidRPr="2FDF23B2" w:rsidR="2FDF23B2">
        <w:rPr>
          <w:rFonts w:ascii="Georgia Pro" w:hAnsi="Georgia Pro" w:eastAsia="Georgia Pro" w:cs="Georgia Pro"/>
          <w:sz w:val="18"/>
          <w:szCs w:val="18"/>
          <w:lang w:val="nl-NL"/>
        </w:rPr>
        <w:t>He's</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also</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known</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for</w:t>
      </w:r>
      <w:proofErr w:type="spellEnd"/>
      <w:r w:rsidRPr="2FDF23B2" w:rsidR="2FDF23B2">
        <w:rPr>
          <w:rFonts w:ascii="Georgia Pro" w:hAnsi="Georgia Pro" w:eastAsia="Georgia Pro" w:cs="Georgia Pro"/>
          <w:sz w:val="18"/>
          <w:szCs w:val="18"/>
          <w:lang w:val="nl-NL"/>
        </w:rPr>
        <w:t xml:space="preserve"> his </w:t>
      </w:r>
      <w:proofErr w:type="spellStart"/>
      <w:r w:rsidRPr="2FDF23B2" w:rsidR="2FDF23B2">
        <w:rPr>
          <w:rFonts w:ascii="Georgia Pro" w:hAnsi="Georgia Pro" w:eastAsia="Georgia Pro" w:cs="Georgia Pro"/>
          <w:sz w:val="18"/>
          <w:szCs w:val="18"/>
          <w:lang w:val="nl-NL"/>
        </w:rPr>
        <w:t>great</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discoveries</w:t>
      </w:r>
      <w:proofErr w:type="spellEnd"/>
      <w:r w:rsidRPr="2FDF23B2" w:rsidR="2FDF23B2">
        <w:rPr>
          <w:rFonts w:ascii="Georgia Pro" w:hAnsi="Georgia Pro" w:eastAsia="Georgia Pro" w:cs="Georgia Pro"/>
          <w:sz w:val="18"/>
          <w:szCs w:val="18"/>
          <w:lang w:val="nl-NL"/>
        </w:rPr>
        <w:t xml:space="preserve"> on new </w:t>
      </w:r>
      <w:proofErr w:type="spellStart"/>
      <w:r w:rsidRPr="2FDF23B2" w:rsidR="2FDF23B2">
        <w:rPr>
          <w:rFonts w:ascii="Georgia Pro" w:hAnsi="Georgia Pro" w:eastAsia="Georgia Pro" w:cs="Georgia Pro"/>
          <w:sz w:val="18"/>
          <w:szCs w:val="18"/>
          <w:lang w:val="nl-NL"/>
        </w:rPr>
        <w:t>psilocybin</w:t>
      </w:r>
      <w:proofErr w:type="spellEnd"/>
      <w:r w:rsidRPr="2FDF23B2" w:rsidR="2FDF23B2">
        <w:rPr>
          <w:rFonts w:ascii="Georgia Pro" w:hAnsi="Georgia Pro" w:eastAsia="Georgia Pro" w:cs="Georgia Pro"/>
          <w:sz w:val="18"/>
          <w:szCs w:val="18"/>
          <w:lang w:val="nl-NL"/>
        </w:rPr>
        <w:t xml:space="preserve"> species </w:t>
      </w:r>
      <w:proofErr w:type="spellStart"/>
      <w:r w:rsidRPr="2FDF23B2" w:rsidR="2FDF23B2">
        <w:rPr>
          <w:rFonts w:ascii="Georgia Pro" w:hAnsi="Georgia Pro" w:eastAsia="Georgia Pro" w:cs="Georgia Pro"/>
          <w:sz w:val="18"/>
          <w:szCs w:val="18"/>
          <w:lang w:val="nl-NL"/>
        </w:rPr>
        <w:t>and</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genomic</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preservations</w:t>
      </w:r>
      <w:proofErr w:type="spellEnd"/>
      <w:r w:rsidRPr="2FDF23B2" w:rsidR="2FDF23B2">
        <w:rPr>
          <w:rFonts w:ascii="Georgia Pro" w:hAnsi="Georgia Pro" w:eastAsia="Georgia Pro" w:cs="Georgia Pro"/>
          <w:sz w:val="18"/>
          <w:szCs w:val="18"/>
          <w:lang w:val="nl-NL"/>
        </w:rPr>
        <w:t xml:space="preserve">, but next </w:t>
      </w:r>
      <w:proofErr w:type="spellStart"/>
      <w:r w:rsidRPr="2FDF23B2" w:rsidR="2FDF23B2">
        <w:rPr>
          <w:rFonts w:ascii="Georgia Pro" w:hAnsi="Georgia Pro" w:eastAsia="Georgia Pro" w:cs="Georgia Pro"/>
          <w:sz w:val="18"/>
          <w:szCs w:val="18"/>
          <w:lang w:val="nl-NL"/>
        </w:rPr>
        <w:t>to</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this</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he's</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very</w:t>
      </w:r>
      <w:proofErr w:type="spellEnd"/>
      <w:r w:rsidRPr="2FDF23B2" w:rsidR="2FDF23B2">
        <w:rPr>
          <w:rFonts w:ascii="Georgia Pro" w:hAnsi="Georgia Pro" w:eastAsia="Georgia Pro" w:cs="Georgia Pro"/>
          <w:sz w:val="18"/>
          <w:szCs w:val="18"/>
          <w:lang w:val="nl-NL"/>
        </w:rPr>
        <w:t xml:space="preserve"> populair in </w:t>
      </w:r>
      <w:proofErr w:type="spellStart"/>
      <w:r w:rsidRPr="2FDF23B2" w:rsidR="2FDF23B2">
        <w:rPr>
          <w:rFonts w:ascii="Georgia Pro" w:hAnsi="Georgia Pro" w:eastAsia="Georgia Pro" w:cs="Georgia Pro"/>
          <w:sz w:val="18"/>
          <w:szCs w:val="18"/>
          <w:lang w:val="nl-NL"/>
        </w:rPr>
        <w:t>the</w:t>
      </w:r>
      <w:proofErr w:type="spellEnd"/>
      <w:r w:rsidRPr="2FDF23B2" w:rsidR="2FDF23B2">
        <w:rPr>
          <w:rFonts w:ascii="Georgia Pro" w:hAnsi="Georgia Pro" w:eastAsia="Georgia Pro" w:cs="Georgia Pro"/>
          <w:sz w:val="18"/>
          <w:szCs w:val="18"/>
          <w:lang w:val="nl-NL"/>
        </w:rPr>
        <w:t xml:space="preserve"> field of </w:t>
      </w:r>
      <w:proofErr w:type="spellStart"/>
      <w:r w:rsidRPr="2FDF23B2" w:rsidR="2FDF23B2">
        <w:rPr>
          <w:rFonts w:ascii="Georgia Pro" w:hAnsi="Georgia Pro" w:eastAsia="Georgia Pro" w:cs="Georgia Pro"/>
          <w:sz w:val="18"/>
          <w:szCs w:val="18"/>
          <w:lang w:val="nl-NL"/>
        </w:rPr>
        <w:t>mycology</w:t>
      </w:r>
      <w:proofErr w:type="spellEnd"/>
      <w:r w:rsidRPr="2FDF23B2" w:rsidR="2FDF23B2">
        <w:rPr>
          <w:rFonts w:ascii="Georgia Pro" w:hAnsi="Georgia Pro" w:eastAsia="Georgia Pro" w:cs="Georgia Pro"/>
          <w:sz w:val="18"/>
          <w:szCs w:val="18"/>
          <w:lang w:val="nl-NL"/>
        </w:rPr>
        <w:t xml:space="preserve"> </w:t>
      </w:r>
      <w:proofErr w:type="spellStart"/>
      <w:r w:rsidRPr="2FDF23B2" w:rsidR="2FDF23B2">
        <w:rPr>
          <w:rFonts w:ascii="Georgia Pro" w:hAnsi="Georgia Pro" w:eastAsia="Georgia Pro" w:cs="Georgia Pro"/>
          <w:sz w:val="18"/>
          <w:szCs w:val="18"/>
          <w:lang w:val="nl-NL"/>
        </w:rPr>
        <w:t>under</w:t>
      </w:r>
      <w:proofErr w:type="spellEnd"/>
      <w:r w:rsidRPr="2FDF23B2" w:rsidR="2FDF23B2">
        <w:rPr>
          <w:rFonts w:ascii="Georgia Pro" w:hAnsi="Georgia Pro" w:eastAsia="Georgia Pro" w:cs="Georgia Pro"/>
          <w:sz w:val="18"/>
          <w:szCs w:val="18"/>
          <w:lang w:val="nl-NL"/>
        </w:rPr>
        <w:t xml:space="preserve"> experts </w:t>
      </w:r>
      <w:proofErr w:type="spellStart"/>
      <w:r w:rsidRPr="2FDF23B2" w:rsidR="2FDF23B2">
        <w:rPr>
          <w:rFonts w:ascii="Georgia Pro" w:hAnsi="Georgia Pro" w:eastAsia="Georgia Pro" w:cs="Georgia Pro"/>
          <w:sz w:val="18"/>
          <w:szCs w:val="18"/>
          <w:lang w:val="nl-NL"/>
        </w:rPr>
        <w:t>and</w:t>
      </w:r>
      <w:proofErr w:type="spellEnd"/>
      <w:r w:rsidRPr="2FDF23B2" w:rsidR="2FDF23B2">
        <w:rPr>
          <w:rFonts w:ascii="Georgia Pro" w:hAnsi="Georgia Pro" w:eastAsia="Georgia Pro" w:cs="Georgia Pro"/>
          <w:sz w:val="18"/>
          <w:szCs w:val="18"/>
          <w:lang w:val="nl-NL"/>
        </w:rPr>
        <w:t xml:space="preserve"> amateur </w:t>
      </w:r>
      <w:proofErr w:type="spellStart"/>
      <w:r w:rsidRPr="2FDF23B2" w:rsidR="2FDF23B2">
        <w:rPr>
          <w:rFonts w:ascii="Georgia Pro" w:hAnsi="Georgia Pro" w:eastAsia="Georgia Pro" w:cs="Georgia Pro"/>
          <w:sz w:val="18"/>
          <w:szCs w:val="18"/>
          <w:lang w:val="nl-NL"/>
        </w:rPr>
        <w:t>mycologists</w:t>
      </w:r>
      <w:proofErr w:type="spellEnd"/>
      <w:r w:rsidRPr="2FDF23B2" w:rsidR="2FDF23B2">
        <w:rPr>
          <w:rFonts w:ascii="Georgia Pro" w:hAnsi="Georgia Pro" w:eastAsia="Georgia Pro" w:cs="Georgia Pro"/>
          <w:sz w:val="18"/>
          <w:szCs w:val="18"/>
          <w:lang w:val="nl-NL"/>
        </w:rPr>
        <w:t xml:space="preserve">.  </w:t>
      </w:r>
      <w:r>
        <w:br/>
      </w:r>
    </w:p>
    <w:p w:rsidR="2FDF23B2" w:rsidP="2FDF23B2" w:rsidRDefault="2FDF23B2" w14:paraId="471C6533" w14:textId="67F7F3F2">
      <w:pPr>
        <w:pStyle w:val="Voetnoottekst"/>
        <w:rPr>
          <w:rFonts w:ascii="Georgia Pro" w:hAnsi="Georgia Pro" w:eastAsia="Georgia Pro" w:cs="Georgia Pro"/>
          <w:sz w:val="18"/>
          <w:szCs w:val="18"/>
          <w:lang w:val="nl-NL"/>
        </w:rPr>
      </w:pPr>
      <w:proofErr w:type="spellStart"/>
      <w:r w:rsidRPr="2FDF23B2" w:rsidR="2FDF23B2">
        <w:rPr>
          <w:rFonts w:ascii="Georgia Pro" w:hAnsi="Georgia Pro" w:eastAsia="Georgia Pro" w:cs="Georgia Pro"/>
          <w:i w:val="1"/>
          <w:iCs w:val="1"/>
          <w:sz w:val="18"/>
          <w:szCs w:val="18"/>
          <w:lang w:val="nl-NL"/>
        </w:rPr>
        <w:t>PaulStamets</w:t>
      </w:r>
      <w:proofErr w:type="spellEnd"/>
      <w:r w:rsidRPr="2FDF23B2" w:rsidR="2FDF23B2">
        <w:rPr>
          <w:rFonts w:ascii="Georgia Pro" w:hAnsi="Georgia Pro" w:eastAsia="Georgia Pro" w:cs="Georgia Pro"/>
          <w:i w:val="1"/>
          <w:iCs w:val="1"/>
          <w:sz w:val="18"/>
          <w:szCs w:val="18"/>
          <w:lang w:val="nl-NL"/>
        </w:rPr>
        <w:t xml:space="preserve">. </w:t>
      </w:r>
      <w:hyperlink r:id="Rba74b057c40d4534">
        <w:r w:rsidRPr="2FDF23B2" w:rsidR="2FDF23B2">
          <w:rPr>
            <w:rStyle w:val="Hyperlink"/>
            <w:rFonts w:ascii="Georgia Pro" w:hAnsi="Georgia Pro" w:eastAsia="Georgia Pro" w:cs="Georgia Pro"/>
            <w:sz w:val="18"/>
            <w:szCs w:val="18"/>
            <w:lang w:val="nl-NL"/>
          </w:rPr>
          <w:t>paulstamets.com</w:t>
        </w:r>
      </w:hyperlink>
      <w:r w:rsidRPr="2FDF23B2" w:rsidR="2FDF23B2">
        <w:rPr>
          <w:rFonts w:ascii="Georgia Pro" w:hAnsi="Georgia Pro" w:eastAsia="Georgia Pro" w:cs="Georgia Pro"/>
          <w:sz w:val="18"/>
          <w:szCs w:val="18"/>
          <w:lang w:val="nl-NL"/>
        </w:rPr>
        <w:t xml:space="preserve"> </w:t>
      </w:r>
      <w:r>
        <w:br/>
      </w:r>
      <w:proofErr w:type="spellStart"/>
      <w:r w:rsidRPr="2FDF23B2" w:rsidR="2FDF23B2">
        <w:rPr>
          <w:rFonts w:ascii="Georgia Pro" w:hAnsi="Georgia Pro" w:eastAsia="Georgia Pro" w:cs="Georgia Pro"/>
          <w:sz w:val="18"/>
          <w:szCs w:val="18"/>
          <w:lang w:val="nl-NL"/>
        </w:rPr>
        <w:t>accessed</w:t>
      </w:r>
      <w:proofErr w:type="spellEnd"/>
      <w:r w:rsidRPr="2FDF23B2" w:rsidR="2FDF23B2">
        <w:rPr>
          <w:rFonts w:ascii="Georgia Pro" w:hAnsi="Georgia Pro" w:eastAsia="Georgia Pro" w:cs="Georgia Pro"/>
          <w:sz w:val="18"/>
          <w:szCs w:val="18"/>
          <w:lang w:val="nl-NL"/>
        </w:rPr>
        <w:t xml:space="preserve"> 15 Nov. 2022</w:t>
      </w:r>
      <w:r>
        <w:br/>
      </w:r>
    </w:p>
    <w:p w:rsidR="2FDF23B2" w:rsidP="2FDF23B2" w:rsidRDefault="2FDF23B2" w14:paraId="6DAF8C28" w14:textId="00FE1512">
      <w:pPr>
        <w:pStyle w:val="Voetnoottekst"/>
        <w:rPr>
          <w:rFonts w:ascii="Georgia Pro" w:hAnsi="Georgia Pro" w:eastAsia="Georgia Pro" w:cs="Georgia Pro"/>
          <w:sz w:val="18"/>
          <w:szCs w:val="18"/>
        </w:rPr>
      </w:pPr>
      <w:r w:rsidRPr="2FDF23B2" w:rsidR="2FDF23B2">
        <w:rPr>
          <w:rFonts w:ascii="Georgia Pro" w:hAnsi="Georgia Pro" w:eastAsia="Georgia Pro" w:cs="Georgia Pro"/>
          <w:sz w:val="18"/>
          <w:szCs w:val="18"/>
        </w:rPr>
        <w:t xml:space="preserve">As </w:t>
      </w:r>
      <w:r w:rsidRPr="2FDF23B2" w:rsidR="2FDF23B2">
        <w:rPr>
          <w:rFonts w:ascii="Georgia Pro" w:hAnsi="Georgia Pro" w:eastAsia="Georgia Pro" w:cs="Georgia Pro"/>
          <w:sz w:val="18"/>
          <w:szCs w:val="18"/>
        </w:rPr>
        <w:t>Stamets</w:t>
      </w:r>
      <w:r w:rsidRPr="2FDF23B2" w:rsidR="2FDF23B2">
        <w:rPr>
          <w:rFonts w:ascii="Georgia Pro" w:hAnsi="Georgia Pro" w:eastAsia="Georgia Pro" w:cs="Georgia Pro"/>
          <w:sz w:val="18"/>
          <w:szCs w:val="18"/>
        </w:rPr>
        <w:t xml:space="preserve"> has been a (self-thought) expert in the field already for decades, he's an innovative mycologist, medical researcher and author of </w:t>
      </w:r>
      <w:r w:rsidRPr="2FDF23B2" w:rsidR="2FDF23B2">
        <w:rPr>
          <w:rFonts w:ascii="Georgia Pro" w:hAnsi="Georgia Pro" w:eastAsia="Georgia Pro" w:cs="Georgia Pro"/>
          <w:i w:val="1"/>
          <w:iCs w:val="1"/>
          <w:sz w:val="18"/>
          <w:szCs w:val="18"/>
        </w:rPr>
        <w:t xml:space="preserve">The Mushroom Cultivator </w:t>
      </w:r>
      <w:r w:rsidRPr="2FDF23B2" w:rsidR="2FDF23B2">
        <w:rPr>
          <w:rFonts w:ascii="Georgia Pro" w:hAnsi="Georgia Pro" w:eastAsia="Georgia Pro" w:cs="Georgia Pro"/>
          <w:sz w:val="18"/>
          <w:szCs w:val="18"/>
        </w:rPr>
        <w:t xml:space="preserve">(1983), </w:t>
      </w:r>
      <w:r w:rsidRPr="2FDF23B2" w:rsidR="2FDF23B2">
        <w:rPr>
          <w:rFonts w:ascii="Georgia Pro" w:hAnsi="Georgia Pro" w:eastAsia="Georgia Pro" w:cs="Georgia Pro"/>
          <w:i w:val="1"/>
          <w:iCs w:val="1"/>
          <w:sz w:val="18"/>
          <w:szCs w:val="18"/>
        </w:rPr>
        <w:t xml:space="preserve">Psilocybin mushrooms of the world </w:t>
      </w:r>
      <w:r w:rsidRPr="2FDF23B2" w:rsidR="2FDF23B2">
        <w:rPr>
          <w:rFonts w:ascii="Georgia Pro" w:hAnsi="Georgia Pro" w:eastAsia="Georgia Pro" w:cs="Georgia Pro"/>
          <w:sz w:val="18"/>
          <w:szCs w:val="18"/>
        </w:rPr>
        <w:t xml:space="preserve">(1996), </w:t>
      </w:r>
      <w:r w:rsidRPr="2FDF23B2" w:rsidR="2FDF23B2">
        <w:rPr>
          <w:rFonts w:ascii="Georgia Pro" w:hAnsi="Georgia Pro" w:eastAsia="Georgia Pro" w:cs="Georgia Pro"/>
          <w:i w:val="1"/>
          <w:iCs w:val="1"/>
          <w:sz w:val="18"/>
          <w:szCs w:val="18"/>
        </w:rPr>
        <w:t xml:space="preserve">Mycelium Running </w:t>
      </w:r>
      <w:r w:rsidRPr="2FDF23B2" w:rsidR="2FDF23B2">
        <w:rPr>
          <w:rFonts w:ascii="Georgia Pro" w:hAnsi="Georgia Pro" w:eastAsia="Georgia Pro" w:cs="Georgia Pro"/>
          <w:sz w:val="18"/>
          <w:szCs w:val="18"/>
        </w:rPr>
        <w:t xml:space="preserve">(2005), and so forth. </w:t>
      </w:r>
      <w:r w:rsidRPr="2FDF23B2" w:rsidR="2FDF23B2">
        <w:rPr>
          <w:rFonts w:ascii="Georgia Pro" w:hAnsi="Georgia Pro" w:eastAsia="Georgia Pro" w:cs="Georgia Pro"/>
          <w:sz w:val="18"/>
          <w:szCs w:val="18"/>
        </w:rPr>
        <w:t>Stamets</w:t>
      </w:r>
      <w:r w:rsidRPr="2FDF23B2" w:rsidR="2FDF23B2">
        <w:rPr>
          <w:rFonts w:ascii="Georgia Pro" w:hAnsi="Georgia Pro" w:eastAsia="Georgia Pro" w:cs="Georgia Pro"/>
          <w:sz w:val="18"/>
          <w:szCs w:val="18"/>
        </w:rPr>
        <w:t xml:space="preserve"> has discovered four new psilocybe species in his career of mycology.</w:t>
      </w:r>
    </w:p>
    <w:p w:rsidR="2FDF23B2" w:rsidP="2FDF23B2" w:rsidRDefault="2FDF23B2" w14:paraId="4185FF08" w14:textId="3EE85611">
      <w:pPr>
        <w:pStyle w:val="Voetnoottekst"/>
        <w:rPr>
          <w:rFonts w:ascii="Georgia Pro" w:hAnsi="Georgia Pro" w:eastAsia="Georgia Pro" w:cs="Georgia Pro"/>
          <w:sz w:val="18"/>
          <w:szCs w:val="18"/>
        </w:rPr>
      </w:pPr>
      <w:r>
        <w:br/>
      </w:r>
      <w:r w:rsidRPr="2FDF23B2" w:rsidR="2FDF23B2">
        <w:rPr>
          <w:rFonts w:ascii="Georgia Pro" w:hAnsi="Georgia Pro" w:eastAsia="Georgia Pro" w:cs="Georgia Pro"/>
          <w:sz w:val="18"/>
          <w:szCs w:val="18"/>
        </w:rPr>
        <w:t xml:space="preserve">Whalebone. “Psilocybin on the Psyche” </w:t>
      </w:r>
      <w:r w:rsidRPr="2FDF23B2" w:rsidR="2FDF23B2">
        <w:rPr>
          <w:rFonts w:ascii="Georgia Pro" w:hAnsi="Georgia Pro" w:eastAsia="Georgia Pro" w:cs="Georgia Pro"/>
          <w:i w:val="1"/>
          <w:iCs w:val="1"/>
          <w:sz w:val="18"/>
          <w:szCs w:val="18"/>
        </w:rPr>
        <w:t>The Hippie Issue</w:t>
      </w:r>
      <w:r w:rsidRPr="2FDF23B2" w:rsidR="2FDF23B2">
        <w:rPr>
          <w:rFonts w:ascii="Georgia Pro" w:hAnsi="Georgia Pro" w:eastAsia="Georgia Pro" w:cs="Georgia Pro"/>
          <w:sz w:val="18"/>
          <w:szCs w:val="18"/>
        </w:rPr>
        <w:t xml:space="preserve">, 28 Oct. 2021, </w:t>
      </w:r>
      <w:r>
        <w:br/>
      </w:r>
      <w:hyperlink r:id="R4ba71866909c40c3">
        <w:r w:rsidRPr="2FDF23B2" w:rsidR="2FDF23B2">
          <w:rPr>
            <w:rStyle w:val="Hyperlink"/>
            <w:rFonts w:ascii="Georgia Pro" w:hAnsi="Georgia Pro" w:eastAsia="Georgia Pro" w:cs="Georgia Pro"/>
            <w:sz w:val="18"/>
            <w:szCs w:val="18"/>
          </w:rPr>
          <w:t>whalebonemag.com/psilocybin-on-the-psyche/</w:t>
        </w:r>
        <w:r>
          <w:br/>
        </w:r>
      </w:hyperlink>
      <w:r w:rsidRPr="2FDF23B2" w:rsidR="2FDF23B2">
        <w:rPr>
          <w:rFonts w:ascii="Georgia Pro" w:hAnsi="Georgia Pro" w:eastAsia="Georgia Pro" w:cs="Georgia Pro"/>
          <w:sz w:val="18"/>
          <w:szCs w:val="18"/>
        </w:rPr>
        <w:t>A</w:t>
      </w:r>
      <w:r w:rsidRPr="2FDF23B2" w:rsidR="2FDF23B2">
        <w:rPr>
          <w:rFonts w:ascii="Georgia Pro" w:hAnsi="Georgia Pro" w:eastAsia="Georgia Pro" w:cs="Georgia Pro"/>
          <w:sz w:val="18"/>
          <w:szCs w:val="18"/>
        </w:rPr>
        <w:t>ccessed Nov. 27 2022</w:t>
      </w:r>
    </w:p>
  </w:footnote>
  <w:footnote w:id="22912">
    <w:p w:rsidR="2FDF23B2" w:rsidP="2FDF23B2" w:rsidRDefault="2FDF23B2" w14:paraId="484AA876" w14:textId="6C0AB725">
      <w:pPr>
        <w:pStyle w:val="Voetnoottekst"/>
      </w:pPr>
      <w:r w:rsidRPr="2FDF23B2">
        <w:rPr>
          <w:rStyle w:val="Voetnootmarkering"/>
          <w:rFonts w:ascii="Georgia Pro" w:hAnsi="Georgia Pro" w:eastAsia="Georgia Pro" w:cs="Georgia Pro"/>
        </w:rPr>
        <w:footnoteRef/>
      </w:r>
      <w:r w:rsidR="2FDF23B2">
        <w:rPr/>
        <w:t xml:space="preserve"> </w:t>
      </w:r>
      <w:r w:rsidRPr="2FDF23B2" w:rsidR="2FDF23B2">
        <w:rPr>
          <w:rFonts w:ascii="Georgia Pro" w:hAnsi="Georgia Pro" w:eastAsia="Georgia Pro" w:cs="Georgia Pro"/>
          <w:sz w:val="18"/>
          <w:szCs w:val="18"/>
        </w:rPr>
        <w:t>Stadlen</w:t>
      </w:r>
      <w:r w:rsidRPr="2FDF23B2" w:rsidR="2FDF23B2">
        <w:rPr>
          <w:rFonts w:ascii="Georgia Pro" w:hAnsi="Georgia Pro" w:eastAsia="Georgia Pro" w:cs="Georgia Pro"/>
          <w:sz w:val="18"/>
          <w:szCs w:val="18"/>
        </w:rPr>
        <w:t xml:space="preserve">, Matthew, host. “Michael Pollan - How to Change Your Mind.” </w:t>
      </w:r>
      <w:r>
        <w:br/>
      </w:r>
      <w:r w:rsidRPr="2FDF23B2" w:rsidR="2FDF23B2">
        <w:rPr>
          <w:rFonts w:ascii="Georgia Pro" w:hAnsi="Georgia Pro" w:eastAsia="Georgia Pro" w:cs="Georgia Pro"/>
          <w:i w:val="1"/>
          <w:iCs w:val="1"/>
          <w:sz w:val="18"/>
          <w:szCs w:val="18"/>
        </w:rPr>
        <w:t>How To Academy Podcast</w:t>
      </w:r>
      <w:r w:rsidRPr="2FDF23B2" w:rsidR="2FDF23B2">
        <w:rPr>
          <w:rFonts w:ascii="Georgia Pro" w:hAnsi="Georgia Pro" w:eastAsia="Georgia Pro" w:cs="Georgia Pro"/>
          <w:sz w:val="18"/>
          <w:szCs w:val="18"/>
        </w:rPr>
        <w:t xml:space="preserve">, </w:t>
      </w:r>
      <w:r w:rsidRPr="2FDF23B2" w:rsidR="2FDF23B2">
        <w:rPr>
          <w:rFonts w:ascii="Georgia Pro" w:hAnsi="Georgia Pro" w:eastAsia="Georgia Pro" w:cs="Georgia Pro"/>
          <w:i w:val="1"/>
          <w:iCs w:val="1"/>
          <w:sz w:val="18"/>
          <w:szCs w:val="18"/>
        </w:rPr>
        <w:t>Spotify</w:t>
      </w:r>
      <w:r w:rsidRPr="2FDF23B2" w:rsidR="2FDF23B2">
        <w:rPr>
          <w:rFonts w:ascii="Georgia Pro" w:hAnsi="Georgia Pro" w:eastAsia="Georgia Pro" w:cs="Georgia Pro"/>
          <w:sz w:val="18"/>
          <w:szCs w:val="18"/>
        </w:rPr>
        <w:t>, 28 Aug. 2019</w:t>
      </w:r>
    </w:p>
  </w:footnote>
  <w:footnote w:id="31936">
    <w:p w:rsidR="4EF5E699" w:rsidP="4EF5E699" w:rsidRDefault="4EF5E699" w14:paraId="1929EA04" w14:textId="07E646C0">
      <w:pPr>
        <w:pStyle w:val="Voetnoottekst"/>
        <w:bidi w:val="0"/>
      </w:pPr>
      <w:r w:rsidRPr="4EF5E699">
        <w:rPr>
          <w:rStyle w:val="Voetnootmarkering"/>
        </w:rPr>
        <w:footnoteRef/>
      </w:r>
      <w:r w:rsidR="4EF5E699">
        <w:rPr/>
        <w:t xml:space="preserve">  </w:t>
      </w:r>
      <w:r w:rsidRPr="4EF5E699" w:rsidR="4EF5E699">
        <w:rPr>
          <w:rFonts w:ascii="Georgia Pro" w:hAnsi="Georgia Pro" w:eastAsia="Georgia Pro" w:cs="Georgia Pro"/>
          <w:sz w:val="18"/>
          <w:szCs w:val="18"/>
        </w:rPr>
        <w:t xml:space="preserve">Robitzski, Dan. “Scientist Says Astronauts Should Take Psychedelic Mushrooms in Space.” </w:t>
      </w:r>
      <w:r>
        <w:br/>
      </w:r>
      <w:proofErr w:type="spellStart"/>
      <w:r w:rsidRPr="4EF5E699" w:rsidR="4EF5E699">
        <w:rPr>
          <w:rFonts w:ascii="Georgia Pro" w:hAnsi="Georgia Pro" w:eastAsia="Georgia Pro" w:cs="Georgia Pro"/>
          <w:i w:val="1"/>
          <w:iCs w:val="1"/>
          <w:sz w:val="18"/>
          <w:szCs w:val="18"/>
        </w:rPr>
        <w:t>Neoscope</w:t>
      </w:r>
      <w:proofErr w:type="spellEnd"/>
      <w:r w:rsidRPr="4EF5E699" w:rsidR="4EF5E699">
        <w:rPr>
          <w:rFonts w:ascii="Georgia Pro" w:hAnsi="Georgia Pro" w:eastAsia="Georgia Pro" w:cs="Georgia Pro"/>
          <w:sz w:val="18"/>
          <w:szCs w:val="18"/>
        </w:rPr>
        <w:t xml:space="preserve">, 3 Aug. 2021, </w:t>
      </w:r>
      <w:hyperlink r:id="R6359d455244a4c73">
        <w:r w:rsidRPr="4EF5E699" w:rsidR="4EF5E699">
          <w:rPr>
            <w:rStyle w:val="Hyperlink"/>
            <w:rFonts w:ascii="Georgia Pro" w:hAnsi="Georgia Pro" w:eastAsia="Georgia Pro" w:cs="Georgia Pro"/>
            <w:sz w:val="18"/>
            <w:szCs w:val="18"/>
          </w:rPr>
          <w:t>futurism.com/neoscope/astronauts-psychedelic-mushrooms-space</w:t>
        </w:r>
      </w:hyperlink>
      <w:r w:rsidRPr="4EF5E699" w:rsidR="4EF5E699">
        <w:rPr>
          <w:rFonts w:ascii="Georgia Pro" w:hAnsi="Georgia Pro" w:eastAsia="Georgia Pro" w:cs="Georgia Pro"/>
          <w:sz w:val="18"/>
          <w:szCs w:val="18"/>
        </w:rPr>
        <w:t>.</w:t>
      </w:r>
    </w:p>
  </w:footnote>
  <w:footnote w:id="10016">
    <w:p w:rsidR="4EF5E699" w:rsidP="4EF5E699" w:rsidRDefault="4EF5E699" w14:paraId="57C33309" w14:textId="18815A4F">
      <w:pPr>
        <w:pStyle w:val="Voetnoottekst"/>
        <w:rPr>
          <w:rFonts w:ascii="Georgia Pro" w:hAnsi="Georgia Pro" w:eastAsia="Georgia Pro" w:cs="Georgia Pro"/>
          <w:sz w:val="18"/>
          <w:szCs w:val="18"/>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rPr>
        <w:t xml:space="preserve"> This is a "synthetic chemical” that is made from the infection of rye grain that the fungi </w:t>
      </w:r>
      <w:r w:rsidRPr="4EF5E699" w:rsidR="4EF5E699">
        <w:rPr>
          <w:rFonts w:ascii="Georgia Pro" w:hAnsi="Georgia Pro" w:eastAsia="Georgia Pro" w:cs="Georgia Pro"/>
          <w:i w:val="1"/>
          <w:iCs w:val="1"/>
          <w:sz w:val="18"/>
          <w:szCs w:val="18"/>
        </w:rPr>
        <w:t xml:space="preserve">Ergot </w:t>
      </w:r>
      <w:r w:rsidRPr="4EF5E699" w:rsidR="4EF5E699">
        <w:rPr>
          <w:rFonts w:ascii="Georgia Pro" w:hAnsi="Georgia Pro" w:eastAsia="Georgia Pro" w:cs="Georgia Pro"/>
          <w:sz w:val="18"/>
          <w:szCs w:val="18"/>
        </w:rPr>
        <w:t>causes in this process. Hoffman didn't know of the psychoactive properties until 5 years after his lab experiment in 1938.</w:t>
      </w:r>
      <w:r>
        <w:br/>
      </w:r>
      <w:r>
        <w:br/>
      </w:r>
      <w:r w:rsidRPr="4EF5E699" w:rsidR="4EF5E699">
        <w:rPr>
          <w:rFonts w:ascii="Georgia Pro" w:hAnsi="Georgia Pro" w:eastAsia="Georgia Pro" w:cs="Georgia Pro"/>
          <w:sz w:val="18"/>
          <w:szCs w:val="18"/>
        </w:rPr>
        <w:t>Up until the 50s and 60s, medical experiments with psychoactive substances like LSD were able to be explored. By studying and documenting indigenous communities, we have again been exploiting and misunderstanding the meaning of spirituality, practices and rituals that abide to psychedelic mushrooms.</w:t>
      </w:r>
    </w:p>
  </w:footnote>
  <w:footnote w:id="15507">
    <w:p w:rsidR="4EF5E699" w:rsidP="4EF5E699" w:rsidRDefault="4EF5E699" w14:paraId="6CFD2033" w14:textId="16435680">
      <w:pPr>
        <w:pStyle w:val="Voetnoottekst"/>
        <w:rPr>
          <w:rFonts w:ascii="Georgia Pro" w:hAnsi="Georgia Pro" w:eastAsia="Georgia Pro" w:cs="Georgia Pro"/>
          <w:sz w:val="18"/>
          <w:szCs w:val="18"/>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rPr>
        <w:t xml:space="preserve"> Doblin RE, Christiansen M, Jerome L, Burge B. “The Past and Future of Psychedelic Science: An Introduction to This Issue. J Psychoactive Drugs.” </w:t>
      </w:r>
      <w:r w:rsidRPr="4EF5E699" w:rsidR="4EF5E699">
        <w:rPr>
          <w:rFonts w:ascii="Georgia Pro" w:hAnsi="Georgia Pro" w:eastAsia="Georgia Pro" w:cs="Georgia Pro"/>
          <w:i w:val="1"/>
          <w:iCs w:val="1"/>
          <w:sz w:val="18"/>
          <w:szCs w:val="18"/>
        </w:rPr>
        <w:t xml:space="preserve">National Library of Medicine, </w:t>
      </w:r>
      <w:r w:rsidRPr="4EF5E699" w:rsidR="4EF5E699">
        <w:rPr>
          <w:rFonts w:ascii="Georgia Pro" w:hAnsi="Georgia Pro" w:eastAsia="Georgia Pro" w:cs="Georgia Pro"/>
          <w:sz w:val="18"/>
          <w:szCs w:val="18"/>
        </w:rPr>
        <w:t xml:space="preserve">27 May 2019, pp.93-97, </w:t>
      </w:r>
      <w:hyperlink r:id="R73a537b8ab084de6">
        <w:r w:rsidRPr="4EF5E699" w:rsidR="4EF5E699">
          <w:rPr>
            <w:rStyle w:val="Hyperlink"/>
            <w:rFonts w:ascii="Georgia Pro" w:hAnsi="Georgia Pro" w:eastAsia="Georgia Pro" w:cs="Georgia Pro"/>
            <w:sz w:val="18"/>
            <w:szCs w:val="18"/>
          </w:rPr>
          <w:t>https://doi.org/10.1080/02791072.2019.1606472</w:t>
        </w:r>
      </w:hyperlink>
      <w:r w:rsidRPr="4EF5E699" w:rsidR="4EF5E699">
        <w:rPr>
          <w:rFonts w:ascii="Georgia Pro" w:hAnsi="Georgia Pro" w:eastAsia="Georgia Pro" w:cs="Georgia Pro"/>
          <w:sz w:val="18"/>
          <w:szCs w:val="18"/>
        </w:rPr>
        <w:t>.</w:t>
      </w:r>
      <w:r>
        <w:br/>
      </w:r>
      <w:r>
        <w:br/>
      </w:r>
      <w:r w:rsidRPr="4EF5E699" w:rsidR="4EF5E699">
        <w:rPr>
          <w:rFonts w:ascii="Georgia Pro" w:hAnsi="Georgia Pro" w:eastAsia="Georgia Pro" w:cs="Georgia Pro"/>
          <w:sz w:val="18"/>
          <w:szCs w:val="18"/>
        </w:rPr>
        <w:t xml:space="preserve">Smith, Craig. “Albert Hofmann, Swiss Chemist Who First Made LSD, Dead at 102.” </w:t>
      </w:r>
      <w:r w:rsidRPr="4EF5E699" w:rsidR="4EF5E699">
        <w:rPr>
          <w:rFonts w:ascii="Georgia Pro" w:hAnsi="Georgia Pro" w:eastAsia="Georgia Pro" w:cs="Georgia Pro"/>
          <w:i w:val="1"/>
          <w:iCs w:val="1"/>
          <w:sz w:val="18"/>
          <w:szCs w:val="18"/>
        </w:rPr>
        <w:t>The New York Times</w:t>
      </w:r>
      <w:r w:rsidRPr="4EF5E699" w:rsidR="4EF5E699">
        <w:rPr>
          <w:rFonts w:ascii="Georgia Pro" w:hAnsi="Georgia Pro" w:eastAsia="Georgia Pro" w:cs="Georgia Pro"/>
          <w:sz w:val="18"/>
          <w:szCs w:val="18"/>
        </w:rPr>
        <w:t xml:space="preserve">, 1 May 2008, </w:t>
      </w:r>
      <w:hyperlink r:id="R1997073215094583">
        <w:r w:rsidRPr="4EF5E699" w:rsidR="4EF5E699">
          <w:rPr>
            <w:rStyle w:val="Hyperlink"/>
            <w:rFonts w:ascii="Georgia Pro" w:hAnsi="Georgia Pro" w:eastAsia="Georgia Pro" w:cs="Georgia Pro"/>
            <w:sz w:val="18"/>
            <w:szCs w:val="18"/>
          </w:rPr>
          <w:t>www.nytimes.com/2008/05/01/world/europe/01iht-obits.1.12479501.html</w:t>
        </w:r>
      </w:hyperlink>
      <w:r w:rsidRPr="4EF5E699" w:rsidR="4EF5E699">
        <w:rPr>
          <w:rFonts w:ascii="Georgia Pro" w:hAnsi="Georgia Pro" w:eastAsia="Georgia Pro" w:cs="Georgia Pro"/>
          <w:sz w:val="18"/>
          <w:szCs w:val="18"/>
        </w:rPr>
        <w:t>.</w:t>
      </w:r>
    </w:p>
  </w:footnote>
  <w:footnote w:id="26426">
    <w:p w:rsidR="4EF5E699" w:rsidP="4EF5E699" w:rsidRDefault="4EF5E699" w14:paraId="4934AA6D" w14:textId="501E23D8">
      <w:pPr>
        <w:pStyle w:val="Voetnoottekst"/>
        <w:rPr>
          <w:rFonts w:ascii="Georgia Pro" w:hAnsi="Georgia Pro" w:eastAsia="Georgia Pro" w:cs="Georgia Pro"/>
          <w:color w:val="3B3838" w:themeColor="background2" w:themeTint="FF" w:themeShade="40"/>
          <w:sz w:val="18"/>
          <w:szCs w:val="18"/>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rPr>
        <w:t xml:space="preserve"> Hart, Liam, host. Billings, Robin, guest. “Clinical Psychologist: </w:t>
      </w:r>
      <w:proofErr w:type="spellStart"/>
      <w:r w:rsidRPr="4EF5E699" w:rsidR="4EF5E699">
        <w:rPr>
          <w:rFonts w:ascii="Georgia Pro" w:hAnsi="Georgia Pro" w:eastAsia="Georgia Pro" w:cs="Georgia Pro"/>
          <w:sz w:val="18"/>
          <w:szCs w:val="18"/>
        </w:rPr>
        <w:t>Dr.</w:t>
      </w:r>
      <w:proofErr w:type="spellEnd"/>
      <w:r w:rsidRPr="4EF5E699" w:rsidR="4EF5E699">
        <w:rPr>
          <w:rFonts w:ascii="Georgia Pro" w:hAnsi="Georgia Pro" w:eastAsia="Georgia Pro" w:cs="Georgia Pro"/>
          <w:sz w:val="18"/>
          <w:szCs w:val="18"/>
        </w:rPr>
        <w:t xml:space="preserve"> Robin Billings.” </w:t>
      </w:r>
      <w:r w:rsidRPr="4EF5E699" w:rsidR="4EF5E699">
        <w:rPr>
          <w:rFonts w:ascii="Georgia Pro" w:hAnsi="Georgia Pro" w:eastAsia="Georgia Pro" w:cs="Georgia Pro"/>
          <w:i w:val="1"/>
          <w:iCs w:val="1"/>
          <w:sz w:val="18"/>
          <w:szCs w:val="18"/>
        </w:rPr>
        <w:t xml:space="preserve">Perspectives  </w:t>
      </w:r>
      <w:r>
        <w:br/>
      </w:r>
      <w:r w:rsidRPr="4EF5E699" w:rsidR="4EF5E699">
        <w:rPr>
          <w:rFonts w:ascii="Georgia Pro" w:hAnsi="Georgia Pro" w:eastAsia="Georgia Pro" w:cs="Georgia Pro"/>
          <w:i w:val="1"/>
          <w:iCs w:val="1"/>
          <w:sz w:val="18"/>
          <w:szCs w:val="18"/>
        </w:rPr>
        <w:t>on Psilocybin: The Science and Mysticism of Magic Mushrooms</w:t>
      </w:r>
      <w:r w:rsidRPr="4EF5E699" w:rsidR="4EF5E699">
        <w:rPr>
          <w:rFonts w:ascii="Georgia Pro" w:hAnsi="Georgia Pro" w:eastAsia="Georgia Pro" w:cs="Georgia Pro"/>
          <w:sz w:val="18"/>
          <w:szCs w:val="18"/>
        </w:rPr>
        <w:t xml:space="preserve">, </w:t>
      </w:r>
      <w:r w:rsidRPr="4EF5E699" w:rsidR="4EF5E699">
        <w:rPr>
          <w:rFonts w:ascii="Georgia Pro" w:hAnsi="Georgia Pro" w:eastAsia="Georgia Pro" w:cs="Georgia Pro"/>
          <w:i w:val="1"/>
          <w:iCs w:val="1"/>
          <w:sz w:val="18"/>
          <w:szCs w:val="18"/>
        </w:rPr>
        <w:t>Spotify</w:t>
      </w:r>
      <w:r w:rsidRPr="4EF5E699" w:rsidR="4EF5E699">
        <w:rPr>
          <w:rFonts w:ascii="Georgia Pro" w:hAnsi="Georgia Pro" w:eastAsia="Georgia Pro" w:cs="Georgia Pro"/>
          <w:sz w:val="18"/>
          <w:szCs w:val="18"/>
        </w:rPr>
        <w:t xml:space="preserve">, 11 Jan. 2022 </w:t>
      </w:r>
      <w:r w:rsidRPr="4EF5E699" w:rsidR="4EF5E699">
        <w:rPr>
          <w:rFonts w:ascii="Georgia Pro" w:hAnsi="Georgia Pro" w:eastAsia="Georgia Pro" w:cs="Georgia Pro"/>
          <w:color w:val="3B3838" w:themeColor="background2" w:themeTint="FF" w:themeShade="40"/>
          <w:sz w:val="18"/>
          <w:szCs w:val="18"/>
        </w:rPr>
        <w:t>(31:40-34:10)</w:t>
      </w:r>
      <w:r>
        <w:br/>
      </w:r>
      <w:r>
        <w:br/>
      </w:r>
      <w:r w:rsidRPr="4EF5E699" w:rsidR="4EF5E699">
        <w:rPr>
          <w:rFonts w:ascii="Georgia Pro" w:hAnsi="Georgia Pro" w:eastAsia="Georgia Pro" w:cs="Georgia Pro"/>
          <w:color w:val="auto"/>
          <w:sz w:val="18"/>
          <w:szCs w:val="18"/>
        </w:rPr>
        <w:t>Timothy Leary (1920-1996), known as a psychoactive enthusiast, was a clinical psychologist at the Harvard University, PhD in clinical psychology, University of California (Berkeley).</w:t>
      </w:r>
      <w:r>
        <w:br/>
      </w:r>
      <w:r w:rsidRPr="4EF5E699" w:rsidR="4EF5E699">
        <w:rPr>
          <w:rFonts w:ascii="Georgia Pro" w:hAnsi="Georgia Pro" w:eastAsia="Georgia Pro" w:cs="Georgia Pro"/>
          <w:color w:val="auto"/>
          <w:sz w:val="18"/>
          <w:szCs w:val="18"/>
        </w:rPr>
        <w:t>Leary even spoke about 5 existing stages of consciousness: “The five most important levels of consciousness are sleep, symbol, sense, cellular awareness, and molecular consciousness.” (36:20⁠–37:32)</w:t>
      </w:r>
      <w:r>
        <w:br/>
      </w:r>
      <w:r w:rsidRPr="4EF5E699" w:rsidR="4EF5E699">
        <w:rPr>
          <w:rFonts w:ascii="Georgia Pro" w:hAnsi="Georgia Pro" w:eastAsia="Georgia Pro" w:cs="Georgia Pro"/>
          <w:noProof w:val="0"/>
          <w:sz w:val="18"/>
          <w:szCs w:val="18"/>
          <w:lang w:val="en-GB"/>
        </w:rPr>
        <w:t xml:space="preserve">Leary, Timothy. “Turn on, </w:t>
      </w:r>
      <w:proofErr w:type="gramStart"/>
      <w:r w:rsidRPr="4EF5E699" w:rsidR="4EF5E699">
        <w:rPr>
          <w:rFonts w:ascii="Georgia Pro" w:hAnsi="Georgia Pro" w:eastAsia="Georgia Pro" w:cs="Georgia Pro"/>
          <w:noProof w:val="0"/>
          <w:sz w:val="18"/>
          <w:szCs w:val="18"/>
          <w:lang w:val="en-GB"/>
        </w:rPr>
        <w:t>Tune</w:t>
      </w:r>
      <w:proofErr w:type="gramEnd"/>
      <w:r w:rsidRPr="4EF5E699" w:rsidR="4EF5E699">
        <w:rPr>
          <w:rFonts w:ascii="Georgia Pro" w:hAnsi="Georgia Pro" w:eastAsia="Georgia Pro" w:cs="Georgia Pro"/>
          <w:noProof w:val="0"/>
          <w:sz w:val="18"/>
          <w:szCs w:val="18"/>
          <w:lang w:val="en-GB"/>
        </w:rPr>
        <w:t xml:space="preserve"> in, Drop Out.” </w:t>
      </w:r>
      <w:r w:rsidRPr="4EF5E699" w:rsidR="4EF5E699">
        <w:rPr>
          <w:rFonts w:ascii="Georgia Pro" w:hAnsi="Georgia Pro" w:eastAsia="Georgia Pro" w:cs="Georgia Pro"/>
          <w:i w:val="1"/>
          <w:iCs w:val="1"/>
          <w:noProof w:val="0"/>
          <w:sz w:val="18"/>
          <w:szCs w:val="18"/>
          <w:lang w:val="en-GB"/>
        </w:rPr>
        <w:t xml:space="preserve">The </w:t>
      </w:r>
      <w:proofErr w:type="gramStart"/>
      <w:r w:rsidRPr="4EF5E699" w:rsidR="4EF5E699">
        <w:rPr>
          <w:rFonts w:ascii="Georgia Pro" w:hAnsi="Georgia Pro" w:eastAsia="Georgia Pro" w:cs="Georgia Pro"/>
          <w:i w:val="1"/>
          <w:iCs w:val="1"/>
          <w:noProof w:val="0"/>
          <w:sz w:val="18"/>
          <w:szCs w:val="18"/>
          <w:lang w:val="en-GB"/>
        </w:rPr>
        <w:t>Library</w:t>
      </w:r>
      <w:proofErr w:type="gramEnd"/>
      <w:r w:rsidRPr="4EF5E699" w:rsidR="4EF5E699">
        <w:rPr>
          <w:rFonts w:ascii="Georgia Pro" w:hAnsi="Georgia Pro" w:eastAsia="Georgia Pro" w:cs="Georgia Pro"/>
          <w:noProof w:val="0"/>
          <w:sz w:val="18"/>
          <w:szCs w:val="18"/>
          <w:lang w:val="en-GB"/>
        </w:rPr>
        <w:t xml:space="preserve">, </w:t>
      </w:r>
      <w:hyperlink r:id="Rfc0d5d5d9be34269">
        <w:r w:rsidRPr="4EF5E699" w:rsidR="4EF5E699">
          <w:rPr>
            <w:rStyle w:val="Hyperlink"/>
            <w:rFonts w:ascii="Georgia Pro" w:hAnsi="Georgia Pro" w:eastAsia="Georgia Pro" w:cs="Georgia Pro"/>
            <w:noProof w:val="0"/>
            <w:sz w:val="18"/>
            <w:szCs w:val="18"/>
            <w:lang w:val="en-GB"/>
          </w:rPr>
          <w:t>www.organism.earth/library/document/turn-on-tune-in-drop-out</w:t>
        </w:r>
      </w:hyperlink>
      <w:r w:rsidRPr="4EF5E699" w:rsidR="4EF5E699">
        <w:rPr>
          <w:rFonts w:ascii="Georgia Pro" w:hAnsi="Georgia Pro" w:eastAsia="Georgia Pro" w:cs="Georgia Pro"/>
          <w:noProof w:val="0"/>
          <w:sz w:val="18"/>
          <w:szCs w:val="18"/>
          <w:lang w:val="en-GB"/>
        </w:rPr>
        <w:t>. Accessed 24 Feb. 2023</w:t>
      </w:r>
      <w:r>
        <w:br/>
      </w:r>
      <w:r>
        <w:br/>
      </w:r>
      <w:r w:rsidRPr="4EF5E699" w:rsidR="4EF5E699">
        <w:rPr>
          <w:rFonts w:ascii="Georgia Pro" w:hAnsi="Georgia Pro" w:eastAsia="Georgia Pro" w:cs="Georgia Pro"/>
          <w:noProof w:val="0"/>
          <w:sz w:val="18"/>
          <w:szCs w:val="18"/>
          <w:lang w:val="en-GB"/>
        </w:rPr>
        <w:t xml:space="preserve">Witt, Emily. “The Psychedelic Renaissance: Trip Reports </w:t>
      </w:r>
      <w:proofErr w:type="gramStart"/>
      <w:r w:rsidRPr="4EF5E699" w:rsidR="4EF5E699">
        <w:rPr>
          <w:rFonts w:ascii="Georgia Pro" w:hAnsi="Georgia Pro" w:eastAsia="Georgia Pro" w:cs="Georgia Pro"/>
          <w:noProof w:val="0"/>
          <w:sz w:val="18"/>
          <w:szCs w:val="18"/>
          <w:lang w:val="en-GB"/>
        </w:rPr>
        <w:t>From</w:t>
      </w:r>
      <w:proofErr w:type="gramEnd"/>
      <w:r w:rsidRPr="4EF5E699" w:rsidR="4EF5E699">
        <w:rPr>
          <w:rFonts w:ascii="Georgia Pro" w:hAnsi="Georgia Pro" w:eastAsia="Georgia Pro" w:cs="Georgia Pro"/>
          <w:noProof w:val="0"/>
          <w:sz w:val="18"/>
          <w:szCs w:val="18"/>
          <w:lang w:val="en-GB"/>
        </w:rPr>
        <w:t xml:space="preserve"> Timothy Leary, Michael Pollan, and Tao Lin.” </w:t>
      </w:r>
      <w:r w:rsidRPr="4EF5E699" w:rsidR="4EF5E699">
        <w:rPr>
          <w:rFonts w:ascii="Georgia Pro" w:hAnsi="Georgia Pro" w:eastAsia="Georgia Pro" w:cs="Georgia Pro"/>
          <w:i w:val="1"/>
          <w:iCs w:val="1"/>
          <w:noProof w:val="0"/>
          <w:sz w:val="18"/>
          <w:szCs w:val="18"/>
          <w:lang w:val="en-GB"/>
        </w:rPr>
        <w:t>The New Yorker</w:t>
      </w:r>
      <w:r w:rsidRPr="4EF5E699" w:rsidR="4EF5E699">
        <w:rPr>
          <w:rFonts w:ascii="Georgia Pro" w:hAnsi="Georgia Pro" w:eastAsia="Georgia Pro" w:cs="Georgia Pro"/>
          <w:noProof w:val="0"/>
          <w:sz w:val="18"/>
          <w:szCs w:val="18"/>
          <w:lang w:val="en-GB"/>
        </w:rPr>
        <w:t xml:space="preserve">, 29 May 2018, </w:t>
      </w:r>
      <w:hyperlink r:id="Rdbcdf197436e48e7">
        <w:r w:rsidRPr="4EF5E699" w:rsidR="4EF5E699">
          <w:rPr>
            <w:rStyle w:val="Hyperlink"/>
            <w:rFonts w:ascii="Georgia Pro" w:hAnsi="Georgia Pro" w:eastAsia="Georgia Pro" w:cs="Georgia Pro"/>
            <w:noProof w:val="0"/>
            <w:sz w:val="18"/>
            <w:szCs w:val="18"/>
            <w:lang w:val="en-GB"/>
          </w:rPr>
          <w:t>www.newyorker.com/books/under-review/the-science-of-the-psychedelic-renaissance</w:t>
        </w:r>
      </w:hyperlink>
      <w:r w:rsidRPr="4EF5E699" w:rsidR="4EF5E699">
        <w:rPr>
          <w:rFonts w:ascii="Georgia Pro" w:hAnsi="Georgia Pro" w:eastAsia="Georgia Pro" w:cs="Georgia Pro"/>
          <w:noProof w:val="0"/>
          <w:sz w:val="18"/>
          <w:szCs w:val="18"/>
          <w:lang w:val="en-GB"/>
        </w:rPr>
        <w:t xml:space="preserve">. </w:t>
      </w:r>
      <w:r>
        <w:br/>
      </w:r>
    </w:p>
    <w:p w:rsidR="4EF5E699" w:rsidP="4EF5E699" w:rsidRDefault="4EF5E699" w14:paraId="64996A24" w14:textId="5A7B9F64">
      <w:pPr>
        <w:pStyle w:val="Voetnoottekst"/>
        <w:rPr>
          <w:rFonts w:ascii="Georgia Pro" w:hAnsi="Georgia Pro" w:eastAsia="Georgia Pro" w:cs="Georgia Pro"/>
          <w:sz w:val="18"/>
          <w:szCs w:val="18"/>
        </w:rPr>
      </w:pPr>
      <w:r w:rsidRPr="4EF5E699" w:rsidR="4EF5E699">
        <w:rPr>
          <w:rFonts w:ascii="Georgia Pro" w:hAnsi="Georgia Pro" w:eastAsia="Georgia Pro" w:cs="Georgia Pro"/>
          <w:sz w:val="18"/>
          <w:szCs w:val="18"/>
        </w:rPr>
        <w:t xml:space="preserve">Liam Hart, Grand Valley State University (Major: Psychology, Minor: Applied statistics) </w:t>
      </w:r>
      <w:r>
        <w:br/>
      </w:r>
      <w:r w:rsidRPr="4EF5E699" w:rsidR="4EF5E699">
        <w:rPr>
          <w:rFonts w:ascii="Georgia Pro" w:hAnsi="Georgia Pro" w:eastAsia="Georgia Pro" w:cs="Georgia Pro"/>
          <w:sz w:val="18"/>
          <w:szCs w:val="18"/>
        </w:rPr>
        <w:t>Currently a research assistant at the department of psychology, mentor at Psych friends.</w:t>
      </w:r>
    </w:p>
    <w:p w:rsidR="4EF5E699" w:rsidP="4EF5E699" w:rsidRDefault="4EF5E699" w14:paraId="0F2484D9" w14:textId="51915883">
      <w:pPr>
        <w:pStyle w:val="Voetnoottekst"/>
        <w:rPr>
          <w:rFonts w:ascii="Georgia Pro" w:hAnsi="Georgia Pro" w:eastAsia="Georgia Pro" w:cs="Georgia Pro"/>
          <w:sz w:val="18"/>
          <w:szCs w:val="18"/>
        </w:rPr>
      </w:pPr>
      <w:r>
        <w:br/>
      </w:r>
      <w:proofErr w:type="spellStart"/>
      <w:r w:rsidRPr="4EF5E699" w:rsidR="4EF5E699">
        <w:rPr>
          <w:rFonts w:ascii="Georgia Pro" w:hAnsi="Georgia Pro" w:eastAsia="Georgia Pro" w:cs="Georgia Pro"/>
          <w:sz w:val="18"/>
          <w:szCs w:val="18"/>
        </w:rPr>
        <w:t>Dr.</w:t>
      </w:r>
      <w:proofErr w:type="spellEnd"/>
      <w:r w:rsidRPr="4EF5E699" w:rsidR="4EF5E699">
        <w:rPr>
          <w:rFonts w:ascii="Georgia Pro" w:hAnsi="Georgia Pro" w:eastAsia="Georgia Pro" w:cs="Georgia Pro"/>
          <w:sz w:val="18"/>
          <w:szCs w:val="18"/>
        </w:rPr>
        <w:t xml:space="preserve"> Robin Billings (PhD in clinical psychology) is a fully licensed clinical psychologist with more than 34 years of experience in his office, l</w:t>
      </w:r>
      <w:r w:rsidRPr="4EF5E699" w:rsidR="4EF5E699">
        <w:rPr>
          <w:rFonts w:ascii="Georgia Pro" w:hAnsi="Georgia Pro" w:eastAsia="Georgia Pro" w:cs="Georgia Pro"/>
          <w:sz w:val="18"/>
          <w:szCs w:val="18"/>
        </w:rPr>
        <w:t>ocated in Troy, Michigan. He studied at Wayne State University and is a LP (Licensed Psychoanalyst).</w:t>
      </w:r>
    </w:p>
  </w:footnote>
  <w:footnote w:id="22434">
    <w:p w:rsidR="4EF5E699" w:rsidP="4EF5E699" w:rsidRDefault="4EF5E699" w14:paraId="0ADD20C6" w14:textId="0211EC81">
      <w:pPr>
        <w:pStyle w:val="Voetnoottekst"/>
        <w:bidi w:val="0"/>
        <w:rPr>
          <w:rFonts w:ascii="Georgia Pro" w:hAnsi="Georgia Pro" w:eastAsia="Georgia Pro" w:cs="Georgia Pro"/>
          <w:noProof w:val="0"/>
          <w:sz w:val="18"/>
          <w:szCs w:val="18"/>
          <w:lang w:val="en-GB"/>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rPr>
        <w:t xml:space="preserve"> </w:t>
      </w:r>
      <w:r w:rsidRPr="4EF5E699" w:rsidR="4EF5E699">
        <w:rPr>
          <w:rFonts w:ascii="Georgia Pro" w:hAnsi="Georgia Pro" w:eastAsia="Georgia Pro" w:cs="Georgia Pro"/>
          <w:sz w:val="18"/>
          <w:szCs w:val="18"/>
        </w:rPr>
        <w:t xml:space="preserve">Stadlen, Matthew, host. “Michael Pollan - How to Change Your Mind.” </w:t>
      </w:r>
      <w:r>
        <w:br/>
      </w:r>
      <w:r w:rsidRPr="4EF5E699" w:rsidR="4EF5E699">
        <w:rPr>
          <w:rFonts w:ascii="Georgia Pro" w:hAnsi="Georgia Pro" w:eastAsia="Georgia Pro" w:cs="Georgia Pro"/>
          <w:sz w:val="18"/>
          <w:szCs w:val="18"/>
        </w:rPr>
        <w:t xml:space="preserve">How To Academy Podcast, </w:t>
      </w:r>
      <w:r w:rsidRPr="4EF5E699" w:rsidR="4EF5E699">
        <w:rPr>
          <w:rFonts w:ascii="Georgia Pro" w:hAnsi="Georgia Pro" w:eastAsia="Georgia Pro" w:cs="Georgia Pro"/>
          <w:i w:val="1"/>
          <w:iCs w:val="1"/>
          <w:sz w:val="18"/>
          <w:szCs w:val="18"/>
        </w:rPr>
        <w:t>Spotify</w:t>
      </w:r>
      <w:r w:rsidRPr="4EF5E699" w:rsidR="4EF5E699">
        <w:rPr>
          <w:rFonts w:ascii="Georgia Pro" w:hAnsi="Georgia Pro" w:eastAsia="Georgia Pro" w:cs="Georgia Pro"/>
          <w:sz w:val="18"/>
          <w:szCs w:val="18"/>
        </w:rPr>
        <w:t>, 28 Aug. 2019</w:t>
      </w:r>
      <w:r w:rsidRPr="4EF5E699" w:rsidR="4EF5E699">
        <w:rPr>
          <w:rFonts w:ascii="Georgia Pro" w:hAnsi="Georgia Pro" w:eastAsia="Georgia Pro" w:cs="Georgia Pro"/>
          <w:sz w:val="18"/>
          <w:szCs w:val="18"/>
        </w:rPr>
        <w:t xml:space="preserve"> </w:t>
      </w:r>
      <w:r w:rsidRPr="4EF5E699" w:rsidR="4EF5E699">
        <w:rPr>
          <w:rFonts w:ascii="Georgia Pro" w:hAnsi="Georgia Pro" w:eastAsia="Georgia Pro" w:cs="Georgia Pro"/>
          <w:sz w:val="18"/>
          <w:szCs w:val="18"/>
        </w:rPr>
        <w:t>(24:50</w:t>
      </w:r>
      <w:r w:rsidRPr="4EF5E699" w:rsidR="4EF5E699">
        <w:rPr>
          <w:rFonts w:ascii="Georgia Pro" w:hAnsi="Georgia Pro" w:eastAsia="Georgia Pro" w:cs="Georgia Pro"/>
          <w:noProof w:val="0"/>
          <w:sz w:val="18"/>
          <w:szCs w:val="18"/>
          <w:lang w:val="en-GB"/>
        </w:rPr>
        <w:t>⁠–24:56)</w:t>
      </w:r>
    </w:p>
  </w:footnote>
  <w:footnote w:id="31685">
    <w:p w:rsidR="4EF5E699" w:rsidP="4EF5E699" w:rsidRDefault="4EF5E699" w14:paraId="1DA800E9" w14:textId="40B27C39">
      <w:pPr>
        <w:pStyle w:val="Voetnoottekst"/>
        <w:rPr>
          <w:rFonts w:ascii="Georgia Pro" w:hAnsi="Georgia Pro" w:eastAsia="Georgia Pro" w:cs="Georgia Pro"/>
          <w:sz w:val="18"/>
          <w:szCs w:val="18"/>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rPr>
        <w:t xml:space="preserve"> Young people, like me, who have the privilege in Western European society to study, to have a job and that can pay for extra social activities.  Even though I'm aware that climate anxiety has no age </w:t>
      </w:r>
      <w:r w:rsidRPr="4EF5E699" w:rsidR="4EF5E699">
        <w:rPr>
          <w:rFonts w:ascii="Georgia Pro" w:hAnsi="Georgia Pro" w:eastAsia="Georgia Pro" w:cs="Georgia Pro"/>
          <w:sz w:val="18"/>
          <w:szCs w:val="18"/>
        </w:rPr>
        <w:t>limitations,</w:t>
      </w:r>
      <w:r w:rsidRPr="4EF5E699" w:rsidR="4EF5E699">
        <w:rPr>
          <w:rFonts w:ascii="Georgia Pro" w:hAnsi="Georgia Pro" w:eastAsia="Georgia Pro" w:cs="Georgia Pro"/>
          <w:sz w:val="18"/>
          <w:szCs w:val="18"/>
        </w:rPr>
        <w:t xml:space="preserve"> and I would like to make a disclaimer that I don't want to exclude the adults and elderly people in society. </w:t>
      </w:r>
      <w:r w:rsidRPr="4EF5E699" w:rsidR="4EF5E699">
        <w:rPr>
          <w:rFonts w:ascii="Georgia Pro" w:hAnsi="Georgia Pro" w:eastAsia="Georgia Pro" w:cs="Georgia Pro"/>
          <w:i w:val="1"/>
          <w:iCs w:val="1"/>
          <w:sz w:val="18"/>
          <w:szCs w:val="18"/>
        </w:rPr>
        <w:t xml:space="preserve">On Eco-anxiety </w:t>
      </w:r>
      <w:r w:rsidRPr="4EF5E699" w:rsidR="4EF5E699">
        <w:rPr>
          <w:rFonts w:ascii="Georgia Pro" w:hAnsi="Georgia Pro" w:eastAsia="Georgia Pro" w:cs="Georgia Pro"/>
          <w:sz w:val="18"/>
          <w:szCs w:val="18"/>
        </w:rPr>
        <w:t xml:space="preserve">is an </w:t>
      </w:r>
      <w:r w:rsidRPr="4EF5E699" w:rsidR="4EF5E699">
        <w:rPr>
          <w:rFonts w:ascii="Georgia Pro" w:hAnsi="Georgia Pro" w:eastAsia="Georgia Pro" w:cs="Georgia Pro"/>
          <w:sz w:val="18"/>
          <w:szCs w:val="18"/>
        </w:rPr>
        <w:t>opportunity</w:t>
      </w:r>
      <w:r w:rsidRPr="4EF5E699" w:rsidR="4EF5E699">
        <w:rPr>
          <w:rFonts w:ascii="Georgia Pro" w:hAnsi="Georgia Pro" w:eastAsia="Georgia Pro" w:cs="Georgia Pro"/>
          <w:sz w:val="18"/>
          <w:szCs w:val="18"/>
        </w:rPr>
        <w:t xml:space="preserve"> to address this rising issue connecting to our mental well-being and how interconnected these very different topics (chapters </w:t>
      </w:r>
      <w:r w:rsidRPr="4EF5E699" w:rsidR="4EF5E699">
        <w:rPr>
          <w:rFonts w:ascii="Georgia Pro" w:hAnsi="Georgia Pro" w:eastAsia="Georgia Pro" w:cs="Georgia Pro"/>
          <w:sz w:val="18"/>
          <w:szCs w:val="18"/>
        </w:rPr>
        <w:t xml:space="preserve">being </w:t>
      </w:r>
      <w:r w:rsidRPr="4EF5E699" w:rsidR="4EF5E699">
        <w:rPr>
          <w:rFonts w:ascii="Georgia Pro" w:hAnsi="Georgia Pro" w:eastAsia="Georgia Pro" w:cs="Georgia Pro"/>
          <w:sz w:val="18"/>
          <w:szCs w:val="18"/>
        </w:rPr>
        <w:t xml:space="preserve">presented) are. It's important to think in long-term possibilities, but there are countless cases where we're running behind the facts. Mental health problems should be at every following step at the planetary agenda of the European Parliament. We see that the importance of mental health problems arose during and slightly after the covid-pandemic, but the last time this was on the European Parliament Agenda was 5 July 2022. </w:t>
      </w:r>
    </w:p>
    <w:p w:rsidR="4EF5E699" w:rsidP="4EF5E699" w:rsidRDefault="4EF5E699" w14:paraId="5BCD6D4B" w14:textId="12D49E83">
      <w:pPr>
        <w:pStyle w:val="Voetnoottekst"/>
        <w:rPr>
          <w:rFonts w:ascii="Georgia Pro" w:hAnsi="Georgia Pro" w:eastAsia="Georgia Pro" w:cs="Georgia Pro"/>
          <w:sz w:val="18"/>
          <w:szCs w:val="18"/>
        </w:rPr>
      </w:pPr>
      <w:r>
        <w:br/>
      </w:r>
      <w:r w:rsidRPr="4EF5E699" w:rsidR="4EF5E699">
        <w:rPr>
          <w:rFonts w:ascii="Georgia Pro" w:hAnsi="Georgia Pro" w:eastAsia="Georgia Pro" w:cs="Georgia Pro"/>
          <w:sz w:val="18"/>
          <w:szCs w:val="18"/>
        </w:rPr>
        <w:t xml:space="preserve">“Agenda - </w:t>
      </w:r>
      <w:r w:rsidRPr="4EF5E699" w:rsidR="4EF5E699">
        <w:rPr>
          <w:rFonts w:ascii="Georgia Pro" w:hAnsi="Georgia Pro" w:eastAsia="Georgia Pro" w:cs="Georgia Pro"/>
          <w:sz w:val="18"/>
          <w:szCs w:val="18"/>
        </w:rPr>
        <w:t>Dinsdag</w:t>
      </w:r>
      <w:r w:rsidRPr="4EF5E699" w:rsidR="4EF5E699">
        <w:rPr>
          <w:rFonts w:ascii="Georgia Pro" w:hAnsi="Georgia Pro" w:eastAsia="Georgia Pro" w:cs="Georgia Pro"/>
          <w:sz w:val="18"/>
          <w:szCs w:val="18"/>
        </w:rPr>
        <w:t xml:space="preserve"> 5 </w:t>
      </w:r>
      <w:r w:rsidRPr="4EF5E699" w:rsidR="4EF5E699">
        <w:rPr>
          <w:rFonts w:ascii="Georgia Pro" w:hAnsi="Georgia Pro" w:eastAsia="Georgia Pro" w:cs="Georgia Pro"/>
          <w:sz w:val="18"/>
          <w:szCs w:val="18"/>
        </w:rPr>
        <w:t>Juli</w:t>
      </w:r>
      <w:r w:rsidRPr="4EF5E699" w:rsidR="4EF5E699">
        <w:rPr>
          <w:rFonts w:ascii="Georgia Pro" w:hAnsi="Georgia Pro" w:eastAsia="Georgia Pro" w:cs="Georgia Pro"/>
          <w:sz w:val="18"/>
          <w:szCs w:val="18"/>
        </w:rPr>
        <w:t xml:space="preserve"> 2022.” </w:t>
      </w:r>
      <w:r w:rsidRPr="4EF5E699" w:rsidR="4EF5E699">
        <w:rPr>
          <w:rFonts w:ascii="Georgia Pro" w:hAnsi="Georgia Pro" w:eastAsia="Georgia Pro" w:cs="Georgia Pro"/>
          <w:i w:val="1"/>
          <w:iCs w:val="1"/>
          <w:sz w:val="18"/>
          <w:szCs w:val="18"/>
        </w:rPr>
        <w:t xml:space="preserve">© </w:t>
      </w:r>
      <w:r w:rsidRPr="4EF5E699" w:rsidR="4EF5E699">
        <w:rPr>
          <w:rFonts w:ascii="Georgia Pro" w:hAnsi="Georgia Pro" w:eastAsia="Georgia Pro" w:cs="Georgia Pro"/>
          <w:i w:val="1"/>
          <w:iCs w:val="1"/>
          <w:sz w:val="18"/>
          <w:szCs w:val="18"/>
        </w:rPr>
        <w:t>Europese</w:t>
      </w:r>
      <w:r w:rsidRPr="4EF5E699" w:rsidR="4EF5E699">
        <w:rPr>
          <w:rFonts w:ascii="Georgia Pro" w:hAnsi="Georgia Pro" w:eastAsia="Georgia Pro" w:cs="Georgia Pro"/>
          <w:i w:val="1"/>
          <w:iCs w:val="1"/>
          <w:sz w:val="18"/>
          <w:szCs w:val="18"/>
        </w:rPr>
        <w:t xml:space="preserve"> </w:t>
      </w:r>
      <w:r w:rsidRPr="4EF5E699" w:rsidR="4EF5E699">
        <w:rPr>
          <w:rFonts w:ascii="Georgia Pro" w:hAnsi="Georgia Pro" w:eastAsia="Georgia Pro" w:cs="Georgia Pro"/>
          <w:i w:val="1"/>
          <w:iCs w:val="1"/>
          <w:sz w:val="18"/>
          <w:szCs w:val="18"/>
        </w:rPr>
        <w:t>Unie</w:t>
      </w:r>
      <w:r w:rsidRPr="4EF5E699" w:rsidR="4EF5E699">
        <w:rPr>
          <w:rFonts w:ascii="Georgia Pro" w:hAnsi="Georgia Pro" w:eastAsia="Georgia Pro" w:cs="Georgia Pro"/>
          <w:i w:val="1"/>
          <w:iCs w:val="1"/>
          <w:sz w:val="18"/>
          <w:szCs w:val="18"/>
        </w:rPr>
        <w:t xml:space="preserve">, 2022 - </w:t>
      </w:r>
      <w:r w:rsidRPr="4EF5E699" w:rsidR="4EF5E699">
        <w:rPr>
          <w:rFonts w:ascii="Georgia Pro" w:hAnsi="Georgia Pro" w:eastAsia="Georgia Pro" w:cs="Georgia Pro"/>
          <w:i w:val="1"/>
          <w:iCs w:val="1"/>
          <w:sz w:val="18"/>
          <w:szCs w:val="18"/>
        </w:rPr>
        <w:t>Bron</w:t>
      </w:r>
      <w:r w:rsidRPr="4EF5E699" w:rsidR="4EF5E699">
        <w:rPr>
          <w:rFonts w:ascii="Georgia Pro" w:hAnsi="Georgia Pro" w:eastAsia="Georgia Pro" w:cs="Georgia Pro"/>
          <w:i w:val="1"/>
          <w:iCs w:val="1"/>
          <w:sz w:val="18"/>
          <w:szCs w:val="18"/>
        </w:rPr>
        <w:t xml:space="preserve">: </w:t>
      </w:r>
      <w:r w:rsidRPr="4EF5E699" w:rsidR="4EF5E699">
        <w:rPr>
          <w:rFonts w:ascii="Georgia Pro" w:hAnsi="Georgia Pro" w:eastAsia="Georgia Pro" w:cs="Georgia Pro"/>
          <w:i w:val="1"/>
          <w:iCs w:val="1"/>
          <w:sz w:val="18"/>
          <w:szCs w:val="18"/>
        </w:rPr>
        <w:t>Europees</w:t>
      </w:r>
      <w:r w:rsidRPr="4EF5E699" w:rsidR="4EF5E699">
        <w:rPr>
          <w:rFonts w:ascii="Georgia Pro" w:hAnsi="Georgia Pro" w:eastAsia="Georgia Pro" w:cs="Georgia Pro"/>
          <w:i w:val="1"/>
          <w:iCs w:val="1"/>
          <w:sz w:val="18"/>
          <w:szCs w:val="18"/>
        </w:rPr>
        <w:t xml:space="preserve"> </w:t>
      </w:r>
      <w:r w:rsidRPr="4EF5E699" w:rsidR="4EF5E699">
        <w:rPr>
          <w:rFonts w:ascii="Georgia Pro" w:hAnsi="Georgia Pro" w:eastAsia="Georgia Pro" w:cs="Georgia Pro"/>
          <w:i w:val="1"/>
          <w:iCs w:val="1"/>
          <w:sz w:val="18"/>
          <w:szCs w:val="18"/>
        </w:rPr>
        <w:t>Parlement</w:t>
      </w:r>
      <w:r w:rsidRPr="4EF5E699" w:rsidR="4EF5E699">
        <w:rPr>
          <w:rFonts w:ascii="Georgia Pro" w:hAnsi="Georgia Pro" w:eastAsia="Georgia Pro" w:cs="Georgia Pro"/>
          <w:sz w:val="18"/>
          <w:szCs w:val="18"/>
        </w:rPr>
        <w:t xml:space="preserve">, 5 July 2022, </w:t>
      </w:r>
      <w:hyperlink r:id="R860ada7dd34d4094">
        <w:r w:rsidRPr="4EF5E699" w:rsidR="4EF5E699">
          <w:rPr>
            <w:rStyle w:val="Hyperlink"/>
            <w:rFonts w:ascii="Georgia Pro" w:hAnsi="Georgia Pro" w:eastAsia="Georgia Pro" w:cs="Georgia Pro"/>
            <w:sz w:val="18"/>
            <w:szCs w:val="18"/>
          </w:rPr>
          <w:t>www.europarl.europa.eu/doceo/document/OJQ-9-2022-07-05_NL.html</w:t>
        </w:r>
      </w:hyperlink>
      <w:r w:rsidRPr="4EF5E699" w:rsidR="4EF5E699">
        <w:rPr>
          <w:rFonts w:ascii="Georgia Pro" w:hAnsi="Georgia Pro" w:eastAsia="Georgia Pro" w:cs="Georgia Pro"/>
          <w:sz w:val="18"/>
          <w:szCs w:val="18"/>
        </w:rPr>
        <w:t xml:space="preserve">, </w:t>
      </w:r>
      <w:hyperlink r:id="R840e758a8b47438d">
        <w:r w:rsidRPr="4EF5E699" w:rsidR="4EF5E699">
          <w:rPr>
            <w:rStyle w:val="Hyperlink"/>
            <w:rFonts w:ascii="Georgia Pro" w:hAnsi="Georgia Pro" w:eastAsia="Georgia Pro" w:cs="Georgia Pro"/>
            <w:sz w:val="18"/>
            <w:szCs w:val="18"/>
          </w:rPr>
          <w:t>www.europarl.europa.eu/doceo/document/OJQ-9-2022-07-05_NL.pdf</w:t>
        </w:r>
      </w:hyperlink>
      <w:r w:rsidRPr="4EF5E699" w:rsidR="4EF5E699">
        <w:rPr>
          <w:rFonts w:ascii="Georgia Pro" w:hAnsi="Georgia Pro" w:eastAsia="Georgia Pro" w:cs="Georgia Pro"/>
          <w:sz w:val="18"/>
          <w:szCs w:val="18"/>
        </w:rPr>
        <w:t>, Accessed 10 Feb. 2023</w:t>
      </w:r>
    </w:p>
  </w:footnote>
  <w:footnote w:id="17459">
    <w:p w:rsidR="4EF5E699" w:rsidP="4EF5E699" w:rsidRDefault="4EF5E699" w14:paraId="4D6B1CF9" w14:textId="36F7DA54">
      <w:pPr>
        <w:pStyle w:val="Standaard"/>
        <w:bidi w:val="0"/>
        <w:rPr>
          <w:rFonts w:ascii="Georgia Pro" w:hAnsi="Georgia Pro" w:eastAsia="Georgia Pro" w:cs="Georgia Pro"/>
          <w:noProof w:val="0"/>
          <w:sz w:val="18"/>
          <w:szCs w:val="18"/>
          <w:lang w:val="en-GB"/>
        </w:rPr>
      </w:pPr>
      <w:r w:rsidRPr="4EF5E699">
        <w:rPr>
          <w:rStyle w:val="Voetnootmarkering"/>
        </w:rPr>
        <w:footnoteRef/>
      </w:r>
      <w:r w:rsidR="4EF5E699">
        <w:rPr/>
        <w:t xml:space="preserve"> </w:t>
      </w:r>
      <w:r w:rsidRPr="4EF5E699" w:rsidR="4EF5E699">
        <w:rPr>
          <w:rFonts w:ascii="Georgia Pro" w:hAnsi="Georgia Pro" w:eastAsia="Georgia Pro" w:cs="Georgia Pro"/>
          <w:sz w:val="18"/>
          <w:szCs w:val="18"/>
        </w:rPr>
        <w:t xml:space="preserve">Tori Tsui, born in Hong Kong, is a climate justice activist, consultant, organiser, </w:t>
      </w:r>
      <w:r w:rsidRPr="4EF5E699" w:rsidR="4EF5E699">
        <w:rPr>
          <w:rFonts w:ascii="Georgia Pro" w:hAnsi="Georgia Pro" w:eastAsia="Georgia Pro" w:cs="Georgia Pro"/>
          <w:sz w:val="18"/>
          <w:szCs w:val="18"/>
        </w:rPr>
        <w:t>writer</w:t>
      </w:r>
      <w:r w:rsidRPr="4EF5E699" w:rsidR="4EF5E699">
        <w:rPr>
          <w:rFonts w:ascii="Georgia Pro" w:hAnsi="Georgia Pro" w:eastAsia="Georgia Pro" w:cs="Georgia Pro"/>
          <w:sz w:val="18"/>
          <w:szCs w:val="18"/>
        </w:rPr>
        <w:t xml:space="preserve"> and speaker. Currently </w:t>
      </w:r>
      <w:r w:rsidRPr="4EF5E699" w:rsidR="4EF5E699">
        <w:rPr>
          <w:rFonts w:ascii="Georgia Pro" w:hAnsi="Georgia Pro" w:eastAsia="Georgia Pro" w:cs="Georgia Pro"/>
          <w:sz w:val="18"/>
          <w:szCs w:val="18"/>
        </w:rPr>
        <w:t>located</w:t>
      </w:r>
      <w:r w:rsidRPr="4EF5E699" w:rsidR="4EF5E699">
        <w:rPr>
          <w:rFonts w:ascii="Georgia Pro" w:hAnsi="Georgia Pro" w:eastAsia="Georgia Pro" w:cs="Georgia Pro"/>
          <w:sz w:val="18"/>
          <w:szCs w:val="18"/>
        </w:rPr>
        <w:t xml:space="preserve"> in Bristol (UK) for her work. She has been collaborating with: Sail for Climate Action/Unite for Climate Action, co-founder of the Bad Activist Collective, Pass the </w:t>
      </w:r>
      <w:r w:rsidRPr="4EF5E699" w:rsidR="4EF5E699">
        <w:rPr>
          <w:rFonts w:ascii="Georgia Pro" w:hAnsi="Georgia Pro" w:eastAsia="Georgia Pro" w:cs="Georgia Pro"/>
          <w:sz w:val="18"/>
          <w:szCs w:val="18"/>
        </w:rPr>
        <w:t>Mie</w:t>
      </w:r>
      <w:r w:rsidRPr="4EF5E699" w:rsidR="4EF5E699">
        <w:rPr>
          <w:rFonts w:ascii="Georgia Pro" w:hAnsi="Georgia Pro" w:eastAsia="Georgia Pro" w:cs="Georgia Pro"/>
          <w:sz w:val="18"/>
          <w:szCs w:val="18"/>
        </w:rPr>
        <w:t xml:space="preserve"> and many other climate justice organisations, such as Greenpeace and #STOPCAMBO. She is an advisory board member of the Earth Percent group, Climate Resilience </w:t>
      </w:r>
      <w:r w:rsidRPr="4EF5E699" w:rsidR="4EF5E699">
        <w:rPr>
          <w:rFonts w:ascii="Georgia Pro" w:hAnsi="Georgia Pro" w:eastAsia="Georgia Pro" w:cs="Georgia Pro"/>
          <w:sz w:val="18"/>
          <w:szCs w:val="18"/>
        </w:rPr>
        <w:t>Project</w:t>
      </w:r>
      <w:r w:rsidRPr="4EF5E699" w:rsidR="4EF5E699">
        <w:rPr>
          <w:rFonts w:ascii="Georgia Pro" w:hAnsi="Georgia Pro" w:eastAsia="Georgia Pro" w:cs="Georgia Pro"/>
          <w:sz w:val="18"/>
          <w:szCs w:val="18"/>
        </w:rPr>
        <w:t xml:space="preserve"> and a strategist with Hero Circle. </w:t>
      </w:r>
      <w:r>
        <w:br/>
      </w:r>
      <w:r w:rsidRPr="4EF5E699" w:rsidR="4EF5E699">
        <w:rPr>
          <w:rFonts w:ascii="Georgia Pro" w:hAnsi="Georgia Pro" w:eastAsia="Georgia Pro" w:cs="Georgia Pro"/>
          <w:noProof w:val="0"/>
          <w:sz w:val="18"/>
          <w:szCs w:val="18"/>
          <w:lang w:val="en-GB"/>
        </w:rPr>
        <w:t xml:space="preserve">“Collaborations.” </w:t>
      </w:r>
      <w:r w:rsidRPr="4EF5E699" w:rsidR="4EF5E699">
        <w:rPr>
          <w:rFonts w:ascii="Georgia Pro" w:hAnsi="Georgia Pro" w:eastAsia="Georgia Pro" w:cs="Georgia Pro"/>
          <w:i w:val="1"/>
          <w:iCs w:val="1"/>
          <w:noProof w:val="0"/>
          <w:sz w:val="18"/>
          <w:szCs w:val="18"/>
          <w:lang w:val="en-GB"/>
        </w:rPr>
        <w:t>Tori Tsui</w:t>
      </w:r>
      <w:r w:rsidRPr="4EF5E699" w:rsidR="4EF5E699">
        <w:rPr>
          <w:rFonts w:ascii="Georgia Pro" w:hAnsi="Georgia Pro" w:eastAsia="Georgia Pro" w:cs="Georgia Pro"/>
          <w:noProof w:val="0"/>
          <w:sz w:val="18"/>
          <w:szCs w:val="18"/>
          <w:lang w:val="en-GB"/>
        </w:rPr>
        <w:t xml:space="preserve">, </w:t>
      </w:r>
      <w:hyperlink r:id="R0775a569cab8411a">
        <w:r w:rsidRPr="4EF5E699" w:rsidR="4EF5E699">
          <w:rPr>
            <w:rStyle w:val="Hyperlink"/>
            <w:rFonts w:ascii="Georgia Pro" w:hAnsi="Georgia Pro" w:eastAsia="Georgia Pro" w:cs="Georgia Pro"/>
            <w:noProof w:val="0"/>
            <w:sz w:val="18"/>
            <w:szCs w:val="18"/>
            <w:lang w:val="en-GB"/>
          </w:rPr>
          <w:t>www.toritsui.com/collaborations</w:t>
        </w:r>
      </w:hyperlink>
      <w:r w:rsidRPr="4EF5E699" w:rsidR="4EF5E699">
        <w:rPr>
          <w:rFonts w:ascii="Georgia Pro" w:hAnsi="Georgia Pro" w:eastAsia="Georgia Pro" w:cs="Georgia Pro"/>
          <w:noProof w:val="0"/>
          <w:sz w:val="18"/>
          <w:szCs w:val="18"/>
          <w:lang w:val="en-GB"/>
        </w:rPr>
        <w:t xml:space="preserve">.   </w:t>
      </w:r>
      <w:r>
        <w:br/>
      </w:r>
      <w:r>
        <w:br/>
      </w:r>
      <w:r w:rsidRPr="4EF5E699" w:rsidR="4EF5E699">
        <w:rPr>
          <w:rFonts w:ascii="Georgia Pro" w:hAnsi="Georgia Pro" w:eastAsia="Georgia Pro" w:cs="Georgia Pro"/>
          <w:noProof w:val="0"/>
          <w:sz w:val="18"/>
          <w:szCs w:val="18"/>
          <w:lang w:val="en-GB"/>
        </w:rPr>
        <w:t xml:space="preserve">She's currently working on </w:t>
      </w:r>
      <w:r w:rsidRPr="4EF5E699" w:rsidR="4EF5E699">
        <w:rPr>
          <w:rFonts w:ascii="Georgia Pro" w:hAnsi="Georgia Pro" w:eastAsia="Georgia Pro" w:cs="Georgia Pro"/>
          <w:i w:val="1"/>
          <w:iCs w:val="1"/>
          <w:noProof w:val="0"/>
          <w:sz w:val="18"/>
          <w:szCs w:val="18"/>
          <w:lang w:val="en-GB"/>
        </w:rPr>
        <w:t>It's Not Just You: How to Navigate Eco-Anxiety and the Climate Crisis</w:t>
      </w:r>
      <w:r w:rsidRPr="4EF5E699" w:rsidR="4EF5E699">
        <w:rPr>
          <w:rFonts w:ascii="Georgia Pro" w:hAnsi="Georgia Pro" w:eastAsia="Georgia Pro" w:cs="Georgia Pro"/>
          <w:i w:val="0"/>
          <w:iCs w:val="0"/>
          <w:noProof w:val="0"/>
          <w:sz w:val="18"/>
          <w:szCs w:val="18"/>
          <w:lang w:val="en-GB"/>
        </w:rPr>
        <w:t xml:space="preserve">, a book where she uses 4 pillars to guide us through climate justice and our mental health within western capitalized </w:t>
      </w:r>
      <w:r w:rsidRPr="4EF5E699" w:rsidR="4EF5E699">
        <w:rPr>
          <w:rFonts w:ascii="Georgia Pro" w:hAnsi="Georgia Pro" w:eastAsia="Georgia Pro" w:cs="Georgia Pro"/>
          <w:i w:val="0"/>
          <w:iCs w:val="0"/>
          <w:noProof w:val="0"/>
          <w:sz w:val="18"/>
          <w:szCs w:val="18"/>
          <w:lang w:val="en-GB"/>
        </w:rPr>
        <w:t>societ</w:t>
      </w:r>
      <w:r w:rsidRPr="4EF5E699" w:rsidR="4EF5E699">
        <w:rPr>
          <w:rFonts w:ascii="Georgia Pro" w:hAnsi="Georgia Pro" w:eastAsia="Georgia Pro" w:cs="Georgia Pro"/>
          <w:i w:val="0"/>
          <w:iCs w:val="0"/>
          <w:noProof w:val="0"/>
          <w:sz w:val="18"/>
          <w:szCs w:val="18"/>
          <w:lang w:val="en-GB"/>
        </w:rPr>
        <w:t>:</w:t>
      </w:r>
      <w:r>
        <w:br/>
      </w:r>
      <w:r w:rsidRPr="4EF5E699" w:rsidR="4EF5E699">
        <w:rPr>
          <w:rFonts w:ascii="Georgia Pro" w:hAnsi="Georgia Pro" w:eastAsia="Georgia Pro" w:cs="Georgia Pro"/>
          <w:i w:val="0"/>
          <w:iCs w:val="0"/>
          <w:noProof w:val="0"/>
          <w:sz w:val="18"/>
          <w:szCs w:val="18"/>
          <w:lang w:val="en-GB"/>
        </w:rPr>
        <w:t xml:space="preserve">“1: There is commonality in solidarity, 2: Appreciate other perspectives, 3: Systems are also responsible for suffering, 4: Employ collectivism, dismantle individualism.” </w:t>
      </w:r>
      <w:r>
        <w:br/>
      </w:r>
      <w:r w:rsidRPr="4EF5E699" w:rsidR="4EF5E699">
        <w:rPr>
          <w:rFonts w:ascii="Georgia Pro" w:hAnsi="Georgia Pro" w:eastAsia="Georgia Pro" w:cs="Georgia Pro"/>
          <w:noProof w:val="0"/>
          <w:sz w:val="18"/>
          <w:szCs w:val="18"/>
          <w:lang w:val="en-GB"/>
        </w:rPr>
        <w:t xml:space="preserve">Tsui, Tori. </w:t>
      </w:r>
      <w:r w:rsidRPr="4EF5E699" w:rsidR="4EF5E699">
        <w:rPr>
          <w:rFonts w:ascii="Georgia Pro" w:hAnsi="Georgia Pro" w:eastAsia="Georgia Pro" w:cs="Georgia Pro"/>
          <w:i w:val="1"/>
          <w:iCs w:val="1"/>
          <w:noProof w:val="0"/>
          <w:sz w:val="18"/>
          <w:szCs w:val="18"/>
          <w:lang w:val="en-GB"/>
        </w:rPr>
        <w:t>It’s</w:t>
      </w:r>
      <w:r w:rsidRPr="4EF5E699" w:rsidR="4EF5E699">
        <w:rPr>
          <w:rFonts w:ascii="Georgia Pro" w:hAnsi="Georgia Pro" w:eastAsia="Georgia Pro" w:cs="Georgia Pro"/>
          <w:i w:val="1"/>
          <w:iCs w:val="1"/>
          <w:noProof w:val="0"/>
          <w:sz w:val="18"/>
          <w:szCs w:val="18"/>
          <w:lang w:val="en-GB"/>
        </w:rPr>
        <w:t xml:space="preserve"> Not Just You</w:t>
      </w:r>
      <w:r w:rsidRPr="4EF5E699" w:rsidR="4EF5E699">
        <w:rPr>
          <w:rFonts w:ascii="Georgia Pro" w:hAnsi="Georgia Pro" w:eastAsia="Georgia Pro" w:cs="Georgia Pro"/>
          <w:noProof w:val="0"/>
          <w:sz w:val="18"/>
          <w:szCs w:val="18"/>
          <w:lang w:val="en-GB"/>
        </w:rPr>
        <w:t>. Simon Schuster Audio UK, July 6, 2023</w:t>
      </w:r>
      <w:r>
        <w:br/>
      </w:r>
      <w:r>
        <w:br/>
      </w:r>
      <w:r w:rsidRPr="4EF5E699" w:rsidR="4EF5E699">
        <w:rPr>
          <w:rFonts w:ascii="Georgia Pro" w:hAnsi="Georgia Pro" w:eastAsia="Georgia Pro" w:cs="Georgia Pro"/>
          <w:noProof w:val="0"/>
          <w:sz w:val="18"/>
          <w:szCs w:val="18"/>
          <w:lang w:val="en-GB"/>
        </w:rPr>
        <w:t xml:space="preserve">Tsui, Tori. “Conserving Biodiversity, Preserving Mental Health.” told by Daphne </w:t>
      </w:r>
      <w:r w:rsidRPr="4EF5E699" w:rsidR="4EF5E699">
        <w:rPr>
          <w:rFonts w:ascii="Georgia Pro" w:hAnsi="Georgia Pro" w:eastAsia="Georgia Pro" w:cs="Georgia Pro"/>
          <w:sz w:val="18"/>
          <w:szCs w:val="18"/>
        </w:rPr>
        <w:t>Chouliaraki</w:t>
      </w:r>
      <w:r w:rsidRPr="4EF5E699" w:rsidR="4EF5E699">
        <w:rPr>
          <w:rFonts w:ascii="Georgia Pro" w:hAnsi="Georgia Pro" w:eastAsia="Georgia Pro" w:cs="Georgia Pro"/>
          <w:sz w:val="18"/>
          <w:szCs w:val="18"/>
        </w:rPr>
        <w:t xml:space="preserve"> Milner. </w:t>
      </w:r>
      <w:r>
        <w:br/>
      </w:r>
      <w:r w:rsidRPr="4EF5E699" w:rsidR="4EF5E699">
        <w:rPr>
          <w:rFonts w:ascii="Georgia Pro" w:hAnsi="Georgia Pro" w:eastAsia="Georgia Pro" w:cs="Georgia Pro"/>
          <w:i w:val="1"/>
          <w:iCs w:val="1"/>
          <w:noProof w:val="0"/>
          <w:sz w:val="18"/>
          <w:szCs w:val="18"/>
          <w:lang w:val="en-GB"/>
        </w:rPr>
        <w:t>Atmos</w:t>
      </w:r>
      <w:r w:rsidRPr="4EF5E699" w:rsidR="4EF5E699">
        <w:rPr>
          <w:rFonts w:ascii="Georgia Pro" w:hAnsi="Georgia Pro" w:eastAsia="Georgia Pro" w:cs="Georgia Pro"/>
          <w:noProof w:val="0"/>
          <w:sz w:val="18"/>
          <w:szCs w:val="18"/>
          <w:lang w:val="en-GB"/>
        </w:rPr>
        <w:t xml:space="preserve">, 17 May 2022, </w:t>
      </w:r>
      <w:hyperlink r:id="R9665a16d797d4121">
        <w:r w:rsidRPr="4EF5E699" w:rsidR="4EF5E699">
          <w:rPr>
            <w:rStyle w:val="Hyperlink"/>
            <w:rFonts w:ascii="Georgia Pro" w:hAnsi="Georgia Pro" w:eastAsia="Georgia Pro" w:cs="Georgia Pro"/>
            <w:noProof w:val="0"/>
            <w:sz w:val="18"/>
            <w:szCs w:val="18"/>
            <w:lang w:val="en-GB"/>
          </w:rPr>
          <w:t>atmos.earth/tori-tsui-climate-justice-conserving-biodiversity-preserving-mental-health/</w:t>
        </w:r>
      </w:hyperlink>
    </w:p>
    <w:p w:rsidR="4EF5E699" w:rsidP="4EF5E699" w:rsidRDefault="4EF5E699" w14:paraId="26433A42" w14:textId="01EDEA62">
      <w:pPr>
        <w:pStyle w:val="Voetnoottekst"/>
        <w:bidi w:val="0"/>
      </w:pPr>
    </w:p>
  </w:footnote>
  <w:footnote w:id="12469">
    <w:p w:rsidR="4EF5E699" w:rsidP="4EF5E699" w:rsidRDefault="4EF5E699" w14:paraId="053F647B" w14:textId="5D3C255C">
      <w:pPr>
        <w:pStyle w:val="Voetnoottekst"/>
        <w:bidi w:val="0"/>
        <w:rPr>
          <w:rFonts w:ascii="Georgia Pro" w:hAnsi="Georgia Pro" w:eastAsia="Georgia Pro" w:cs="Georgia Pro"/>
          <w:noProof w:val="0"/>
          <w:sz w:val="18"/>
          <w:szCs w:val="18"/>
          <w:lang w:val="en-GB"/>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rPr>
        <w:t xml:space="preserve"> Described by Camille Barton in the Ancestor Project.</w:t>
      </w:r>
      <w:r>
        <w:br/>
      </w:r>
      <w:r w:rsidRPr="4EF5E699" w:rsidR="4EF5E699">
        <w:rPr>
          <w:rFonts w:ascii="Georgia Pro" w:hAnsi="Georgia Pro" w:eastAsia="Georgia Pro" w:cs="Georgia Pro"/>
          <w:noProof w:val="0"/>
          <w:sz w:val="18"/>
          <w:szCs w:val="18"/>
          <w:lang w:val="en-GB"/>
        </w:rPr>
        <w:t>“</w:t>
      </w:r>
      <w:r w:rsidRPr="4EF5E699" w:rsidR="4EF5E699">
        <w:rPr>
          <w:rFonts w:ascii="Georgia Pro" w:hAnsi="Georgia Pro" w:eastAsia="Georgia Pro" w:cs="Georgia Pro"/>
          <w:noProof w:val="0"/>
          <w:sz w:val="18"/>
          <w:szCs w:val="18"/>
          <w:lang w:val="en-GB"/>
        </w:rPr>
        <w:t>Studium</w:t>
      </w:r>
      <w:r w:rsidRPr="4EF5E699" w:rsidR="4EF5E699">
        <w:rPr>
          <w:rFonts w:ascii="Georgia Pro" w:hAnsi="Georgia Pro" w:eastAsia="Georgia Pro" w:cs="Georgia Pro"/>
          <w:noProof w:val="0"/>
          <w:sz w:val="18"/>
          <w:szCs w:val="18"/>
          <w:lang w:val="en-GB"/>
        </w:rPr>
        <w:t xml:space="preserve"> Generale - Ancestor Project </w:t>
      </w:r>
      <w:r w:rsidRPr="4EF5E699" w:rsidR="4EF5E699">
        <w:rPr>
          <w:rFonts w:ascii="Georgia Pro" w:hAnsi="Georgia Pro" w:eastAsia="Georgia Pro" w:cs="Georgia Pro"/>
          <w:noProof w:val="0"/>
          <w:sz w:val="18"/>
          <w:szCs w:val="18"/>
          <w:lang w:val="en-GB"/>
        </w:rPr>
        <w:t>With</w:t>
      </w:r>
      <w:r w:rsidRPr="4EF5E699" w:rsidR="4EF5E699">
        <w:rPr>
          <w:rFonts w:ascii="Georgia Pro" w:hAnsi="Georgia Pro" w:eastAsia="Georgia Pro" w:cs="Georgia Pro"/>
          <w:noProof w:val="0"/>
          <w:sz w:val="18"/>
          <w:szCs w:val="18"/>
          <w:lang w:val="en-GB"/>
        </w:rPr>
        <w:t xml:space="preserve"> Camille Barton.” </w:t>
      </w:r>
      <w:r w:rsidRPr="4EF5E699" w:rsidR="4EF5E699">
        <w:rPr>
          <w:rFonts w:ascii="Georgia Pro" w:hAnsi="Georgia Pro" w:eastAsia="Georgia Pro" w:cs="Georgia Pro"/>
          <w:i w:val="1"/>
          <w:iCs w:val="1"/>
          <w:noProof w:val="0"/>
          <w:sz w:val="18"/>
          <w:szCs w:val="18"/>
          <w:lang w:val="en-GB"/>
        </w:rPr>
        <w:t>KABK</w:t>
      </w:r>
      <w:r w:rsidRPr="4EF5E699" w:rsidR="4EF5E699">
        <w:rPr>
          <w:rFonts w:ascii="Georgia Pro" w:hAnsi="Georgia Pro" w:eastAsia="Georgia Pro" w:cs="Georgia Pro"/>
          <w:noProof w:val="0"/>
          <w:sz w:val="18"/>
          <w:szCs w:val="18"/>
          <w:lang w:val="en-GB"/>
        </w:rPr>
        <w:t xml:space="preserve">, March 10 2022, </w:t>
      </w:r>
      <w:r>
        <w:br/>
      </w:r>
      <w:hyperlink r:id="R79b4a2ba364c4cf8">
        <w:r w:rsidRPr="4EF5E699" w:rsidR="4EF5E699">
          <w:rPr>
            <w:rStyle w:val="Hyperlink"/>
            <w:rFonts w:ascii="Georgia Pro" w:hAnsi="Georgia Pro" w:eastAsia="Georgia Pro" w:cs="Georgia Pro"/>
            <w:noProof w:val="0"/>
            <w:sz w:val="18"/>
            <w:szCs w:val="18"/>
            <w:lang w:val="en-GB"/>
          </w:rPr>
          <w:t>www.kabk.nl/agenda/studium-generale-ancestor-project-with-camille-barton</w:t>
        </w:r>
      </w:hyperlink>
      <w:r w:rsidRPr="4EF5E699" w:rsidR="4EF5E699">
        <w:rPr>
          <w:rFonts w:ascii="Georgia Pro" w:hAnsi="Georgia Pro" w:eastAsia="Georgia Pro" w:cs="Georgia Pro"/>
          <w:noProof w:val="0"/>
          <w:sz w:val="18"/>
          <w:szCs w:val="18"/>
          <w:lang w:val="en-GB"/>
        </w:rPr>
        <w:t xml:space="preserve">. </w:t>
      </w:r>
    </w:p>
  </w:footnote>
  <w:footnote w:id="28464">
    <w:p w:rsidR="4EF5E699" w:rsidP="4EF5E699" w:rsidRDefault="4EF5E699" w14:paraId="1E152D7F" w14:textId="2C6900F0">
      <w:pPr>
        <w:pStyle w:val="Voetnoottekst"/>
        <w:bidi w:val="0"/>
        <w:rPr>
          <w:rFonts w:ascii="Georgia Pro" w:hAnsi="Georgia Pro" w:eastAsia="Georgia Pro" w:cs="Georgia Pro"/>
          <w:noProof w:val="0"/>
          <w:sz w:val="18"/>
          <w:szCs w:val="18"/>
          <w:lang w:val="en-GB"/>
        </w:rPr>
      </w:pPr>
      <w:r w:rsidRPr="4EF5E699">
        <w:rPr>
          <w:rStyle w:val="Voetnootmarkering"/>
        </w:rPr>
        <w:footnoteRef/>
      </w:r>
      <w:r w:rsidR="4EF5E699">
        <w:rPr/>
        <w:t xml:space="preserve"> </w:t>
      </w:r>
      <w:r w:rsidRPr="4EF5E699" w:rsidR="4EF5E699">
        <w:rPr>
          <w:rFonts w:ascii="Georgia Pro" w:hAnsi="Georgia Pro" w:eastAsia="Georgia Pro" w:cs="Georgia Pro"/>
          <w:sz w:val="18"/>
          <w:szCs w:val="18"/>
        </w:rPr>
        <w:t xml:space="preserve">Nowell, Charles </w:t>
      </w:r>
      <w:proofErr w:type="gramStart"/>
      <w:r w:rsidRPr="4EF5E699" w:rsidR="4EF5E699">
        <w:rPr>
          <w:rFonts w:ascii="Georgia Pro" w:hAnsi="Georgia Pro" w:eastAsia="Georgia Pro" w:cs="Georgia Pro"/>
          <w:sz w:val="18"/>
          <w:szCs w:val="18"/>
        </w:rPr>
        <w:t>E. ,</w:t>
      </w:r>
      <w:proofErr w:type="gramEnd"/>
      <w:r w:rsidRPr="4EF5E699" w:rsidR="4EF5E699">
        <w:rPr>
          <w:rFonts w:ascii="Georgia Pro" w:hAnsi="Georgia Pro" w:eastAsia="Georgia Pro" w:cs="Georgia Pro"/>
          <w:sz w:val="18"/>
          <w:szCs w:val="18"/>
        </w:rPr>
        <w:t xml:space="preserve"> Webster, Richard A. and </w:t>
      </w:r>
      <w:proofErr w:type="spellStart"/>
      <w:r w:rsidRPr="4EF5E699" w:rsidR="4EF5E699">
        <w:rPr>
          <w:rFonts w:ascii="Georgia Pro" w:hAnsi="Georgia Pro" w:eastAsia="Georgia Pro" w:cs="Georgia Pro"/>
          <w:sz w:val="18"/>
          <w:szCs w:val="18"/>
        </w:rPr>
        <w:t>Magdoff</w:t>
      </w:r>
      <w:proofErr w:type="spellEnd"/>
      <w:r w:rsidRPr="4EF5E699" w:rsidR="4EF5E699">
        <w:rPr>
          <w:rFonts w:ascii="Georgia Pro" w:hAnsi="Georgia Pro" w:eastAsia="Georgia Pro" w:cs="Georgia Pro"/>
          <w:sz w:val="18"/>
          <w:szCs w:val="18"/>
        </w:rPr>
        <w:t xml:space="preserve">, Harry. "Western colonialism". </w:t>
      </w:r>
      <w:proofErr w:type="spellStart"/>
      <w:r w:rsidRPr="4EF5E699" w:rsidR="4EF5E699">
        <w:rPr>
          <w:rFonts w:ascii="Georgia Pro" w:hAnsi="Georgia Pro" w:eastAsia="Georgia Pro" w:cs="Georgia Pro"/>
          <w:i w:val="1"/>
          <w:iCs w:val="1"/>
          <w:sz w:val="18"/>
          <w:szCs w:val="18"/>
        </w:rPr>
        <w:t>Encyclopedia</w:t>
      </w:r>
      <w:proofErr w:type="spellEnd"/>
      <w:r w:rsidRPr="4EF5E699" w:rsidR="4EF5E699">
        <w:rPr>
          <w:rFonts w:ascii="Georgia Pro" w:hAnsi="Georgia Pro" w:eastAsia="Georgia Pro" w:cs="Georgia Pro"/>
          <w:i w:val="1"/>
          <w:iCs w:val="1"/>
          <w:sz w:val="18"/>
          <w:szCs w:val="18"/>
        </w:rPr>
        <w:t xml:space="preserve"> Britannica</w:t>
      </w:r>
      <w:r w:rsidRPr="4EF5E699" w:rsidR="4EF5E699">
        <w:rPr>
          <w:rFonts w:ascii="Georgia Pro" w:hAnsi="Georgia Pro" w:eastAsia="Georgia Pro" w:cs="Georgia Pro"/>
          <w:sz w:val="18"/>
          <w:szCs w:val="18"/>
        </w:rPr>
        <w:t xml:space="preserve">, Invalid Date, </w:t>
      </w:r>
      <w:hyperlink r:id="R701b55e317904fa7">
        <w:r w:rsidRPr="4EF5E699" w:rsidR="4EF5E699">
          <w:rPr>
            <w:rStyle w:val="Hyperlink"/>
            <w:rFonts w:ascii="Georgia Pro" w:hAnsi="Georgia Pro" w:eastAsia="Georgia Pro" w:cs="Georgia Pro"/>
            <w:sz w:val="18"/>
            <w:szCs w:val="18"/>
          </w:rPr>
          <w:t>www.britannica.com/topic/Western-colonialism</w:t>
        </w:r>
      </w:hyperlink>
      <w:r w:rsidRPr="4EF5E699" w:rsidR="4EF5E699">
        <w:rPr>
          <w:rFonts w:ascii="Georgia Pro" w:hAnsi="Georgia Pro" w:eastAsia="Georgia Pro" w:cs="Georgia Pro"/>
          <w:sz w:val="18"/>
          <w:szCs w:val="18"/>
        </w:rPr>
        <w:t>. Accessed 30 January 2023.</w:t>
      </w:r>
    </w:p>
  </w:footnote>
  <w:footnote w:id="13719">
    <w:p w:rsidR="4EF5E699" w:rsidP="4EF5E699" w:rsidRDefault="4EF5E699" w14:paraId="2CD0B5B1" w14:textId="1FF8474E">
      <w:pPr>
        <w:pStyle w:val="Voetnoottekst"/>
        <w:bidi w:val="0"/>
        <w:rPr>
          <w:rFonts w:ascii="Georgia Pro" w:hAnsi="Georgia Pro" w:eastAsia="Georgia Pro" w:cs="Georgia Pro"/>
          <w:sz w:val="18"/>
          <w:szCs w:val="18"/>
        </w:rPr>
      </w:pPr>
      <w:r w:rsidRPr="4EF5E699">
        <w:rPr>
          <w:rStyle w:val="Voetnootmarkering"/>
        </w:rPr>
        <w:footnoteRef/>
      </w:r>
      <w:r w:rsidR="4EF5E699">
        <w:rPr/>
        <w:t xml:space="preserve"> </w:t>
      </w:r>
      <w:r w:rsidRPr="4EF5E699" w:rsidR="4EF5E699">
        <w:rPr>
          <w:rFonts w:ascii="Georgia Pro" w:hAnsi="Georgia Pro" w:eastAsia="Georgia Pro" w:cs="Georgia Pro"/>
          <w:sz w:val="18"/>
          <w:szCs w:val="18"/>
        </w:rPr>
        <w:t xml:space="preserve">Fawbert, Dave. “Eco-anxiety: How to Spot It and What to Do About It.” </w:t>
      </w:r>
      <w:r>
        <w:br/>
      </w:r>
      <w:r w:rsidRPr="4EF5E699" w:rsidR="4EF5E699">
        <w:rPr>
          <w:rFonts w:ascii="Georgia Pro" w:hAnsi="Georgia Pro" w:eastAsia="Georgia Pro" w:cs="Georgia Pro"/>
          <w:sz w:val="18"/>
          <w:szCs w:val="18"/>
        </w:rPr>
        <w:t xml:space="preserve">BBC Three, 27 Mar. 2019, </w:t>
      </w:r>
      <w:hyperlink r:id="R714c6d3c746d4ca6">
        <w:r w:rsidRPr="4EF5E699" w:rsidR="4EF5E699">
          <w:rPr>
            <w:rStyle w:val="Hyperlink"/>
            <w:rFonts w:ascii="Georgia Pro" w:hAnsi="Georgia Pro" w:eastAsia="Georgia Pro" w:cs="Georgia Pro"/>
            <w:sz w:val="18"/>
            <w:szCs w:val="18"/>
          </w:rPr>
          <w:t>www.bbc.co.uk/bbcthree/article/b2e7ee32-ad28-4ec4-89aa-a8b8c98f95a5</w:t>
        </w:r>
      </w:hyperlink>
      <w:r w:rsidRPr="4EF5E699" w:rsidR="4EF5E699">
        <w:rPr>
          <w:rFonts w:ascii="Georgia Pro" w:hAnsi="Georgia Pro" w:eastAsia="Georgia Pro" w:cs="Georgia Pro"/>
          <w:sz w:val="18"/>
          <w:szCs w:val="18"/>
        </w:rPr>
        <w:t>.</w:t>
      </w:r>
    </w:p>
  </w:footnote>
  <w:footnote w:id="32210">
    <w:p w:rsidR="4EF5E699" w:rsidP="4EF5E699" w:rsidRDefault="4EF5E699" w14:paraId="415E439A" w14:textId="4337E4D3">
      <w:pPr>
        <w:pStyle w:val="Voetnoottekst"/>
        <w:rPr>
          <w:rFonts w:ascii="Georgia Pro" w:hAnsi="Georgia Pro" w:eastAsia="Georgia Pro" w:cs="Georgia Pro"/>
          <w:sz w:val="18"/>
          <w:szCs w:val="18"/>
          <w:lang w:val="nl-NL"/>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rPr>
        <w:t xml:space="preserve"> ACS Neuroscience Chemical, </w:t>
      </w:r>
      <w:r w:rsidRPr="4EF5E699" w:rsidR="4EF5E699">
        <w:rPr>
          <w:rFonts w:ascii="Georgia Pro" w:hAnsi="Georgia Pro" w:eastAsia="Georgia Pro" w:cs="Georgia Pro"/>
          <w:i w:val="1"/>
          <w:iCs w:val="1"/>
          <w:sz w:val="18"/>
          <w:szCs w:val="18"/>
          <w:lang w:val="nl-NL"/>
        </w:rPr>
        <w:t xml:space="preserve">Dark classics in Chemical </w:t>
      </w:r>
      <w:r w:rsidRPr="4EF5E699" w:rsidR="4EF5E699">
        <w:rPr>
          <w:rFonts w:ascii="Georgia Pro" w:hAnsi="Georgia Pro" w:eastAsia="Georgia Pro" w:cs="Georgia Pro"/>
          <w:i w:val="1"/>
          <w:iCs w:val="1"/>
          <w:sz w:val="18"/>
          <w:szCs w:val="18"/>
          <w:lang w:val="nl-NL"/>
        </w:rPr>
        <w:t>Neuroscience</w:t>
      </w:r>
      <w:r w:rsidRPr="4EF5E699" w:rsidR="4EF5E699">
        <w:rPr>
          <w:rFonts w:ascii="Georgia Pro" w:hAnsi="Georgia Pro" w:eastAsia="Georgia Pro" w:cs="Georgia Pro"/>
          <w:sz w:val="18"/>
          <w:szCs w:val="18"/>
          <w:lang w:val="nl-NL"/>
        </w:rPr>
        <w:t>, sep. 2018</w:t>
      </w:r>
      <w:r>
        <w:br/>
      </w:r>
    </w:p>
    <w:p w:rsidR="4EF5E699" w:rsidP="4EF5E699" w:rsidRDefault="4EF5E699" w14:paraId="0968300F" w14:textId="58DE91E9">
      <w:pPr>
        <w:pStyle w:val="Voetnoottekst"/>
        <w:rPr>
          <w:rFonts w:ascii="Georgia Pro" w:hAnsi="Georgia Pro" w:eastAsia="Georgia Pro" w:cs="Georgia Pro"/>
          <w:sz w:val="18"/>
          <w:szCs w:val="18"/>
          <w:lang w:val="nl-NL"/>
        </w:rPr>
      </w:pPr>
    </w:p>
  </w:footnote>
  <w:footnote w:id="28971">
    <w:p w:rsidR="4EF5E699" w:rsidP="4EF5E699" w:rsidRDefault="4EF5E699" w14:paraId="7B229FF8" w14:textId="399724C0">
      <w:pPr>
        <w:pStyle w:val="Voetnoottekst"/>
        <w:rPr>
          <w:rFonts w:ascii="Georgia Pro" w:hAnsi="Georgia Pro" w:eastAsia="Georgia Pro" w:cs="Georgia Pro"/>
          <w:i w:val="1"/>
          <w:iCs w:val="1"/>
          <w:color w:val="767171" w:themeColor="background2" w:themeTint="FF" w:themeShade="80"/>
          <w:sz w:val="18"/>
          <w:szCs w:val="18"/>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rPr>
        <w:t xml:space="preserve">  See note 41.</w:t>
      </w:r>
      <w:r>
        <w:br/>
      </w:r>
      <w:r w:rsidRPr="4EF5E699" w:rsidR="4EF5E699">
        <w:rPr>
          <w:rFonts w:ascii="Georgia Pro" w:hAnsi="Georgia Pro" w:eastAsia="Georgia Pro" w:cs="Georgia Pro"/>
          <w:sz w:val="18"/>
          <w:szCs w:val="18"/>
        </w:rPr>
        <w:t>One of the myths and floating theories that would date back to 1450 in the forms of documented text and illustrated manuscripts, are unconfirming a never proven theory, that would just circle around as the next tittle-tattle: Witchy women would apply psychoactive ointments on their broomsticks or ‘crotches’ and would ride their broomstick for transportation. One of the first known Western artworks depicting witches on broomsticks was in 1451 by Martin Le Franc (French writer) in the form of an illustrated manuscript.</w:t>
      </w:r>
      <w:r>
        <w:br/>
      </w:r>
    </w:p>
  </w:footnote>
  <w:footnote w:id="19728">
    <w:p w:rsidR="4EF5E699" w:rsidP="4EF5E699" w:rsidRDefault="4EF5E699" w14:paraId="1ED37D4B" w14:textId="710642A3">
      <w:pPr>
        <w:pStyle w:val="Voetnoottekst"/>
        <w:rPr>
          <w:rFonts w:ascii="Georgia Pro" w:hAnsi="Georgia Pro" w:eastAsia="Georgia Pro" w:cs="Georgia Pro"/>
          <w:sz w:val="16"/>
          <w:szCs w:val="16"/>
          <w:lang w:val="nl-NL"/>
        </w:rPr>
      </w:pPr>
      <w:r w:rsidRPr="4EF5E699">
        <w:rPr>
          <w:rStyle w:val="Voetnootmarkering"/>
          <w:rFonts w:ascii="Georgia Pro" w:hAnsi="Georgia Pro" w:eastAsia="Georgia Pro" w:cs="Georgia Pro"/>
          <w:sz w:val="16"/>
          <w:szCs w:val="16"/>
        </w:rPr>
        <w:footnoteRef/>
      </w:r>
      <w:r w:rsidRPr="4EF5E699" w:rsidR="4EF5E699">
        <w:rPr>
          <w:rFonts w:ascii="Georgia Pro" w:hAnsi="Georgia Pro" w:eastAsia="Georgia Pro" w:cs="Georgia Pro"/>
          <w:sz w:val="16"/>
          <w:szCs w:val="16"/>
        </w:rPr>
        <w:t xml:space="preserve"> In this informative video, Elizabeth Hargrave presents in detail wat fungi are and that not all fungi species produce mushrooms. Not all mushrooms consist of caps with gills, some are puffy or very small and have various physical appearances.  Mycological Association of Washington DC. “Mushrooms 101.” </w:t>
      </w:r>
      <w:r w:rsidRPr="4EF5E699" w:rsidR="4EF5E699">
        <w:rPr>
          <w:rFonts w:ascii="Georgia Pro" w:hAnsi="Georgia Pro" w:eastAsia="Georgia Pro" w:cs="Georgia Pro"/>
          <w:i w:val="1"/>
          <w:iCs w:val="1"/>
          <w:sz w:val="16"/>
          <w:szCs w:val="16"/>
          <w:lang w:val="nl-NL"/>
        </w:rPr>
        <w:t>YouTube</w:t>
      </w:r>
      <w:r w:rsidRPr="4EF5E699" w:rsidR="4EF5E699">
        <w:rPr>
          <w:rFonts w:ascii="Georgia Pro" w:hAnsi="Georgia Pro" w:eastAsia="Georgia Pro" w:cs="Georgia Pro"/>
          <w:sz w:val="16"/>
          <w:szCs w:val="16"/>
          <w:lang w:val="nl-NL"/>
        </w:rPr>
        <w:t xml:space="preserve">, 9 Dec. 2020, </w:t>
      </w:r>
      <w:hyperlink r:id="R3f833605845a4799">
        <w:r w:rsidRPr="4EF5E699" w:rsidR="4EF5E699">
          <w:rPr>
            <w:rStyle w:val="Hyperlink"/>
            <w:rFonts w:ascii="Georgia Pro" w:hAnsi="Georgia Pro" w:eastAsia="Georgia Pro" w:cs="Georgia Pro"/>
            <w:sz w:val="16"/>
            <w:szCs w:val="16"/>
            <w:lang w:val="nl-NL"/>
          </w:rPr>
          <w:t>www.youtube.com/watch?v=oDyvDwRjdoU</w:t>
        </w:r>
      </w:hyperlink>
      <w:r w:rsidRPr="4EF5E699" w:rsidR="4EF5E699">
        <w:rPr>
          <w:rFonts w:ascii="Georgia Pro" w:hAnsi="Georgia Pro" w:eastAsia="Georgia Pro" w:cs="Georgia Pro"/>
          <w:sz w:val="16"/>
          <w:szCs w:val="16"/>
          <w:lang w:val="nl-NL"/>
        </w:rPr>
        <w:t xml:space="preserve">. </w:t>
      </w:r>
    </w:p>
  </w:footnote>
  <w:footnote w:id="21539">
    <w:p w:rsidR="4EF5E699" w:rsidP="4EF5E699" w:rsidRDefault="4EF5E699" w14:paraId="514AA077" w14:textId="31BB1E02">
      <w:pPr>
        <w:pStyle w:val="Voetnoottekst"/>
        <w:bidi w:val="0"/>
        <w:rPr>
          <w:rFonts w:ascii="Georgia Pro" w:hAnsi="Georgia Pro" w:eastAsia="Georgia Pro" w:cs="Georgia Pro"/>
          <w:sz w:val="18"/>
          <w:szCs w:val="18"/>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rPr>
        <w:t xml:space="preserve"> see note 80. </w:t>
      </w:r>
      <w:r>
        <w:br/>
      </w:r>
      <w:r w:rsidRPr="4EF5E699" w:rsidR="4EF5E699">
        <w:rPr>
          <w:rFonts w:ascii="Georgia Pro" w:hAnsi="Georgia Pro" w:eastAsia="Georgia Pro" w:cs="Georgia Pro"/>
          <w:sz w:val="18"/>
          <w:szCs w:val="18"/>
        </w:rPr>
        <w:t>Though, there are examples of fungal species that are less “communal” and collect large supplies of “phosphorus” which they find in this symbiotic relationship.</w:t>
      </w:r>
    </w:p>
  </w:footnote>
  <w:footnote w:id="30650">
    <w:p w:rsidR="4EF5E699" w:rsidP="4EF5E699" w:rsidRDefault="4EF5E699" w14:paraId="7F87E9B4" w14:textId="6518FBC1">
      <w:pPr>
        <w:pStyle w:val="Voetnoottekst"/>
        <w:bidi w:val="0"/>
        <w:rPr>
          <w:rFonts w:ascii="Georgia Pro" w:hAnsi="Georgia Pro" w:eastAsia="Georgia Pro" w:cs="Georgia Pro"/>
          <w:sz w:val="18"/>
          <w:szCs w:val="18"/>
        </w:rPr>
      </w:pPr>
      <w:r w:rsidRPr="4EF5E699">
        <w:rPr>
          <w:rStyle w:val="Voetnootmarkering"/>
          <w:rFonts w:ascii="Georgia Pro" w:hAnsi="Georgia Pro" w:eastAsia="Georgia Pro" w:cs="Georgia Pro"/>
          <w:sz w:val="18"/>
          <w:szCs w:val="18"/>
        </w:rPr>
        <w:footnoteRef/>
      </w:r>
      <w:r w:rsidRPr="4EF5E699" w:rsidR="4EF5E699">
        <w:rPr>
          <w:rFonts w:ascii="Georgia Pro" w:hAnsi="Georgia Pro" w:eastAsia="Georgia Pro" w:cs="Georgia Pro"/>
          <w:sz w:val="18"/>
          <w:szCs w:val="18"/>
        </w:rPr>
        <w:t xml:space="preserve"> Images credits: Merlin Sheldrake. Microscopic images of fungal roots growing inside plant roots.</w:t>
      </w:r>
      <w:r>
        <w:br/>
      </w:r>
      <w:r w:rsidRPr="4EF5E699" w:rsidR="4EF5E699">
        <w:rPr>
          <w:rFonts w:ascii="Georgia Pro" w:hAnsi="Georgia Pro" w:eastAsia="Georgia Pro" w:cs="Georgia Pro"/>
          <w:sz w:val="18"/>
          <w:szCs w:val="18"/>
        </w:rPr>
        <w:t xml:space="preserve">Sheldrake, Merlin. </w:t>
      </w:r>
      <w:r w:rsidRPr="4EF5E699" w:rsidR="4EF5E699">
        <w:rPr>
          <w:rFonts w:ascii="Georgia Pro" w:hAnsi="Georgia Pro" w:eastAsia="Georgia Pro" w:cs="Georgia Pro"/>
          <w:i w:val="1"/>
          <w:iCs w:val="1"/>
          <w:sz w:val="18"/>
          <w:szCs w:val="18"/>
        </w:rPr>
        <w:t xml:space="preserve">Entangled Life: How Fungi Make Our Worlds, </w:t>
      </w:r>
      <w:r>
        <w:br/>
      </w:r>
      <w:r w:rsidRPr="4EF5E699" w:rsidR="4EF5E699">
        <w:rPr>
          <w:rFonts w:ascii="Georgia Pro" w:hAnsi="Georgia Pro" w:eastAsia="Georgia Pro" w:cs="Georgia Pro"/>
          <w:i w:val="1"/>
          <w:iCs w:val="1"/>
          <w:sz w:val="18"/>
          <w:szCs w:val="18"/>
        </w:rPr>
        <w:t>Change Our Minds and Shape Our Futures</w:t>
      </w:r>
      <w:r w:rsidRPr="4EF5E699" w:rsidR="4EF5E699">
        <w:rPr>
          <w:rFonts w:ascii="Georgia Pro" w:hAnsi="Georgia Pro" w:eastAsia="Georgia Pro" w:cs="Georgia Pro"/>
          <w:sz w:val="18"/>
          <w:szCs w:val="18"/>
        </w:rPr>
        <w:t>. Reprint, Random House Trade Paperbacks, 2021.</w:t>
      </w:r>
      <w:r>
        <w:br/>
      </w:r>
      <w:r>
        <w:br/>
      </w:r>
      <w:r>
        <w:b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0D22387" w:rsidTr="10D22387" w14:paraId="5B0BB5FF" w14:textId="77777777">
      <w:trPr>
        <w:trHeight w:val="300"/>
      </w:trPr>
      <w:tc>
        <w:tcPr>
          <w:tcW w:w="3005" w:type="dxa"/>
        </w:tcPr>
        <w:p w:rsidR="10D22387" w:rsidP="10D22387" w:rsidRDefault="10D22387" w14:paraId="6D00D2B3" w14:textId="124D11E4">
          <w:pPr>
            <w:pStyle w:val="Koptekst"/>
            <w:ind w:left="-115"/>
          </w:pPr>
        </w:p>
      </w:tc>
      <w:tc>
        <w:tcPr>
          <w:tcW w:w="3005" w:type="dxa"/>
        </w:tcPr>
        <w:p w:rsidR="10D22387" w:rsidP="10D22387" w:rsidRDefault="10D22387" w14:paraId="76486CF5" w14:textId="4665AFA2">
          <w:pPr>
            <w:pStyle w:val="Koptekst"/>
            <w:jc w:val="center"/>
          </w:pPr>
        </w:p>
      </w:tc>
      <w:tc>
        <w:tcPr>
          <w:tcW w:w="3005" w:type="dxa"/>
        </w:tcPr>
        <w:p w:rsidR="10D22387" w:rsidP="10D22387" w:rsidRDefault="10D22387" w14:paraId="0C0EA2CD" w14:textId="1A5BEAE9">
          <w:pPr>
            <w:pStyle w:val="Koptekst"/>
            <w:ind w:right="-115"/>
            <w:jc w:val="right"/>
          </w:pPr>
        </w:p>
      </w:tc>
    </w:tr>
  </w:tbl>
  <w:p w:rsidR="10D22387" w:rsidP="10D22387" w:rsidRDefault="10D22387" w14:paraId="7EAC69A7" w14:textId="2C07C1A3">
    <w:pPr>
      <w:pStyle w:val="Koptekst"/>
    </w:pPr>
  </w:p>
</w:hdr>
</file>

<file path=word/intelligence2.xml><?xml version="1.0" encoding="utf-8"?>
<int2:intelligence xmlns:int2="http://schemas.microsoft.com/office/intelligence/2020/intelligence" xmlns:oel="http://schemas.microsoft.com/office/2019/extlst">
  <int2:observations>
    <int2:textHash int2:hashCode="VX8lVRZxnqFvj0" int2:id="Vy2Ur2B5">
      <int2:state int2:type="LegacyProofing" int2:value="Rejected"/>
    </int2:textHash>
    <int2:textHash int2:hashCode="CotBgMhgtnQCtR" int2:id="2ImML3QM">
      <int2:state int2:type="LegacyProofing" int2:value="Rejected"/>
    </int2:textHash>
    <int2:textHash int2:hashCode="PmU7Z61jvWwYBy" int2:id="dE5q5fk1">
      <int2:state int2:type="LegacyProofing" int2:value="Rejected"/>
    </int2:textHash>
    <int2:textHash int2:hashCode="V8m2KmdRGfwPjH" int2:id="uBov3ZkT">
      <int2:state int2:type="LegacyProofing" int2:value="Rejected"/>
    </int2:textHash>
    <int2:textHash int2:hashCode="83TRQqiMHnpGZK" int2:id="5dBuIgur">
      <int2:state int2:type="LegacyProofing" int2:value="Rejected"/>
    </int2:textHash>
    <int2:textHash int2:hashCode="TH9/snEZbXAnjY" int2:id="vE36LVtf">
      <int2:state int2:type="LegacyProofing" int2:value="Rejected"/>
    </int2:textHash>
    <int2:textHash int2:hashCode="uy4VzD1DODDdVB" int2:id="60jntT8k">
      <int2:state int2:type="LegacyProofing" int2:value="Rejected"/>
    </int2:textHash>
    <int2:textHash int2:hashCode="OZQHOF6hdH4H5U" int2:id="zGf9apF6">
      <int2:state int2:type="LegacyProofing" int2:value="Rejected"/>
    </int2:textHash>
    <int2:textHash int2:hashCode="2wYGn8EaP++4CL" int2:id="7kRZmlkU">
      <int2:state int2:type="LegacyProofing" int2:value="Rejected"/>
    </int2:textHash>
    <int2:textHash int2:hashCode="NpOGUZla6Q/POD" int2:id="faT6xhK1">
      <int2:state int2:type="LegacyProofing" int2:value="Rejected"/>
    </int2:textHash>
    <int2:textHash int2:hashCode="nF4R4cU1W7dBWq" int2:id="mLOLCtCt">
      <int2:state int2:type="LegacyProofing" int2:value="Rejected"/>
    </int2:textHash>
    <int2:textHash int2:hashCode="lTdMZCxQBHdzFx" int2:id="GE0wZGcg">
      <int2:state int2:type="LegacyProofing" int2:value="Rejected"/>
    </int2:textHash>
    <int2:bookmark int2:bookmarkName="_Int_JYfTPqfU" int2:invalidationBookmarkName="" int2:hashCode="gDEonOeTSBwwU/" int2:id="sWocmzeJ">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A758B"/>
    <w:multiLevelType w:val="hybridMultilevel"/>
    <w:tmpl w:val="CEB6AA80"/>
    <w:lvl w:ilvl="0" w:tplc="5F407DB8">
      <w:start w:val="1"/>
      <w:numFmt w:val="bullet"/>
      <w:lvlText w:val=""/>
      <w:lvlJc w:val="left"/>
      <w:pPr>
        <w:ind w:left="720" w:hanging="360"/>
      </w:pPr>
      <w:rPr>
        <w:rFonts w:hint="default" w:ascii="Symbol" w:hAnsi="Symbol"/>
      </w:rPr>
    </w:lvl>
    <w:lvl w:ilvl="1" w:tplc="8098B5FE">
      <w:start w:val="1"/>
      <w:numFmt w:val="bullet"/>
      <w:lvlText w:val="o"/>
      <w:lvlJc w:val="left"/>
      <w:pPr>
        <w:ind w:left="1440" w:hanging="360"/>
      </w:pPr>
      <w:rPr>
        <w:rFonts w:hint="default" w:ascii="Courier New" w:hAnsi="Courier New"/>
      </w:rPr>
    </w:lvl>
    <w:lvl w:ilvl="2" w:tplc="5D26EF4A">
      <w:start w:val="1"/>
      <w:numFmt w:val="bullet"/>
      <w:lvlText w:val=""/>
      <w:lvlJc w:val="left"/>
      <w:pPr>
        <w:ind w:left="2160" w:hanging="360"/>
      </w:pPr>
      <w:rPr>
        <w:rFonts w:hint="default" w:ascii="Wingdings" w:hAnsi="Wingdings"/>
      </w:rPr>
    </w:lvl>
    <w:lvl w:ilvl="3" w:tplc="9D2C21D0">
      <w:start w:val="1"/>
      <w:numFmt w:val="bullet"/>
      <w:lvlText w:val=""/>
      <w:lvlJc w:val="left"/>
      <w:pPr>
        <w:ind w:left="2880" w:hanging="360"/>
      </w:pPr>
      <w:rPr>
        <w:rFonts w:hint="default" w:ascii="Symbol" w:hAnsi="Symbol"/>
      </w:rPr>
    </w:lvl>
    <w:lvl w:ilvl="4" w:tplc="81CA8C74">
      <w:start w:val="1"/>
      <w:numFmt w:val="bullet"/>
      <w:lvlText w:val="o"/>
      <w:lvlJc w:val="left"/>
      <w:pPr>
        <w:ind w:left="3600" w:hanging="360"/>
      </w:pPr>
      <w:rPr>
        <w:rFonts w:hint="default" w:ascii="Courier New" w:hAnsi="Courier New"/>
      </w:rPr>
    </w:lvl>
    <w:lvl w:ilvl="5" w:tplc="C07AA438">
      <w:start w:val="1"/>
      <w:numFmt w:val="bullet"/>
      <w:lvlText w:val=""/>
      <w:lvlJc w:val="left"/>
      <w:pPr>
        <w:ind w:left="4320" w:hanging="360"/>
      </w:pPr>
      <w:rPr>
        <w:rFonts w:hint="default" w:ascii="Wingdings" w:hAnsi="Wingdings"/>
      </w:rPr>
    </w:lvl>
    <w:lvl w:ilvl="6" w:tplc="9C920974">
      <w:start w:val="1"/>
      <w:numFmt w:val="bullet"/>
      <w:lvlText w:val=""/>
      <w:lvlJc w:val="left"/>
      <w:pPr>
        <w:ind w:left="5040" w:hanging="360"/>
      </w:pPr>
      <w:rPr>
        <w:rFonts w:hint="default" w:ascii="Symbol" w:hAnsi="Symbol"/>
      </w:rPr>
    </w:lvl>
    <w:lvl w:ilvl="7" w:tplc="059A6788">
      <w:start w:val="1"/>
      <w:numFmt w:val="bullet"/>
      <w:lvlText w:val="o"/>
      <w:lvlJc w:val="left"/>
      <w:pPr>
        <w:ind w:left="5760" w:hanging="360"/>
      </w:pPr>
      <w:rPr>
        <w:rFonts w:hint="default" w:ascii="Courier New" w:hAnsi="Courier New"/>
      </w:rPr>
    </w:lvl>
    <w:lvl w:ilvl="8" w:tplc="645A4D32">
      <w:start w:val="1"/>
      <w:numFmt w:val="bullet"/>
      <w:lvlText w:val=""/>
      <w:lvlJc w:val="left"/>
      <w:pPr>
        <w:ind w:left="6480" w:hanging="360"/>
      </w:pPr>
      <w:rPr>
        <w:rFonts w:hint="default" w:ascii="Wingdings" w:hAnsi="Wingdings"/>
      </w:rPr>
    </w:lvl>
  </w:abstractNum>
  <w:num w:numId="1" w16cid:durableId="763763431">
    <w:abstractNumId w:val="0"/>
  </w:num>
</w:numbering>
</file>

<file path=word/people.xml><?xml version="1.0" encoding="utf-8"?>
<w15:people xmlns:mc="http://schemas.openxmlformats.org/markup-compatibility/2006" xmlns:w15="http://schemas.microsoft.com/office/word/2012/wordml" mc:Ignorable="w15">
  <w15:person w15:author="mrsybot@gmail.com">
    <w15:presenceInfo w15:providerId="Windows Live" w15:userId="3a7f9a877a7f19a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9094B8"/>
    <w:rsid w:val="00000000"/>
    <w:rsid w:val="00007E4F"/>
    <w:rsid w:val="0002EF4C"/>
    <w:rsid w:val="000339EB"/>
    <w:rsid w:val="000471E3"/>
    <w:rsid w:val="000833CE"/>
    <w:rsid w:val="000BB10A"/>
    <w:rsid w:val="000DB615"/>
    <w:rsid w:val="00124CA8"/>
    <w:rsid w:val="001304AF"/>
    <w:rsid w:val="00145F69"/>
    <w:rsid w:val="0015713C"/>
    <w:rsid w:val="00162E20"/>
    <w:rsid w:val="00180489"/>
    <w:rsid w:val="001A6B33"/>
    <w:rsid w:val="001B5B81"/>
    <w:rsid w:val="001E1279"/>
    <w:rsid w:val="001E2F2A"/>
    <w:rsid w:val="001F9D96"/>
    <w:rsid w:val="00234A6B"/>
    <w:rsid w:val="00236678"/>
    <w:rsid w:val="00241C09"/>
    <w:rsid w:val="0024AC7D"/>
    <w:rsid w:val="002549B8"/>
    <w:rsid w:val="00277859"/>
    <w:rsid w:val="0028E669"/>
    <w:rsid w:val="002953C8"/>
    <w:rsid w:val="002D723F"/>
    <w:rsid w:val="002DB707"/>
    <w:rsid w:val="002EB2A0"/>
    <w:rsid w:val="00346A66"/>
    <w:rsid w:val="00360356"/>
    <w:rsid w:val="00377A82"/>
    <w:rsid w:val="003A4BEC"/>
    <w:rsid w:val="003D65D3"/>
    <w:rsid w:val="004022D3"/>
    <w:rsid w:val="00406882"/>
    <w:rsid w:val="004343B0"/>
    <w:rsid w:val="004672EB"/>
    <w:rsid w:val="004673B7"/>
    <w:rsid w:val="004C4C17"/>
    <w:rsid w:val="004CBD57"/>
    <w:rsid w:val="004E5338"/>
    <w:rsid w:val="0051A8C6"/>
    <w:rsid w:val="0056A228"/>
    <w:rsid w:val="00577E77"/>
    <w:rsid w:val="005814EA"/>
    <w:rsid w:val="005A5078"/>
    <w:rsid w:val="005B3233"/>
    <w:rsid w:val="005BC9BA"/>
    <w:rsid w:val="005F418A"/>
    <w:rsid w:val="0060FB1E"/>
    <w:rsid w:val="00614A9F"/>
    <w:rsid w:val="0062B137"/>
    <w:rsid w:val="006366CA"/>
    <w:rsid w:val="0066DD64"/>
    <w:rsid w:val="00690A73"/>
    <w:rsid w:val="006942FC"/>
    <w:rsid w:val="0069B433"/>
    <w:rsid w:val="006AF078"/>
    <w:rsid w:val="006F2820"/>
    <w:rsid w:val="00710A95"/>
    <w:rsid w:val="00714AE6"/>
    <w:rsid w:val="0072A53E"/>
    <w:rsid w:val="0075830F"/>
    <w:rsid w:val="00770D31"/>
    <w:rsid w:val="007A3A26"/>
    <w:rsid w:val="007A7303"/>
    <w:rsid w:val="007B1308"/>
    <w:rsid w:val="007C74B3"/>
    <w:rsid w:val="0082A9D9"/>
    <w:rsid w:val="00830AA8"/>
    <w:rsid w:val="00836B01"/>
    <w:rsid w:val="00850F41"/>
    <w:rsid w:val="008630CB"/>
    <w:rsid w:val="0088D194"/>
    <w:rsid w:val="0089356E"/>
    <w:rsid w:val="008A7128"/>
    <w:rsid w:val="008AC718"/>
    <w:rsid w:val="008C5C44"/>
    <w:rsid w:val="00912420"/>
    <w:rsid w:val="00921DEC"/>
    <w:rsid w:val="009351D8"/>
    <w:rsid w:val="00985570"/>
    <w:rsid w:val="009D0B44"/>
    <w:rsid w:val="009D7BA6"/>
    <w:rsid w:val="009E47A5"/>
    <w:rsid w:val="00A03E7B"/>
    <w:rsid w:val="00A14667"/>
    <w:rsid w:val="00A35C96"/>
    <w:rsid w:val="00A35FFF"/>
    <w:rsid w:val="00A3C1A4"/>
    <w:rsid w:val="00A3E364"/>
    <w:rsid w:val="00AABE5B"/>
    <w:rsid w:val="00AF18FA"/>
    <w:rsid w:val="00B33A00"/>
    <w:rsid w:val="00B377A6"/>
    <w:rsid w:val="00B40FD0"/>
    <w:rsid w:val="00B86D53"/>
    <w:rsid w:val="00BAB00A"/>
    <w:rsid w:val="00BC4140"/>
    <w:rsid w:val="00BD08E4"/>
    <w:rsid w:val="00BDE903"/>
    <w:rsid w:val="00BE34D1"/>
    <w:rsid w:val="00C1F962"/>
    <w:rsid w:val="00C379A7"/>
    <w:rsid w:val="00C463D0"/>
    <w:rsid w:val="00C4A7CB"/>
    <w:rsid w:val="00C6CDE3"/>
    <w:rsid w:val="00CA1E8C"/>
    <w:rsid w:val="00CD1386"/>
    <w:rsid w:val="00CFC9FF"/>
    <w:rsid w:val="00D846BE"/>
    <w:rsid w:val="00D9016C"/>
    <w:rsid w:val="00DC19D1"/>
    <w:rsid w:val="00DE79C3"/>
    <w:rsid w:val="00E4C654"/>
    <w:rsid w:val="00E52AFB"/>
    <w:rsid w:val="00E62868"/>
    <w:rsid w:val="00E6684F"/>
    <w:rsid w:val="00EB9CB0"/>
    <w:rsid w:val="00EBF233"/>
    <w:rsid w:val="00EF77BA"/>
    <w:rsid w:val="00F1FB11"/>
    <w:rsid w:val="00F2DE60"/>
    <w:rsid w:val="00F60A10"/>
    <w:rsid w:val="00F6418A"/>
    <w:rsid w:val="00FA5E7B"/>
    <w:rsid w:val="00FC271E"/>
    <w:rsid w:val="00FC4EC1"/>
    <w:rsid w:val="010123E9"/>
    <w:rsid w:val="010AC876"/>
    <w:rsid w:val="0111F2E1"/>
    <w:rsid w:val="0116FDFD"/>
    <w:rsid w:val="01178F53"/>
    <w:rsid w:val="011A1D2E"/>
    <w:rsid w:val="011EBD28"/>
    <w:rsid w:val="0124638F"/>
    <w:rsid w:val="01291201"/>
    <w:rsid w:val="012BD46F"/>
    <w:rsid w:val="012BDF4A"/>
    <w:rsid w:val="012CDF9F"/>
    <w:rsid w:val="012D2692"/>
    <w:rsid w:val="01308B57"/>
    <w:rsid w:val="0131A94B"/>
    <w:rsid w:val="0135305E"/>
    <w:rsid w:val="013E1E53"/>
    <w:rsid w:val="013EE72F"/>
    <w:rsid w:val="013F7F8B"/>
    <w:rsid w:val="0143DC24"/>
    <w:rsid w:val="01441800"/>
    <w:rsid w:val="01465CB0"/>
    <w:rsid w:val="0148D74C"/>
    <w:rsid w:val="014E4E19"/>
    <w:rsid w:val="01562737"/>
    <w:rsid w:val="015990EA"/>
    <w:rsid w:val="015C0B60"/>
    <w:rsid w:val="0169F9C4"/>
    <w:rsid w:val="016C7269"/>
    <w:rsid w:val="01709717"/>
    <w:rsid w:val="0170C54E"/>
    <w:rsid w:val="0171649B"/>
    <w:rsid w:val="0177B658"/>
    <w:rsid w:val="0180ABE9"/>
    <w:rsid w:val="018201EF"/>
    <w:rsid w:val="018687F1"/>
    <w:rsid w:val="018D3B10"/>
    <w:rsid w:val="01919FE0"/>
    <w:rsid w:val="01921DAF"/>
    <w:rsid w:val="01951FB3"/>
    <w:rsid w:val="019C1F6C"/>
    <w:rsid w:val="019F2D79"/>
    <w:rsid w:val="01A0648D"/>
    <w:rsid w:val="01A28349"/>
    <w:rsid w:val="01A55FBB"/>
    <w:rsid w:val="01ACE6CA"/>
    <w:rsid w:val="01ADE86A"/>
    <w:rsid w:val="01AE78DD"/>
    <w:rsid w:val="01B2A92B"/>
    <w:rsid w:val="01B7EDAA"/>
    <w:rsid w:val="01B9FE3C"/>
    <w:rsid w:val="01C03034"/>
    <w:rsid w:val="01C35F3F"/>
    <w:rsid w:val="01CAAA51"/>
    <w:rsid w:val="01CD6E6A"/>
    <w:rsid w:val="01CE5BAC"/>
    <w:rsid w:val="01CF1354"/>
    <w:rsid w:val="01D32A8C"/>
    <w:rsid w:val="01D94C39"/>
    <w:rsid w:val="01D9B73C"/>
    <w:rsid w:val="01DBDF3F"/>
    <w:rsid w:val="01DEF4FD"/>
    <w:rsid w:val="01DFBE87"/>
    <w:rsid w:val="01E10D40"/>
    <w:rsid w:val="01E421FD"/>
    <w:rsid w:val="01E879BE"/>
    <w:rsid w:val="01EB9C45"/>
    <w:rsid w:val="01F6C192"/>
    <w:rsid w:val="01FE8198"/>
    <w:rsid w:val="02018BB7"/>
    <w:rsid w:val="02038F03"/>
    <w:rsid w:val="0207F3D5"/>
    <w:rsid w:val="020A3BAA"/>
    <w:rsid w:val="02116BB6"/>
    <w:rsid w:val="02189B74"/>
    <w:rsid w:val="0218AB56"/>
    <w:rsid w:val="021A88B8"/>
    <w:rsid w:val="021B57F0"/>
    <w:rsid w:val="021D14A2"/>
    <w:rsid w:val="022978D0"/>
    <w:rsid w:val="022EAA98"/>
    <w:rsid w:val="022F136C"/>
    <w:rsid w:val="0230B7FB"/>
    <w:rsid w:val="0233906D"/>
    <w:rsid w:val="02343A54"/>
    <w:rsid w:val="02376567"/>
    <w:rsid w:val="024F3DD1"/>
    <w:rsid w:val="0250057B"/>
    <w:rsid w:val="0251855E"/>
    <w:rsid w:val="02567900"/>
    <w:rsid w:val="0259F9FA"/>
    <w:rsid w:val="025BDD06"/>
    <w:rsid w:val="025E35C4"/>
    <w:rsid w:val="02600DA4"/>
    <w:rsid w:val="02615057"/>
    <w:rsid w:val="02621ACC"/>
    <w:rsid w:val="02626B92"/>
    <w:rsid w:val="026CE2AA"/>
    <w:rsid w:val="026FE7FE"/>
    <w:rsid w:val="027875DB"/>
    <w:rsid w:val="027A2509"/>
    <w:rsid w:val="027C17C7"/>
    <w:rsid w:val="027DC470"/>
    <w:rsid w:val="02809592"/>
    <w:rsid w:val="028A3801"/>
    <w:rsid w:val="028A501A"/>
    <w:rsid w:val="028ADE7F"/>
    <w:rsid w:val="028B364C"/>
    <w:rsid w:val="028B8C92"/>
    <w:rsid w:val="028D9A9F"/>
    <w:rsid w:val="02949560"/>
    <w:rsid w:val="0299D4FA"/>
    <w:rsid w:val="029ED1FC"/>
    <w:rsid w:val="029F0DA3"/>
    <w:rsid w:val="02A1676D"/>
    <w:rsid w:val="02A59ABD"/>
    <w:rsid w:val="02AFE9BA"/>
    <w:rsid w:val="02B7339A"/>
    <w:rsid w:val="02B9734F"/>
    <w:rsid w:val="02B9D96B"/>
    <w:rsid w:val="02D1078F"/>
    <w:rsid w:val="02D3EC19"/>
    <w:rsid w:val="02D4196C"/>
    <w:rsid w:val="02D57078"/>
    <w:rsid w:val="02D6C7EB"/>
    <w:rsid w:val="02DC7D05"/>
    <w:rsid w:val="02E911F1"/>
    <w:rsid w:val="02EC0216"/>
    <w:rsid w:val="02ED74F6"/>
    <w:rsid w:val="02EED9E3"/>
    <w:rsid w:val="02F3186C"/>
    <w:rsid w:val="02F5EC0B"/>
    <w:rsid w:val="02F716BC"/>
    <w:rsid w:val="02F8D4ED"/>
    <w:rsid w:val="02FD635E"/>
    <w:rsid w:val="02FF4C95"/>
    <w:rsid w:val="0300818D"/>
    <w:rsid w:val="03025C2F"/>
    <w:rsid w:val="0303B3F2"/>
    <w:rsid w:val="03062BC1"/>
    <w:rsid w:val="0309AE74"/>
    <w:rsid w:val="031418F2"/>
    <w:rsid w:val="032DD4AD"/>
    <w:rsid w:val="033B06AA"/>
    <w:rsid w:val="0344B874"/>
    <w:rsid w:val="034A20B5"/>
    <w:rsid w:val="034D44F1"/>
    <w:rsid w:val="0351DBB8"/>
    <w:rsid w:val="03525C5E"/>
    <w:rsid w:val="03556849"/>
    <w:rsid w:val="035A56F5"/>
    <w:rsid w:val="035A5893"/>
    <w:rsid w:val="035BB4F9"/>
    <w:rsid w:val="035CB9ED"/>
    <w:rsid w:val="035D8E30"/>
    <w:rsid w:val="03675592"/>
    <w:rsid w:val="03714A35"/>
    <w:rsid w:val="037176F4"/>
    <w:rsid w:val="03860CC4"/>
    <w:rsid w:val="0386ACEB"/>
    <w:rsid w:val="03886684"/>
    <w:rsid w:val="038AC235"/>
    <w:rsid w:val="038BB910"/>
    <w:rsid w:val="03940F98"/>
    <w:rsid w:val="039425C5"/>
    <w:rsid w:val="03967002"/>
    <w:rsid w:val="039728E3"/>
    <w:rsid w:val="03978F72"/>
    <w:rsid w:val="039AB3B9"/>
    <w:rsid w:val="039C97E7"/>
    <w:rsid w:val="039F5892"/>
    <w:rsid w:val="03A6BB29"/>
    <w:rsid w:val="03A8C2CB"/>
    <w:rsid w:val="03AA6CAE"/>
    <w:rsid w:val="03B1D831"/>
    <w:rsid w:val="03B9ABAF"/>
    <w:rsid w:val="03BA3903"/>
    <w:rsid w:val="03C0E8E9"/>
    <w:rsid w:val="03C11FF0"/>
    <w:rsid w:val="03C7DE57"/>
    <w:rsid w:val="03C88E39"/>
    <w:rsid w:val="03DB70D9"/>
    <w:rsid w:val="03E38A43"/>
    <w:rsid w:val="03E75C0A"/>
    <w:rsid w:val="03E84B21"/>
    <w:rsid w:val="03E9E164"/>
    <w:rsid w:val="03EFA5D2"/>
    <w:rsid w:val="03F22ADD"/>
    <w:rsid w:val="03F63C49"/>
    <w:rsid w:val="03FD6362"/>
    <w:rsid w:val="03FFAB9D"/>
    <w:rsid w:val="040276E3"/>
    <w:rsid w:val="0407F93E"/>
    <w:rsid w:val="040819D4"/>
    <w:rsid w:val="040B7929"/>
    <w:rsid w:val="04106904"/>
    <w:rsid w:val="04157975"/>
    <w:rsid w:val="04193415"/>
    <w:rsid w:val="041D53B2"/>
    <w:rsid w:val="0420455A"/>
    <w:rsid w:val="04243C86"/>
    <w:rsid w:val="042C1771"/>
    <w:rsid w:val="042D77E4"/>
    <w:rsid w:val="04334DE0"/>
    <w:rsid w:val="0435D18D"/>
    <w:rsid w:val="043BF1B0"/>
    <w:rsid w:val="043C72C0"/>
    <w:rsid w:val="043FCE4C"/>
    <w:rsid w:val="04480CD8"/>
    <w:rsid w:val="044A46DC"/>
    <w:rsid w:val="044D7E48"/>
    <w:rsid w:val="04566C85"/>
    <w:rsid w:val="045A7D17"/>
    <w:rsid w:val="046147F7"/>
    <w:rsid w:val="0464004D"/>
    <w:rsid w:val="046644E4"/>
    <w:rsid w:val="046A9571"/>
    <w:rsid w:val="046B755F"/>
    <w:rsid w:val="046D7870"/>
    <w:rsid w:val="046FB645"/>
    <w:rsid w:val="0471522F"/>
    <w:rsid w:val="04731CB4"/>
    <w:rsid w:val="047A36FD"/>
    <w:rsid w:val="047D6FDF"/>
    <w:rsid w:val="04837E47"/>
    <w:rsid w:val="0487DE67"/>
    <w:rsid w:val="048A3602"/>
    <w:rsid w:val="048B70D3"/>
    <w:rsid w:val="0491A7CE"/>
    <w:rsid w:val="04926711"/>
    <w:rsid w:val="04928A58"/>
    <w:rsid w:val="04950E52"/>
    <w:rsid w:val="0496F2FE"/>
    <w:rsid w:val="049DA057"/>
    <w:rsid w:val="049F7C43"/>
    <w:rsid w:val="04A4455E"/>
    <w:rsid w:val="04A8A282"/>
    <w:rsid w:val="04A8EDF3"/>
    <w:rsid w:val="04AE3376"/>
    <w:rsid w:val="04AEEE35"/>
    <w:rsid w:val="04B67A91"/>
    <w:rsid w:val="04B791FA"/>
    <w:rsid w:val="04B7D1D7"/>
    <w:rsid w:val="04B98CAC"/>
    <w:rsid w:val="04BA9F22"/>
    <w:rsid w:val="04BAA9FB"/>
    <w:rsid w:val="04BB741D"/>
    <w:rsid w:val="04BC8BCB"/>
    <w:rsid w:val="04C4C35B"/>
    <w:rsid w:val="04C5CE62"/>
    <w:rsid w:val="04C74A9C"/>
    <w:rsid w:val="04D08E1A"/>
    <w:rsid w:val="04D9A698"/>
    <w:rsid w:val="04E070E6"/>
    <w:rsid w:val="04E24589"/>
    <w:rsid w:val="04E95511"/>
    <w:rsid w:val="04F138BD"/>
    <w:rsid w:val="04F18E53"/>
    <w:rsid w:val="04F55644"/>
    <w:rsid w:val="04F95E91"/>
    <w:rsid w:val="04F9617E"/>
    <w:rsid w:val="04FE3D2A"/>
    <w:rsid w:val="0501EB70"/>
    <w:rsid w:val="0503BCAD"/>
    <w:rsid w:val="050620BF"/>
    <w:rsid w:val="050B0853"/>
    <w:rsid w:val="050E336F"/>
    <w:rsid w:val="05104A14"/>
    <w:rsid w:val="0518096F"/>
    <w:rsid w:val="0518412D"/>
    <w:rsid w:val="0520BA23"/>
    <w:rsid w:val="0521DC56"/>
    <w:rsid w:val="0528ABE2"/>
    <w:rsid w:val="0529C59C"/>
    <w:rsid w:val="052A2F0C"/>
    <w:rsid w:val="052B9F2B"/>
    <w:rsid w:val="052DF6B8"/>
    <w:rsid w:val="053BDD3C"/>
    <w:rsid w:val="053E9E57"/>
    <w:rsid w:val="053F116B"/>
    <w:rsid w:val="0540CBBF"/>
    <w:rsid w:val="05420AE7"/>
    <w:rsid w:val="0544E565"/>
    <w:rsid w:val="054994E6"/>
    <w:rsid w:val="0551FC72"/>
    <w:rsid w:val="0552E67F"/>
    <w:rsid w:val="0556FA5F"/>
    <w:rsid w:val="055BB604"/>
    <w:rsid w:val="056D1378"/>
    <w:rsid w:val="056D6937"/>
    <w:rsid w:val="056E710C"/>
    <w:rsid w:val="056EBD3A"/>
    <w:rsid w:val="0575132B"/>
    <w:rsid w:val="0575E4D7"/>
    <w:rsid w:val="05766F52"/>
    <w:rsid w:val="0576BD0C"/>
    <w:rsid w:val="057A0777"/>
    <w:rsid w:val="057C15CB"/>
    <w:rsid w:val="057F76CD"/>
    <w:rsid w:val="05826435"/>
    <w:rsid w:val="058A0070"/>
    <w:rsid w:val="058D8602"/>
    <w:rsid w:val="058F8D72"/>
    <w:rsid w:val="0590B5D1"/>
    <w:rsid w:val="0592A2BB"/>
    <w:rsid w:val="059F3B76"/>
    <w:rsid w:val="05A8951D"/>
    <w:rsid w:val="05AE6474"/>
    <w:rsid w:val="05AED5D7"/>
    <w:rsid w:val="05AEE1F7"/>
    <w:rsid w:val="05B03390"/>
    <w:rsid w:val="05B24D82"/>
    <w:rsid w:val="05B51314"/>
    <w:rsid w:val="05BB5E4C"/>
    <w:rsid w:val="05C287BA"/>
    <w:rsid w:val="05C9112F"/>
    <w:rsid w:val="05CB2CCA"/>
    <w:rsid w:val="05CD1466"/>
    <w:rsid w:val="05CDEAFE"/>
    <w:rsid w:val="05CEC48B"/>
    <w:rsid w:val="05CFE979"/>
    <w:rsid w:val="05D3D532"/>
    <w:rsid w:val="05DAF353"/>
    <w:rsid w:val="05DCE071"/>
    <w:rsid w:val="05DD326D"/>
    <w:rsid w:val="05E16B5B"/>
    <w:rsid w:val="05E3DD39"/>
    <w:rsid w:val="05E8C6AF"/>
    <w:rsid w:val="05E9E6A5"/>
    <w:rsid w:val="05EE4FFD"/>
    <w:rsid w:val="05F01EB4"/>
    <w:rsid w:val="05FEC670"/>
    <w:rsid w:val="06005381"/>
    <w:rsid w:val="06017029"/>
    <w:rsid w:val="060172B2"/>
    <w:rsid w:val="0601BBDF"/>
    <w:rsid w:val="0602E4D4"/>
    <w:rsid w:val="0609270D"/>
    <w:rsid w:val="0609DC9B"/>
    <w:rsid w:val="060A5A8D"/>
    <w:rsid w:val="060BC4C2"/>
    <w:rsid w:val="060CDEEF"/>
    <w:rsid w:val="060EA44B"/>
    <w:rsid w:val="060F73B3"/>
    <w:rsid w:val="0614CF9B"/>
    <w:rsid w:val="061C5389"/>
    <w:rsid w:val="0620377E"/>
    <w:rsid w:val="06284D9B"/>
    <w:rsid w:val="062BB56B"/>
    <w:rsid w:val="062CA0F7"/>
    <w:rsid w:val="062F5F2E"/>
    <w:rsid w:val="062FC977"/>
    <w:rsid w:val="0632BEC3"/>
    <w:rsid w:val="06343107"/>
    <w:rsid w:val="0636E196"/>
    <w:rsid w:val="063771E7"/>
    <w:rsid w:val="06393268"/>
    <w:rsid w:val="063B54B4"/>
    <w:rsid w:val="06428FF2"/>
    <w:rsid w:val="0643A5B9"/>
    <w:rsid w:val="0646BFCF"/>
    <w:rsid w:val="06471AFD"/>
    <w:rsid w:val="06497665"/>
    <w:rsid w:val="064BF9C7"/>
    <w:rsid w:val="064CA9A3"/>
    <w:rsid w:val="064D918B"/>
    <w:rsid w:val="064E8E39"/>
    <w:rsid w:val="06519D74"/>
    <w:rsid w:val="06526312"/>
    <w:rsid w:val="0654D1C2"/>
    <w:rsid w:val="06555D0D"/>
    <w:rsid w:val="0657483F"/>
    <w:rsid w:val="065C3456"/>
    <w:rsid w:val="0660FB13"/>
    <w:rsid w:val="066262BA"/>
    <w:rsid w:val="0665D985"/>
    <w:rsid w:val="066604BB"/>
    <w:rsid w:val="0667F4A6"/>
    <w:rsid w:val="066B6252"/>
    <w:rsid w:val="066EB25A"/>
    <w:rsid w:val="067AF5CD"/>
    <w:rsid w:val="06866F45"/>
    <w:rsid w:val="0686E692"/>
    <w:rsid w:val="068A8E6A"/>
    <w:rsid w:val="068BAB04"/>
    <w:rsid w:val="069020DC"/>
    <w:rsid w:val="06910F6B"/>
    <w:rsid w:val="069A2FCB"/>
    <w:rsid w:val="069EC44C"/>
    <w:rsid w:val="06A11CFA"/>
    <w:rsid w:val="06A19A59"/>
    <w:rsid w:val="06AD3122"/>
    <w:rsid w:val="06B1526D"/>
    <w:rsid w:val="06B2B37A"/>
    <w:rsid w:val="06B2F3CF"/>
    <w:rsid w:val="06B449DA"/>
    <w:rsid w:val="06B80E73"/>
    <w:rsid w:val="06BEA585"/>
    <w:rsid w:val="06C29A71"/>
    <w:rsid w:val="06C39C93"/>
    <w:rsid w:val="06C5DA90"/>
    <w:rsid w:val="06C8CD5C"/>
    <w:rsid w:val="06D05FA1"/>
    <w:rsid w:val="06D5F08F"/>
    <w:rsid w:val="06D7E345"/>
    <w:rsid w:val="06DC7361"/>
    <w:rsid w:val="06E041AC"/>
    <w:rsid w:val="06E2282E"/>
    <w:rsid w:val="06E43D7B"/>
    <w:rsid w:val="06E7854A"/>
    <w:rsid w:val="06EF3D01"/>
    <w:rsid w:val="06F0F100"/>
    <w:rsid w:val="06F435AD"/>
    <w:rsid w:val="06F5281A"/>
    <w:rsid w:val="06F6FAA9"/>
    <w:rsid w:val="06FC2E6F"/>
    <w:rsid w:val="06FDFCCC"/>
    <w:rsid w:val="06FF3303"/>
    <w:rsid w:val="0701E69E"/>
    <w:rsid w:val="070303C6"/>
    <w:rsid w:val="07039503"/>
    <w:rsid w:val="070608E7"/>
    <w:rsid w:val="07077AA7"/>
    <w:rsid w:val="0708E457"/>
    <w:rsid w:val="07090383"/>
    <w:rsid w:val="07093DE8"/>
    <w:rsid w:val="07094F63"/>
    <w:rsid w:val="0709E8B5"/>
    <w:rsid w:val="0710658E"/>
    <w:rsid w:val="0718CA9D"/>
    <w:rsid w:val="0719DD54"/>
    <w:rsid w:val="071F84E2"/>
    <w:rsid w:val="071FFCA8"/>
    <w:rsid w:val="07292232"/>
    <w:rsid w:val="0730BA34"/>
    <w:rsid w:val="07340DFC"/>
    <w:rsid w:val="0734ECCF"/>
    <w:rsid w:val="0737CE19"/>
    <w:rsid w:val="073996F6"/>
    <w:rsid w:val="073B89B4"/>
    <w:rsid w:val="07451CEC"/>
    <w:rsid w:val="0746E1BC"/>
    <w:rsid w:val="0749DA3D"/>
    <w:rsid w:val="0754E8FE"/>
    <w:rsid w:val="0755D921"/>
    <w:rsid w:val="075922B3"/>
    <w:rsid w:val="0759B3AF"/>
    <w:rsid w:val="075D2A14"/>
    <w:rsid w:val="075DAEB5"/>
    <w:rsid w:val="07609A08"/>
    <w:rsid w:val="0760E1B6"/>
    <w:rsid w:val="0764D8F3"/>
    <w:rsid w:val="07681471"/>
    <w:rsid w:val="0768C728"/>
    <w:rsid w:val="076A5536"/>
    <w:rsid w:val="07722EC0"/>
    <w:rsid w:val="0772912A"/>
    <w:rsid w:val="077604FC"/>
    <w:rsid w:val="07790355"/>
    <w:rsid w:val="078027FF"/>
    <w:rsid w:val="07860347"/>
    <w:rsid w:val="07874DEC"/>
    <w:rsid w:val="078F6B74"/>
    <w:rsid w:val="07951FE3"/>
    <w:rsid w:val="079AEC60"/>
    <w:rsid w:val="079BA10F"/>
    <w:rsid w:val="07A06793"/>
    <w:rsid w:val="07A0C15D"/>
    <w:rsid w:val="07AD7EF5"/>
    <w:rsid w:val="07B0A0F0"/>
    <w:rsid w:val="07B2ADBD"/>
    <w:rsid w:val="07B42CC5"/>
    <w:rsid w:val="07B75096"/>
    <w:rsid w:val="07B818D0"/>
    <w:rsid w:val="07B81DFC"/>
    <w:rsid w:val="07B8CB3C"/>
    <w:rsid w:val="07C16059"/>
    <w:rsid w:val="07C546F1"/>
    <w:rsid w:val="07D1882F"/>
    <w:rsid w:val="07D2F580"/>
    <w:rsid w:val="07D4F2BC"/>
    <w:rsid w:val="07D65E7A"/>
    <w:rsid w:val="07D72515"/>
    <w:rsid w:val="07D9FC32"/>
    <w:rsid w:val="07DB2E18"/>
    <w:rsid w:val="07DDC233"/>
    <w:rsid w:val="07DEE6F8"/>
    <w:rsid w:val="07EC1D2C"/>
    <w:rsid w:val="07F12D6E"/>
    <w:rsid w:val="07F15A5E"/>
    <w:rsid w:val="07F3AB36"/>
    <w:rsid w:val="07F4F3AB"/>
    <w:rsid w:val="07F629C1"/>
    <w:rsid w:val="0801BA69"/>
    <w:rsid w:val="08058617"/>
    <w:rsid w:val="080590BD"/>
    <w:rsid w:val="08072182"/>
    <w:rsid w:val="080B7AB2"/>
    <w:rsid w:val="080D80EA"/>
    <w:rsid w:val="080DC016"/>
    <w:rsid w:val="081934C4"/>
    <w:rsid w:val="0819EAF4"/>
    <w:rsid w:val="081AA9B3"/>
    <w:rsid w:val="082776AE"/>
    <w:rsid w:val="0827DA3F"/>
    <w:rsid w:val="08292031"/>
    <w:rsid w:val="082D2581"/>
    <w:rsid w:val="082FF74D"/>
    <w:rsid w:val="08323607"/>
    <w:rsid w:val="08360534"/>
    <w:rsid w:val="083675E4"/>
    <w:rsid w:val="08369396"/>
    <w:rsid w:val="083D2E32"/>
    <w:rsid w:val="083EE53B"/>
    <w:rsid w:val="08407655"/>
    <w:rsid w:val="0840BE57"/>
    <w:rsid w:val="0842A51F"/>
    <w:rsid w:val="0845B104"/>
    <w:rsid w:val="0849DD63"/>
    <w:rsid w:val="084C1987"/>
    <w:rsid w:val="084F75CB"/>
    <w:rsid w:val="084F796A"/>
    <w:rsid w:val="084FB05D"/>
    <w:rsid w:val="0851E708"/>
    <w:rsid w:val="0855F6AB"/>
    <w:rsid w:val="085C301E"/>
    <w:rsid w:val="085CBED2"/>
    <w:rsid w:val="085E6E86"/>
    <w:rsid w:val="08602EE3"/>
    <w:rsid w:val="086218B4"/>
    <w:rsid w:val="08674314"/>
    <w:rsid w:val="0868A4EB"/>
    <w:rsid w:val="0874FDEA"/>
    <w:rsid w:val="0879A9CD"/>
    <w:rsid w:val="087F31D8"/>
    <w:rsid w:val="08800DDC"/>
    <w:rsid w:val="08802051"/>
    <w:rsid w:val="08839D28"/>
    <w:rsid w:val="08A62E7F"/>
    <w:rsid w:val="08A750CF"/>
    <w:rsid w:val="08A87F11"/>
    <w:rsid w:val="08B1115F"/>
    <w:rsid w:val="08B4A2AB"/>
    <w:rsid w:val="08B60D71"/>
    <w:rsid w:val="08B62150"/>
    <w:rsid w:val="08B696CB"/>
    <w:rsid w:val="08B6BAB5"/>
    <w:rsid w:val="08B6EAC4"/>
    <w:rsid w:val="08B8EED0"/>
    <w:rsid w:val="08BABC8D"/>
    <w:rsid w:val="08BD736E"/>
    <w:rsid w:val="08BDB1A1"/>
    <w:rsid w:val="08C30428"/>
    <w:rsid w:val="08C3994E"/>
    <w:rsid w:val="08C5804F"/>
    <w:rsid w:val="08C86C8C"/>
    <w:rsid w:val="08C8C2EE"/>
    <w:rsid w:val="08CDBB5C"/>
    <w:rsid w:val="08D33640"/>
    <w:rsid w:val="08D7543A"/>
    <w:rsid w:val="08D828F6"/>
    <w:rsid w:val="08DA5AE2"/>
    <w:rsid w:val="08E31060"/>
    <w:rsid w:val="08E501F6"/>
    <w:rsid w:val="08E5236F"/>
    <w:rsid w:val="08E56252"/>
    <w:rsid w:val="08E58BEB"/>
    <w:rsid w:val="08E59B90"/>
    <w:rsid w:val="08E6FCB2"/>
    <w:rsid w:val="08E7B9CF"/>
    <w:rsid w:val="08EA9B8B"/>
    <w:rsid w:val="08EB6A07"/>
    <w:rsid w:val="08ED9C08"/>
    <w:rsid w:val="08F2CC56"/>
    <w:rsid w:val="08F35E46"/>
    <w:rsid w:val="08F7AB48"/>
    <w:rsid w:val="08FACE16"/>
    <w:rsid w:val="08FC372F"/>
    <w:rsid w:val="09006DF5"/>
    <w:rsid w:val="0901C95D"/>
    <w:rsid w:val="090BC870"/>
    <w:rsid w:val="090CED7D"/>
    <w:rsid w:val="0912568B"/>
    <w:rsid w:val="0915A258"/>
    <w:rsid w:val="091B2C31"/>
    <w:rsid w:val="091B78BA"/>
    <w:rsid w:val="091BE196"/>
    <w:rsid w:val="091D0D2F"/>
    <w:rsid w:val="092F1A93"/>
    <w:rsid w:val="093205E5"/>
    <w:rsid w:val="0934675E"/>
    <w:rsid w:val="09378599"/>
    <w:rsid w:val="09391097"/>
    <w:rsid w:val="0939D7C3"/>
    <w:rsid w:val="093AD2F0"/>
    <w:rsid w:val="093BE407"/>
    <w:rsid w:val="0944D113"/>
    <w:rsid w:val="09478CE8"/>
    <w:rsid w:val="094805A7"/>
    <w:rsid w:val="0948222B"/>
    <w:rsid w:val="094A3AAF"/>
    <w:rsid w:val="0952B8B2"/>
    <w:rsid w:val="09531106"/>
    <w:rsid w:val="09612A3E"/>
    <w:rsid w:val="09618806"/>
    <w:rsid w:val="0963A58B"/>
    <w:rsid w:val="09683611"/>
    <w:rsid w:val="096AC5C6"/>
    <w:rsid w:val="096E1D52"/>
    <w:rsid w:val="096F5739"/>
    <w:rsid w:val="096FEF4D"/>
    <w:rsid w:val="09765335"/>
    <w:rsid w:val="097E3430"/>
    <w:rsid w:val="09864F2F"/>
    <w:rsid w:val="0986C52B"/>
    <w:rsid w:val="098ACEEB"/>
    <w:rsid w:val="098B243C"/>
    <w:rsid w:val="098FFCB0"/>
    <w:rsid w:val="099043B2"/>
    <w:rsid w:val="0992F7DD"/>
    <w:rsid w:val="099304B8"/>
    <w:rsid w:val="099633D8"/>
    <w:rsid w:val="099D4B0B"/>
    <w:rsid w:val="099E5D89"/>
    <w:rsid w:val="09A73989"/>
    <w:rsid w:val="09A877B6"/>
    <w:rsid w:val="09ABA40A"/>
    <w:rsid w:val="09AF7AAA"/>
    <w:rsid w:val="09B0E92A"/>
    <w:rsid w:val="09B76910"/>
    <w:rsid w:val="09BAF39C"/>
    <w:rsid w:val="09BD8F5B"/>
    <w:rsid w:val="09C16B37"/>
    <w:rsid w:val="09C19E62"/>
    <w:rsid w:val="09C2CF7B"/>
    <w:rsid w:val="09C4FF81"/>
    <w:rsid w:val="09CCE83D"/>
    <w:rsid w:val="09CEFF52"/>
    <w:rsid w:val="09CF04D8"/>
    <w:rsid w:val="09D566D9"/>
    <w:rsid w:val="09DBF782"/>
    <w:rsid w:val="09E01C1E"/>
    <w:rsid w:val="09E4B431"/>
    <w:rsid w:val="09E9AFA0"/>
    <w:rsid w:val="09E9B6B7"/>
    <w:rsid w:val="09EB3D29"/>
    <w:rsid w:val="09EB8E8C"/>
    <w:rsid w:val="09F3E751"/>
    <w:rsid w:val="09F69257"/>
    <w:rsid w:val="0A0323B5"/>
    <w:rsid w:val="0A111ECB"/>
    <w:rsid w:val="0A162A59"/>
    <w:rsid w:val="0A28EBC9"/>
    <w:rsid w:val="0A2C1739"/>
    <w:rsid w:val="0A31150A"/>
    <w:rsid w:val="0A395232"/>
    <w:rsid w:val="0A3D749C"/>
    <w:rsid w:val="0A3E306C"/>
    <w:rsid w:val="0A415811"/>
    <w:rsid w:val="0A436BAD"/>
    <w:rsid w:val="0A446046"/>
    <w:rsid w:val="0A4B4784"/>
    <w:rsid w:val="0A52788F"/>
    <w:rsid w:val="0A53DC9B"/>
    <w:rsid w:val="0A552192"/>
    <w:rsid w:val="0A56587E"/>
    <w:rsid w:val="0A5DE463"/>
    <w:rsid w:val="0A5FF83A"/>
    <w:rsid w:val="0A60CA72"/>
    <w:rsid w:val="0A60D59C"/>
    <w:rsid w:val="0A6218AA"/>
    <w:rsid w:val="0A62E25F"/>
    <w:rsid w:val="0A634C02"/>
    <w:rsid w:val="0A670E35"/>
    <w:rsid w:val="0A6BA350"/>
    <w:rsid w:val="0A6D289E"/>
    <w:rsid w:val="0A6EF51B"/>
    <w:rsid w:val="0A70AEBA"/>
    <w:rsid w:val="0A71245D"/>
    <w:rsid w:val="0A7195E5"/>
    <w:rsid w:val="0A731685"/>
    <w:rsid w:val="0A7AD6B2"/>
    <w:rsid w:val="0A7B0476"/>
    <w:rsid w:val="0A853CFC"/>
    <w:rsid w:val="0A898B12"/>
    <w:rsid w:val="0A8F9B34"/>
    <w:rsid w:val="0A9247B5"/>
    <w:rsid w:val="0A94CCD8"/>
    <w:rsid w:val="0A9E3E6F"/>
    <w:rsid w:val="0A9FD1DC"/>
    <w:rsid w:val="0AA1CAF0"/>
    <w:rsid w:val="0AA98217"/>
    <w:rsid w:val="0AAA598C"/>
    <w:rsid w:val="0AACFBF5"/>
    <w:rsid w:val="0AB1CFC9"/>
    <w:rsid w:val="0AB5522F"/>
    <w:rsid w:val="0AB5B9E6"/>
    <w:rsid w:val="0ABBC9DE"/>
    <w:rsid w:val="0ABD02E9"/>
    <w:rsid w:val="0ABD19F8"/>
    <w:rsid w:val="0AC78B9A"/>
    <w:rsid w:val="0AC8687D"/>
    <w:rsid w:val="0AC87699"/>
    <w:rsid w:val="0ACA585B"/>
    <w:rsid w:val="0AD00E41"/>
    <w:rsid w:val="0AD29991"/>
    <w:rsid w:val="0AD31A93"/>
    <w:rsid w:val="0AD341D1"/>
    <w:rsid w:val="0ADB6250"/>
    <w:rsid w:val="0ADB82CB"/>
    <w:rsid w:val="0ADE6CC1"/>
    <w:rsid w:val="0AEC0DB6"/>
    <w:rsid w:val="0AF27108"/>
    <w:rsid w:val="0AF37982"/>
    <w:rsid w:val="0AF94564"/>
    <w:rsid w:val="0AFD6FC1"/>
    <w:rsid w:val="0AFDCD15"/>
    <w:rsid w:val="0AFF4268"/>
    <w:rsid w:val="0B00CD0A"/>
    <w:rsid w:val="0B020AE4"/>
    <w:rsid w:val="0B0CDA04"/>
    <w:rsid w:val="0B0DB1F8"/>
    <w:rsid w:val="0B158D96"/>
    <w:rsid w:val="0B1DFE88"/>
    <w:rsid w:val="0B1E6697"/>
    <w:rsid w:val="0B288E2C"/>
    <w:rsid w:val="0B2E7229"/>
    <w:rsid w:val="0B2F3566"/>
    <w:rsid w:val="0B30543C"/>
    <w:rsid w:val="0B35B0D1"/>
    <w:rsid w:val="0B35F9CD"/>
    <w:rsid w:val="0B3B3B30"/>
    <w:rsid w:val="0B3E8AC6"/>
    <w:rsid w:val="0B427CA1"/>
    <w:rsid w:val="0B45998F"/>
    <w:rsid w:val="0B465D45"/>
    <w:rsid w:val="0B4A2865"/>
    <w:rsid w:val="0B4BDF6D"/>
    <w:rsid w:val="0B4FD2C2"/>
    <w:rsid w:val="0B510655"/>
    <w:rsid w:val="0B5AF670"/>
    <w:rsid w:val="0B669667"/>
    <w:rsid w:val="0B688B39"/>
    <w:rsid w:val="0B6ACB24"/>
    <w:rsid w:val="0B741195"/>
    <w:rsid w:val="0B7BAB43"/>
    <w:rsid w:val="0B7DF4C8"/>
    <w:rsid w:val="0B7F3713"/>
    <w:rsid w:val="0B7F41C2"/>
    <w:rsid w:val="0B7F9E54"/>
    <w:rsid w:val="0B841DBF"/>
    <w:rsid w:val="0B8A7113"/>
    <w:rsid w:val="0B8DB9E8"/>
    <w:rsid w:val="0B98194C"/>
    <w:rsid w:val="0B9CCF89"/>
    <w:rsid w:val="0BA392F7"/>
    <w:rsid w:val="0BADB059"/>
    <w:rsid w:val="0BB1DCFF"/>
    <w:rsid w:val="0BB468D7"/>
    <w:rsid w:val="0BB6FD6F"/>
    <w:rsid w:val="0BB901A1"/>
    <w:rsid w:val="0BCBC9DA"/>
    <w:rsid w:val="0BCC8A63"/>
    <w:rsid w:val="0BD61939"/>
    <w:rsid w:val="0BDC8104"/>
    <w:rsid w:val="0BDED86C"/>
    <w:rsid w:val="0BE37DA8"/>
    <w:rsid w:val="0BF0F34A"/>
    <w:rsid w:val="0BF1C2BE"/>
    <w:rsid w:val="0BF7305E"/>
    <w:rsid w:val="0BF79C32"/>
    <w:rsid w:val="0C012EFF"/>
    <w:rsid w:val="0C02492D"/>
    <w:rsid w:val="0C04B3D9"/>
    <w:rsid w:val="0C0666DE"/>
    <w:rsid w:val="0C0AEAF9"/>
    <w:rsid w:val="0C0C4800"/>
    <w:rsid w:val="0C0CF4BE"/>
    <w:rsid w:val="0C185F1F"/>
    <w:rsid w:val="0C1C53E7"/>
    <w:rsid w:val="0C1D081F"/>
    <w:rsid w:val="0C1E99AE"/>
    <w:rsid w:val="0C219740"/>
    <w:rsid w:val="0C23A34E"/>
    <w:rsid w:val="0C25C619"/>
    <w:rsid w:val="0C28C176"/>
    <w:rsid w:val="0C28CF12"/>
    <w:rsid w:val="0C2B1BC2"/>
    <w:rsid w:val="0C309D39"/>
    <w:rsid w:val="0C355EB9"/>
    <w:rsid w:val="0C360698"/>
    <w:rsid w:val="0C41F0C3"/>
    <w:rsid w:val="0C43DA3D"/>
    <w:rsid w:val="0C45577B"/>
    <w:rsid w:val="0C461B57"/>
    <w:rsid w:val="0C46347B"/>
    <w:rsid w:val="0C491945"/>
    <w:rsid w:val="0C4EE052"/>
    <w:rsid w:val="0C4F3396"/>
    <w:rsid w:val="0C584E0C"/>
    <w:rsid w:val="0C5F8036"/>
    <w:rsid w:val="0C63FC8F"/>
    <w:rsid w:val="0C693489"/>
    <w:rsid w:val="0C6BADCA"/>
    <w:rsid w:val="0C738E04"/>
    <w:rsid w:val="0C73C4BD"/>
    <w:rsid w:val="0C747A3B"/>
    <w:rsid w:val="0C76E09F"/>
    <w:rsid w:val="0C7A3D98"/>
    <w:rsid w:val="0C7CEB10"/>
    <w:rsid w:val="0C7E3241"/>
    <w:rsid w:val="0C86C454"/>
    <w:rsid w:val="0C87C072"/>
    <w:rsid w:val="0C8EC2B0"/>
    <w:rsid w:val="0C8FF529"/>
    <w:rsid w:val="0C9607E7"/>
    <w:rsid w:val="0C9BDE8F"/>
    <w:rsid w:val="0CA07922"/>
    <w:rsid w:val="0CA200FD"/>
    <w:rsid w:val="0CA2AFA2"/>
    <w:rsid w:val="0CAC2E00"/>
    <w:rsid w:val="0CADF6F5"/>
    <w:rsid w:val="0CB1DDAA"/>
    <w:rsid w:val="0CB256C6"/>
    <w:rsid w:val="0CB52B2F"/>
    <w:rsid w:val="0CBD2269"/>
    <w:rsid w:val="0CBDAB07"/>
    <w:rsid w:val="0CC1AE93"/>
    <w:rsid w:val="0CC704E6"/>
    <w:rsid w:val="0CCC568E"/>
    <w:rsid w:val="0CCEBD6F"/>
    <w:rsid w:val="0CCFD06D"/>
    <w:rsid w:val="0CD0F7A8"/>
    <w:rsid w:val="0CD3BE6F"/>
    <w:rsid w:val="0CD4150F"/>
    <w:rsid w:val="0CD4C61A"/>
    <w:rsid w:val="0CD78AF5"/>
    <w:rsid w:val="0CDA5B27"/>
    <w:rsid w:val="0CE137D3"/>
    <w:rsid w:val="0CE2442C"/>
    <w:rsid w:val="0CE59752"/>
    <w:rsid w:val="0CECF8CE"/>
    <w:rsid w:val="0CF17C36"/>
    <w:rsid w:val="0CF1D9BF"/>
    <w:rsid w:val="0CF306F0"/>
    <w:rsid w:val="0CF3A274"/>
    <w:rsid w:val="0CF83294"/>
    <w:rsid w:val="0CFB472E"/>
    <w:rsid w:val="0CFDAACE"/>
    <w:rsid w:val="0D04D37F"/>
    <w:rsid w:val="0D052124"/>
    <w:rsid w:val="0D0979A1"/>
    <w:rsid w:val="0D0A0494"/>
    <w:rsid w:val="0D0AECB9"/>
    <w:rsid w:val="0D0C6E6B"/>
    <w:rsid w:val="0D0F6C12"/>
    <w:rsid w:val="0D0F99D6"/>
    <w:rsid w:val="0D110E53"/>
    <w:rsid w:val="0D1FE274"/>
    <w:rsid w:val="0D2CA71F"/>
    <w:rsid w:val="0D2FFEE4"/>
    <w:rsid w:val="0D396D34"/>
    <w:rsid w:val="0D3AB5E1"/>
    <w:rsid w:val="0D3D2074"/>
    <w:rsid w:val="0D3D9E9B"/>
    <w:rsid w:val="0D40AC56"/>
    <w:rsid w:val="0D4BFDDE"/>
    <w:rsid w:val="0D4E952F"/>
    <w:rsid w:val="0D51445C"/>
    <w:rsid w:val="0D515561"/>
    <w:rsid w:val="0D63EB71"/>
    <w:rsid w:val="0D6771F7"/>
    <w:rsid w:val="0D6B5F8E"/>
    <w:rsid w:val="0D6F07C7"/>
    <w:rsid w:val="0D6F8B65"/>
    <w:rsid w:val="0D766311"/>
    <w:rsid w:val="0D76F07C"/>
    <w:rsid w:val="0D7BC5A7"/>
    <w:rsid w:val="0D7F4E09"/>
    <w:rsid w:val="0D80881E"/>
    <w:rsid w:val="0D823660"/>
    <w:rsid w:val="0D85D5B1"/>
    <w:rsid w:val="0D86DE4B"/>
    <w:rsid w:val="0D8E850F"/>
    <w:rsid w:val="0D8EE14F"/>
    <w:rsid w:val="0D8F515A"/>
    <w:rsid w:val="0D949F9B"/>
    <w:rsid w:val="0D961490"/>
    <w:rsid w:val="0D9634CB"/>
    <w:rsid w:val="0D988F89"/>
    <w:rsid w:val="0D99FFF8"/>
    <w:rsid w:val="0D9A8321"/>
    <w:rsid w:val="0D9AE8BE"/>
    <w:rsid w:val="0D9B3F92"/>
    <w:rsid w:val="0DA0A295"/>
    <w:rsid w:val="0DAF55EF"/>
    <w:rsid w:val="0DBD3598"/>
    <w:rsid w:val="0DBF276E"/>
    <w:rsid w:val="0DC0C261"/>
    <w:rsid w:val="0DC43237"/>
    <w:rsid w:val="0DCB4D48"/>
    <w:rsid w:val="0DCB5D33"/>
    <w:rsid w:val="0DCB6BF7"/>
    <w:rsid w:val="0DD37BBB"/>
    <w:rsid w:val="0DD630E9"/>
    <w:rsid w:val="0DD8C6AF"/>
    <w:rsid w:val="0DDB82BD"/>
    <w:rsid w:val="0DDF0735"/>
    <w:rsid w:val="0DE1C300"/>
    <w:rsid w:val="0DE56C29"/>
    <w:rsid w:val="0DE8C974"/>
    <w:rsid w:val="0DEE7218"/>
    <w:rsid w:val="0DF2B750"/>
    <w:rsid w:val="0DF76F01"/>
    <w:rsid w:val="0DF8F549"/>
    <w:rsid w:val="0DFEB74B"/>
    <w:rsid w:val="0E0C5D6E"/>
    <w:rsid w:val="0E15E89C"/>
    <w:rsid w:val="0E1D6F21"/>
    <w:rsid w:val="0E2B6627"/>
    <w:rsid w:val="0E369B45"/>
    <w:rsid w:val="0E375EC4"/>
    <w:rsid w:val="0E39C594"/>
    <w:rsid w:val="0E3E8003"/>
    <w:rsid w:val="0E421EAF"/>
    <w:rsid w:val="0E434560"/>
    <w:rsid w:val="0E439A53"/>
    <w:rsid w:val="0E467F65"/>
    <w:rsid w:val="0E4A932B"/>
    <w:rsid w:val="0E4AC59F"/>
    <w:rsid w:val="0E4CFECE"/>
    <w:rsid w:val="0E51A9E6"/>
    <w:rsid w:val="0E537FA7"/>
    <w:rsid w:val="0E549ACC"/>
    <w:rsid w:val="0E58508C"/>
    <w:rsid w:val="0E5DDD24"/>
    <w:rsid w:val="0E5E4803"/>
    <w:rsid w:val="0E649ABF"/>
    <w:rsid w:val="0E686A4E"/>
    <w:rsid w:val="0E6980F7"/>
    <w:rsid w:val="0E6A6611"/>
    <w:rsid w:val="0E6FB18E"/>
    <w:rsid w:val="0E728C83"/>
    <w:rsid w:val="0E746BA8"/>
    <w:rsid w:val="0E75DD4F"/>
    <w:rsid w:val="0E76E099"/>
    <w:rsid w:val="0E845251"/>
    <w:rsid w:val="0E85B778"/>
    <w:rsid w:val="0E873F64"/>
    <w:rsid w:val="0E87C131"/>
    <w:rsid w:val="0E883C4F"/>
    <w:rsid w:val="0E889D42"/>
    <w:rsid w:val="0E8ACB26"/>
    <w:rsid w:val="0E8FABD6"/>
    <w:rsid w:val="0E918DD2"/>
    <w:rsid w:val="0E936165"/>
    <w:rsid w:val="0E9700E9"/>
    <w:rsid w:val="0E9F3CAB"/>
    <w:rsid w:val="0EA094F8"/>
    <w:rsid w:val="0EA197A4"/>
    <w:rsid w:val="0EA34F25"/>
    <w:rsid w:val="0EA50C15"/>
    <w:rsid w:val="0EA783A4"/>
    <w:rsid w:val="0EAACB99"/>
    <w:rsid w:val="0EADADDF"/>
    <w:rsid w:val="0EB26743"/>
    <w:rsid w:val="0EB7EFB9"/>
    <w:rsid w:val="0EBC5514"/>
    <w:rsid w:val="0EBFCF94"/>
    <w:rsid w:val="0EC0308D"/>
    <w:rsid w:val="0EC4C79C"/>
    <w:rsid w:val="0EC8FFE3"/>
    <w:rsid w:val="0EC95F92"/>
    <w:rsid w:val="0ED0484A"/>
    <w:rsid w:val="0ED73E7B"/>
    <w:rsid w:val="0ED88F12"/>
    <w:rsid w:val="0EDCCED7"/>
    <w:rsid w:val="0EE4215F"/>
    <w:rsid w:val="0EE906B6"/>
    <w:rsid w:val="0EEA0745"/>
    <w:rsid w:val="0EECD659"/>
    <w:rsid w:val="0EF58121"/>
    <w:rsid w:val="0EF6DE88"/>
    <w:rsid w:val="0EF924A3"/>
    <w:rsid w:val="0EF9D87B"/>
    <w:rsid w:val="0EFB1F19"/>
    <w:rsid w:val="0EFBD84E"/>
    <w:rsid w:val="0EFC305D"/>
    <w:rsid w:val="0F02138A"/>
    <w:rsid w:val="0F088D4C"/>
    <w:rsid w:val="0F08EDE3"/>
    <w:rsid w:val="0F0B3A28"/>
    <w:rsid w:val="0F10ADD9"/>
    <w:rsid w:val="0F10E403"/>
    <w:rsid w:val="0F1269D4"/>
    <w:rsid w:val="0F132FC1"/>
    <w:rsid w:val="0F14AB4F"/>
    <w:rsid w:val="0F155DE8"/>
    <w:rsid w:val="0F192F45"/>
    <w:rsid w:val="0F1ADB7A"/>
    <w:rsid w:val="0F1AF988"/>
    <w:rsid w:val="0F21E0CF"/>
    <w:rsid w:val="0F27C861"/>
    <w:rsid w:val="0F2C7C9D"/>
    <w:rsid w:val="0F30F9D9"/>
    <w:rsid w:val="0F313065"/>
    <w:rsid w:val="0F3573C3"/>
    <w:rsid w:val="0F365382"/>
    <w:rsid w:val="0F384BB4"/>
    <w:rsid w:val="0F3A91D4"/>
    <w:rsid w:val="0F3F785C"/>
    <w:rsid w:val="0F442C75"/>
    <w:rsid w:val="0F477D92"/>
    <w:rsid w:val="0F4EF818"/>
    <w:rsid w:val="0F50A12C"/>
    <w:rsid w:val="0F522562"/>
    <w:rsid w:val="0F5501C8"/>
    <w:rsid w:val="0F5C5129"/>
    <w:rsid w:val="0F5DF3A9"/>
    <w:rsid w:val="0F651B5F"/>
    <w:rsid w:val="0F6572B1"/>
    <w:rsid w:val="0F676AEF"/>
    <w:rsid w:val="0F685291"/>
    <w:rsid w:val="0F720F10"/>
    <w:rsid w:val="0F7272E3"/>
    <w:rsid w:val="0F729ED4"/>
    <w:rsid w:val="0F77A96B"/>
    <w:rsid w:val="0F7ABBFD"/>
    <w:rsid w:val="0F7D6008"/>
    <w:rsid w:val="0F87FB20"/>
    <w:rsid w:val="0F8C8ACA"/>
    <w:rsid w:val="0F8F7D19"/>
    <w:rsid w:val="0F91D60C"/>
    <w:rsid w:val="0F944C2A"/>
    <w:rsid w:val="0F94C5AA"/>
    <w:rsid w:val="0FA15C47"/>
    <w:rsid w:val="0FA19EE9"/>
    <w:rsid w:val="0FA4AD12"/>
    <w:rsid w:val="0FA67579"/>
    <w:rsid w:val="0FA6B2F4"/>
    <w:rsid w:val="0FA8A080"/>
    <w:rsid w:val="0FAA3484"/>
    <w:rsid w:val="0FB5050F"/>
    <w:rsid w:val="0FB52F3E"/>
    <w:rsid w:val="0FB7C9EB"/>
    <w:rsid w:val="0FB8D758"/>
    <w:rsid w:val="0FBBA05C"/>
    <w:rsid w:val="0FC8DFFB"/>
    <w:rsid w:val="0FCA23CC"/>
    <w:rsid w:val="0FCDF2CE"/>
    <w:rsid w:val="0FD1EEB3"/>
    <w:rsid w:val="0FD6541E"/>
    <w:rsid w:val="0FD7E994"/>
    <w:rsid w:val="0FECF474"/>
    <w:rsid w:val="0FF05750"/>
    <w:rsid w:val="0FF1307A"/>
    <w:rsid w:val="0FF7CBE6"/>
    <w:rsid w:val="0FF97BF2"/>
    <w:rsid w:val="1003EA85"/>
    <w:rsid w:val="10088EB2"/>
    <w:rsid w:val="100B860C"/>
    <w:rsid w:val="100F40EC"/>
    <w:rsid w:val="1011C5F7"/>
    <w:rsid w:val="1015BD99"/>
    <w:rsid w:val="1017F6CC"/>
    <w:rsid w:val="1021B00B"/>
    <w:rsid w:val="1022608D"/>
    <w:rsid w:val="10226567"/>
    <w:rsid w:val="1022C42B"/>
    <w:rsid w:val="1028F4D7"/>
    <w:rsid w:val="102A2B5F"/>
    <w:rsid w:val="102A5198"/>
    <w:rsid w:val="102A5A47"/>
    <w:rsid w:val="102A7640"/>
    <w:rsid w:val="102CF0BE"/>
    <w:rsid w:val="102F86B8"/>
    <w:rsid w:val="10327F20"/>
    <w:rsid w:val="10340915"/>
    <w:rsid w:val="10365825"/>
    <w:rsid w:val="10379D2C"/>
    <w:rsid w:val="103806A1"/>
    <w:rsid w:val="103A5BB1"/>
    <w:rsid w:val="103E40D6"/>
    <w:rsid w:val="10425DE3"/>
    <w:rsid w:val="1044F905"/>
    <w:rsid w:val="1059706F"/>
    <w:rsid w:val="105AC315"/>
    <w:rsid w:val="105D5FB8"/>
    <w:rsid w:val="1061E495"/>
    <w:rsid w:val="106328BE"/>
    <w:rsid w:val="1064A927"/>
    <w:rsid w:val="10658BF6"/>
    <w:rsid w:val="1068B679"/>
    <w:rsid w:val="106A34F1"/>
    <w:rsid w:val="106C885E"/>
    <w:rsid w:val="106E5837"/>
    <w:rsid w:val="106F7937"/>
    <w:rsid w:val="1073274F"/>
    <w:rsid w:val="10763905"/>
    <w:rsid w:val="10776AC3"/>
    <w:rsid w:val="107856ED"/>
    <w:rsid w:val="10787EB7"/>
    <w:rsid w:val="107EAAE9"/>
    <w:rsid w:val="107EE0D5"/>
    <w:rsid w:val="107F56B4"/>
    <w:rsid w:val="108060EC"/>
    <w:rsid w:val="1083C48B"/>
    <w:rsid w:val="108539BA"/>
    <w:rsid w:val="108A9351"/>
    <w:rsid w:val="108CFE08"/>
    <w:rsid w:val="1095FC34"/>
    <w:rsid w:val="1096C47A"/>
    <w:rsid w:val="1096EC14"/>
    <w:rsid w:val="1097DBC8"/>
    <w:rsid w:val="109D3168"/>
    <w:rsid w:val="109DC54B"/>
    <w:rsid w:val="109F341C"/>
    <w:rsid w:val="10A0B9D2"/>
    <w:rsid w:val="10A7383E"/>
    <w:rsid w:val="10AA4030"/>
    <w:rsid w:val="10AFC2E0"/>
    <w:rsid w:val="10B053AC"/>
    <w:rsid w:val="10B4730C"/>
    <w:rsid w:val="10C1701E"/>
    <w:rsid w:val="10C36911"/>
    <w:rsid w:val="10C77666"/>
    <w:rsid w:val="10CD80BA"/>
    <w:rsid w:val="10D20A21"/>
    <w:rsid w:val="10D21DAB"/>
    <w:rsid w:val="10D22387"/>
    <w:rsid w:val="10D2D5E6"/>
    <w:rsid w:val="10DBB11C"/>
    <w:rsid w:val="10DC6734"/>
    <w:rsid w:val="10DD31C0"/>
    <w:rsid w:val="10E237F2"/>
    <w:rsid w:val="10E26289"/>
    <w:rsid w:val="10EE25B6"/>
    <w:rsid w:val="10F0C6F1"/>
    <w:rsid w:val="10F3DF9E"/>
    <w:rsid w:val="10F4B740"/>
    <w:rsid w:val="10F5FD3E"/>
    <w:rsid w:val="10F69AF5"/>
    <w:rsid w:val="10F9274A"/>
    <w:rsid w:val="10F98486"/>
    <w:rsid w:val="10F9B6E7"/>
    <w:rsid w:val="10FC65F8"/>
    <w:rsid w:val="10FF8B48"/>
    <w:rsid w:val="11009611"/>
    <w:rsid w:val="1103674F"/>
    <w:rsid w:val="1103EEDA"/>
    <w:rsid w:val="1110699B"/>
    <w:rsid w:val="11115685"/>
    <w:rsid w:val="11120164"/>
    <w:rsid w:val="1114472B"/>
    <w:rsid w:val="11149529"/>
    <w:rsid w:val="1118C438"/>
    <w:rsid w:val="111A59EA"/>
    <w:rsid w:val="111AA165"/>
    <w:rsid w:val="1122E108"/>
    <w:rsid w:val="1126C70E"/>
    <w:rsid w:val="112D8F87"/>
    <w:rsid w:val="1139AA2F"/>
    <w:rsid w:val="113EE327"/>
    <w:rsid w:val="11407A70"/>
    <w:rsid w:val="11421741"/>
    <w:rsid w:val="11430BCF"/>
    <w:rsid w:val="1146BF6E"/>
    <w:rsid w:val="11488795"/>
    <w:rsid w:val="114A67E6"/>
    <w:rsid w:val="114B8BE2"/>
    <w:rsid w:val="115059A8"/>
    <w:rsid w:val="11505F1B"/>
    <w:rsid w:val="115B0EF5"/>
    <w:rsid w:val="115EDF40"/>
    <w:rsid w:val="115EFB16"/>
    <w:rsid w:val="11607E1B"/>
    <w:rsid w:val="1161871E"/>
    <w:rsid w:val="1166557F"/>
    <w:rsid w:val="1168227B"/>
    <w:rsid w:val="116B6969"/>
    <w:rsid w:val="11706A32"/>
    <w:rsid w:val="117F5A1C"/>
    <w:rsid w:val="11822C36"/>
    <w:rsid w:val="1182C34B"/>
    <w:rsid w:val="11836E2E"/>
    <w:rsid w:val="118451C5"/>
    <w:rsid w:val="118C7744"/>
    <w:rsid w:val="11934000"/>
    <w:rsid w:val="1196E48C"/>
    <w:rsid w:val="11A02A6D"/>
    <w:rsid w:val="11A24C49"/>
    <w:rsid w:val="11A2A9C3"/>
    <w:rsid w:val="11A38952"/>
    <w:rsid w:val="11A61195"/>
    <w:rsid w:val="11AEA2BD"/>
    <w:rsid w:val="11B65B4C"/>
    <w:rsid w:val="11B776AE"/>
    <w:rsid w:val="11B8ECCB"/>
    <w:rsid w:val="11C00B86"/>
    <w:rsid w:val="11C056D4"/>
    <w:rsid w:val="11C1D028"/>
    <w:rsid w:val="11C36C65"/>
    <w:rsid w:val="11C60365"/>
    <w:rsid w:val="11CB5719"/>
    <w:rsid w:val="11CC6413"/>
    <w:rsid w:val="11CCCD2C"/>
    <w:rsid w:val="11D0F3B8"/>
    <w:rsid w:val="11D16527"/>
    <w:rsid w:val="11D1C946"/>
    <w:rsid w:val="11D55F96"/>
    <w:rsid w:val="11D5D57D"/>
    <w:rsid w:val="11D7A526"/>
    <w:rsid w:val="11DF1CC2"/>
    <w:rsid w:val="11DF620F"/>
    <w:rsid w:val="11DFA0F1"/>
    <w:rsid w:val="11E1CFD5"/>
    <w:rsid w:val="11E63175"/>
    <w:rsid w:val="11E6F24A"/>
    <w:rsid w:val="11E818E2"/>
    <w:rsid w:val="11E898A2"/>
    <w:rsid w:val="11EA3EE7"/>
    <w:rsid w:val="11EADB42"/>
    <w:rsid w:val="11EC2026"/>
    <w:rsid w:val="11EC26D2"/>
    <w:rsid w:val="11F0FD80"/>
    <w:rsid w:val="11F0FFB8"/>
    <w:rsid w:val="11F322CD"/>
    <w:rsid w:val="11F35397"/>
    <w:rsid w:val="11F3C738"/>
    <w:rsid w:val="11F3E8BD"/>
    <w:rsid w:val="11F40620"/>
    <w:rsid w:val="11F503CB"/>
    <w:rsid w:val="11F88825"/>
    <w:rsid w:val="11FDB3D1"/>
    <w:rsid w:val="11FE3DA3"/>
    <w:rsid w:val="1200FB82"/>
    <w:rsid w:val="1201ACFF"/>
    <w:rsid w:val="1202B9AA"/>
    <w:rsid w:val="1203AC54"/>
    <w:rsid w:val="120C50F0"/>
    <w:rsid w:val="121848C7"/>
    <w:rsid w:val="121B2715"/>
    <w:rsid w:val="121CFDE2"/>
    <w:rsid w:val="121D7647"/>
    <w:rsid w:val="121FE17E"/>
    <w:rsid w:val="1221122A"/>
    <w:rsid w:val="1225E8E8"/>
    <w:rsid w:val="1226637F"/>
    <w:rsid w:val="12277C03"/>
    <w:rsid w:val="122A38DA"/>
    <w:rsid w:val="122ACC66"/>
    <w:rsid w:val="1231EA9C"/>
    <w:rsid w:val="1233A900"/>
    <w:rsid w:val="12380BF9"/>
    <w:rsid w:val="123A5AEF"/>
    <w:rsid w:val="123D0187"/>
    <w:rsid w:val="124051F3"/>
    <w:rsid w:val="12441822"/>
    <w:rsid w:val="124B60F8"/>
    <w:rsid w:val="124CFBF1"/>
    <w:rsid w:val="12500887"/>
    <w:rsid w:val="125153F5"/>
    <w:rsid w:val="1255BCA9"/>
    <w:rsid w:val="125D50BE"/>
    <w:rsid w:val="125F085A"/>
    <w:rsid w:val="1260BB9B"/>
    <w:rsid w:val="126418DF"/>
    <w:rsid w:val="1265C5E9"/>
    <w:rsid w:val="1265F49E"/>
    <w:rsid w:val="126A977D"/>
    <w:rsid w:val="126C2030"/>
    <w:rsid w:val="126D1485"/>
    <w:rsid w:val="126FD35D"/>
    <w:rsid w:val="127D1998"/>
    <w:rsid w:val="127FE836"/>
    <w:rsid w:val="128CA7CB"/>
    <w:rsid w:val="12918AE0"/>
    <w:rsid w:val="1291F1FA"/>
    <w:rsid w:val="1293FEA2"/>
    <w:rsid w:val="12998C41"/>
    <w:rsid w:val="129E5E55"/>
    <w:rsid w:val="12A64DC1"/>
    <w:rsid w:val="12A7CB48"/>
    <w:rsid w:val="12A95420"/>
    <w:rsid w:val="12B254EB"/>
    <w:rsid w:val="12B49499"/>
    <w:rsid w:val="12B55177"/>
    <w:rsid w:val="12B5970E"/>
    <w:rsid w:val="12B7559F"/>
    <w:rsid w:val="12BA5B57"/>
    <w:rsid w:val="12D09441"/>
    <w:rsid w:val="12D4F5B8"/>
    <w:rsid w:val="12D543B5"/>
    <w:rsid w:val="12DB248E"/>
    <w:rsid w:val="12DCD2D4"/>
    <w:rsid w:val="12DF93FE"/>
    <w:rsid w:val="12E3FB70"/>
    <w:rsid w:val="12E5C0FB"/>
    <w:rsid w:val="12EBF91C"/>
    <w:rsid w:val="12EFBB98"/>
    <w:rsid w:val="12F19EA1"/>
    <w:rsid w:val="12F57048"/>
    <w:rsid w:val="12F8AACE"/>
    <w:rsid w:val="13043FE1"/>
    <w:rsid w:val="1308E555"/>
    <w:rsid w:val="13095924"/>
    <w:rsid w:val="130C3BD5"/>
    <w:rsid w:val="131111D3"/>
    <w:rsid w:val="1311F126"/>
    <w:rsid w:val="131253E6"/>
    <w:rsid w:val="1315722D"/>
    <w:rsid w:val="131B5350"/>
    <w:rsid w:val="131C7759"/>
    <w:rsid w:val="1324AE78"/>
    <w:rsid w:val="1324E214"/>
    <w:rsid w:val="1324E42B"/>
    <w:rsid w:val="132688AE"/>
    <w:rsid w:val="132B1C35"/>
    <w:rsid w:val="133786A7"/>
    <w:rsid w:val="133EAD4A"/>
    <w:rsid w:val="1341521F"/>
    <w:rsid w:val="1343339A"/>
    <w:rsid w:val="1343C01B"/>
    <w:rsid w:val="13445793"/>
    <w:rsid w:val="13481E46"/>
    <w:rsid w:val="1348AB10"/>
    <w:rsid w:val="13499CAB"/>
    <w:rsid w:val="134EE091"/>
    <w:rsid w:val="134F6FEF"/>
    <w:rsid w:val="135B9D95"/>
    <w:rsid w:val="136331B6"/>
    <w:rsid w:val="13674F3D"/>
    <w:rsid w:val="1374A0BD"/>
    <w:rsid w:val="1375E198"/>
    <w:rsid w:val="13789F34"/>
    <w:rsid w:val="137BDB29"/>
    <w:rsid w:val="137C934F"/>
    <w:rsid w:val="1380D868"/>
    <w:rsid w:val="1381A0F0"/>
    <w:rsid w:val="1381F284"/>
    <w:rsid w:val="138561AE"/>
    <w:rsid w:val="138566FB"/>
    <w:rsid w:val="1385D948"/>
    <w:rsid w:val="13875365"/>
    <w:rsid w:val="138C78FB"/>
    <w:rsid w:val="138D4C79"/>
    <w:rsid w:val="139E8A0B"/>
    <w:rsid w:val="13A04AD5"/>
    <w:rsid w:val="13A1A531"/>
    <w:rsid w:val="13A3BD2C"/>
    <w:rsid w:val="13ABB2AB"/>
    <w:rsid w:val="13B2D81D"/>
    <w:rsid w:val="13B63108"/>
    <w:rsid w:val="13B6E85D"/>
    <w:rsid w:val="13B74B60"/>
    <w:rsid w:val="13B93AAF"/>
    <w:rsid w:val="13BDC0E7"/>
    <w:rsid w:val="13BEE134"/>
    <w:rsid w:val="13C02159"/>
    <w:rsid w:val="13C05788"/>
    <w:rsid w:val="13C226BE"/>
    <w:rsid w:val="13C7A679"/>
    <w:rsid w:val="13C9C7F0"/>
    <w:rsid w:val="13D35A99"/>
    <w:rsid w:val="13DA2320"/>
    <w:rsid w:val="13DC82E3"/>
    <w:rsid w:val="13DFB15F"/>
    <w:rsid w:val="13E2BBB3"/>
    <w:rsid w:val="13F26DE7"/>
    <w:rsid w:val="13F615FD"/>
    <w:rsid w:val="13F7992D"/>
    <w:rsid w:val="13F8F371"/>
    <w:rsid w:val="13FC718A"/>
    <w:rsid w:val="13FEF1A1"/>
    <w:rsid w:val="13FF0EFC"/>
    <w:rsid w:val="1403BCDD"/>
    <w:rsid w:val="140F0139"/>
    <w:rsid w:val="1410621C"/>
    <w:rsid w:val="141138FA"/>
    <w:rsid w:val="14181CD1"/>
    <w:rsid w:val="141DC5CA"/>
    <w:rsid w:val="141EC657"/>
    <w:rsid w:val="141FB26F"/>
    <w:rsid w:val="14257C19"/>
    <w:rsid w:val="1425C41A"/>
    <w:rsid w:val="1425E58C"/>
    <w:rsid w:val="1427630B"/>
    <w:rsid w:val="1433C044"/>
    <w:rsid w:val="143406BA"/>
    <w:rsid w:val="1434F40B"/>
    <w:rsid w:val="1436E538"/>
    <w:rsid w:val="143ED75C"/>
    <w:rsid w:val="143F7E30"/>
    <w:rsid w:val="14495EB5"/>
    <w:rsid w:val="144D4FE1"/>
    <w:rsid w:val="144DB8DE"/>
    <w:rsid w:val="145121D8"/>
    <w:rsid w:val="145239A9"/>
    <w:rsid w:val="14553C13"/>
    <w:rsid w:val="1455641F"/>
    <w:rsid w:val="14561324"/>
    <w:rsid w:val="1456BFDF"/>
    <w:rsid w:val="14598060"/>
    <w:rsid w:val="145CC8A6"/>
    <w:rsid w:val="1461BDC2"/>
    <w:rsid w:val="1467F5E0"/>
    <w:rsid w:val="146866EF"/>
    <w:rsid w:val="1469D2B8"/>
    <w:rsid w:val="14776B4B"/>
    <w:rsid w:val="1479835D"/>
    <w:rsid w:val="147AAC91"/>
    <w:rsid w:val="147D802F"/>
    <w:rsid w:val="1481915C"/>
    <w:rsid w:val="14858F20"/>
    <w:rsid w:val="1486BF96"/>
    <w:rsid w:val="1497EF47"/>
    <w:rsid w:val="1497F329"/>
    <w:rsid w:val="149C0EC2"/>
    <w:rsid w:val="14A5C86D"/>
    <w:rsid w:val="14A8E357"/>
    <w:rsid w:val="14AAF1DC"/>
    <w:rsid w:val="14AB0102"/>
    <w:rsid w:val="14AC797D"/>
    <w:rsid w:val="14B95095"/>
    <w:rsid w:val="14BA0A1C"/>
    <w:rsid w:val="14BAEF24"/>
    <w:rsid w:val="14BF8B40"/>
    <w:rsid w:val="14C4E674"/>
    <w:rsid w:val="14C73D0B"/>
    <w:rsid w:val="14CB8D29"/>
    <w:rsid w:val="14CC2F39"/>
    <w:rsid w:val="14D7B154"/>
    <w:rsid w:val="14D82E10"/>
    <w:rsid w:val="14DA94B4"/>
    <w:rsid w:val="14DB524B"/>
    <w:rsid w:val="14DDB257"/>
    <w:rsid w:val="14E051FD"/>
    <w:rsid w:val="14E0DBE8"/>
    <w:rsid w:val="14EA7C10"/>
    <w:rsid w:val="14EB4050"/>
    <w:rsid w:val="14EDC571"/>
    <w:rsid w:val="14FBC62C"/>
    <w:rsid w:val="14FE2E08"/>
    <w:rsid w:val="1505C90E"/>
    <w:rsid w:val="15121402"/>
    <w:rsid w:val="15135714"/>
    <w:rsid w:val="151917B5"/>
    <w:rsid w:val="151E6AE5"/>
    <w:rsid w:val="152221FC"/>
    <w:rsid w:val="15282F8D"/>
    <w:rsid w:val="15288645"/>
    <w:rsid w:val="152D8A19"/>
    <w:rsid w:val="15356026"/>
    <w:rsid w:val="153BC9A4"/>
    <w:rsid w:val="153D9D1E"/>
    <w:rsid w:val="153DA177"/>
    <w:rsid w:val="153E2BD0"/>
    <w:rsid w:val="15423D0F"/>
    <w:rsid w:val="154BCB57"/>
    <w:rsid w:val="1551C521"/>
    <w:rsid w:val="15537293"/>
    <w:rsid w:val="15569E91"/>
    <w:rsid w:val="1557C8D6"/>
    <w:rsid w:val="155D11BC"/>
    <w:rsid w:val="15632831"/>
    <w:rsid w:val="15648ABD"/>
    <w:rsid w:val="15669011"/>
    <w:rsid w:val="1569E6F5"/>
    <w:rsid w:val="156E1FF6"/>
    <w:rsid w:val="156EF00C"/>
    <w:rsid w:val="15703FD5"/>
    <w:rsid w:val="1571366E"/>
    <w:rsid w:val="1579B0B4"/>
    <w:rsid w:val="157DA3B4"/>
    <w:rsid w:val="158360E0"/>
    <w:rsid w:val="1583F44A"/>
    <w:rsid w:val="15843B07"/>
    <w:rsid w:val="158C07D3"/>
    <w:rsid w:val="158C4BEE"/>
    <w:rsid w:val="15905C5D"/>
    <w:rsid w:val="159405C5"/>
    <w:rsid w:val="15946976"/>
    <w:rsid w:val="1595458A"/>
    <w:rsid w:val="15963E17"/>
    <w:rsid w:val="159DAC69"/>
    <w:rsid w:val="15A1AF65"/>
    <w:rsid w:val="15A3B18B"/>
    <w:rsid w:val="15A59C12"/>
    <w:rsid w:val="15A85F1D"/>
    <w:rsid w:val="15A86877"/>
    <w:rsid w:val="15AD782F"/>
    <w:rsid w:val="15BA5C1B"/>
    <w:rsid w:val="15BCB4D6"/>
    <w:rsid w:val="15BF55D1"/>
    <w:rsid w:val="15C17804"/>
    <w:rsid w:val="15CC57DD"/>
    <w:rsid w:val="15D07C38"/>
    <w:rsid w:val="15D849F7"/>
    <w:rsid w:val="15D8E5FD"/>
    <w:rsid w:val="15D99810"/>
    <w:rsid w:val="15DDF0A0"/>
    <w:rsid w:val="15DF6C0A"/>
    <w:rsid w:val="15E1CE76"/>
    <w:rsid w:val="15E408E8"/>
    <w:rsid w:val="15E61DEE"/>
    <w:rsid w:val="15E82E6E"/>
    <w:rsid w:val="15EA18A7"/>
    <w:rsid w:val="15EB276E"/>
    <w:rsid w:val="15FB701D"/>
    <w:rsid w:val="1601559E"/>
    <w:rsid w:val="16026CE4"/>
    <w:rsid w:val="1606B10C"/>
    <w:rsid w:val="16078405"/>
    <w:rsid w:val="1609D4F7"/>
    <w:rsid w:val="161243F3"/>
    <w:rsid w:val="1619A584"/>
    <w:rsid w:val="161D4FAF"/>
    <w:rsid w:val="1624F488"/>
    <w:rsid w:val="162703AB"/>
    <w:rsid w:val="1629E983"/>
    <w:rsid w:val="162F3D12"/>
    <w:rsid w:val="1633C38A"/>
    <w:rsid w:val="1633E77B"/>
    <w:rsid w:val="163503B2"/>
    <w:rsid w:val="163B9A36"/>
    <w:rsid w:val="163D4690"/>
    <w:rsid w:val="163DB2ED"/>
    <w:rsid w:val="163E41AB"/>
    <w:rsid w:val="163ED4C3"/>
    <w:rsid w:val="16472B18"/>
    <w:rsid w:val="1652D220"/>
    <w:rsid w:val="1656E333"/>
    <w:rsid w:val="1657A492"/>
    <w:rsid w:val="165980C9"/>
    <w:rsid w:val="165CE603"/>
    <w:rsid w:val="1660B544"/>
    <w:rsid w:val="1664F324"/>
    <w:rsid w:val="166745A4"/>
    <w:rsid w:val="166B91DD"/>
    <w:rsid w:val="166CC119"/>
    <w:rsid w:val="166DF8E9"/>
    <w:rsid w:val="166EBF81"/>
    <w:rsid w:val="166FD507"/>
    <w:rsid w:val="1670B708"/>
    <w:rsid w:val="16766BCD"/>
    <w:rsid w:val="167A40C5"/>
    <w:rsid w:val="167C7D23"/>
    <w:rsid w:val="167E3ACD"/>
    <w:rsid w:val="16804BD2"/>
    <w:rsid w:val="16834FF3"/>
    <w:rsid w:val="168E249E"/>
    <w:rsid w:val="16929CD4"/>
    <w:rsid w:val="1699742F"/>
    <w:rsid w:val="169FF8E1"/>
    <w:rsid w:val="16A1C51B"/>
    <w:rsid w:val="16A847BF"/>
    <w:rsid w:val="16AEC7CF"/>
    <w:rsid w:val="16B10150"/>
    <w:rsid w:val="16B208AF"/>
    <w:rsid w:val="16B21A15"/>
    <w:rsid w:val="16B246AE"/>
    <w:rsid w:val="16B4D7F9"/>
    <w:rsid w:val="16B977AA"/>
    <w:rsid w:val="16BA9E44"/>
    <w:rsid w:val="16BAA179"/>
    <w:rsid w:val="16BBED02"/>
    <w:rsid w:val="16BDE940"/>
    <w:rsid w:val="16BE96D2"/>
    <w:rsid w:val="16BF54C0"/>
    <w:rsid w:val="16C2FB0F"/>
    <w:rsid w:val="16C4D9CE"/>
    <w:rsid w:val="16C5E368"/>
    <w:rsid w:val="16D29A6E"/>
    <w:rsid w:val="16D5EA5B"/>
    <w:rsid w:val="16D8D339"/>
    <w:rsid w:val="16D93284"/>
    <w:rsid w:val="16DA7E9B"/>
    <w:rsid w:val="16DADC6A"/>
    <w:rsid w:val="16DCE500"/>
    <w:rsid w:val="16DFB0A4"/>
    <w:rsid w:val="16E387CB"/>
    <w:rsid w:val="16E4D879"/>
    <w:rsid w:val="16EA7F16"/>
    <w:rsid w:val="16ECCFD9"/>
    <w:rsid w:val="16EE5563"/>
    <w:rsid w:val="16F0DB71"/>
    <w:rsid w:val="16F28D72"/>
    <w:rsid w:val="16F4FD3D"/>
    <w:rsid w:val="16F532E4"/>
    <w:rsid w:val="16F69BB7"/>
    <w:rsid w:val="16FF29E5"/>
    <w:rsid w:val="16FF29E5"/>
    <w:rsid w:val="170026C7"/>
    <w:rsid w:val="1703AF0E"/>
    <w:rsid w:val="170538D6"/>
    <w:rsid w:val="170A8C33"/>
    <w:rsid w:val="170E0E02"/>
    <w:rsid w:val="1719323E"/>
    <w:rsid w:val="171A4D27"/>
    <w:rsid w:val="171C893A"/>
    <w:rsid w:val="171DD959"/>
    <w:rsid w:val="17209D55"/>
    <w:rsid w:val="172E1E3A"/>
    <w:rsid w:val="1731716A"/>
    <w:rsid w:val="1732446F"/>
    <w:rsid w:val="1733679E"/>
    <w:rsid w:val="173A8884"/>
    <w:rsid w:val="17421B62"/>
    <w:rsid w:val="174506E1"/>
    <w:rsid w:val="174802DE"/>
    <w:rsid w:val="17525903"/>
    <w:rsid w:val="1753AA4F"/>
    <w:rsid w:val="17541401"/>
    <w:rsid w:val="17543FE8"/>
    <w:rsid w:val="1756DDFD"/>
    <w:rsid w:val="17589307"/>
    <w:rsid w:val="175C58EB"/>
    <w:rsid w:val="175CC2F2"/>
    <w:rsid w:val="175CE0EB"/>
    <w:rsid w:val="175E9132"/>
    <w:rsid w:val="1760AC01"/>
    <w:rsid w:val="17612881"/>
    <w:rsid w:val="1764708C"/>
    <w:rsid w:val="17699BC3"/>
    <w:rsid w:val="176BCD9C"/>
    <w:rsid w:val="1771A6DB"/>
    <w:rsid w:val="1774CAD3"/>
    <w:rsid w:val="1777CD0C"/>
    <w:rsid w:val="177B3C6B"/>
    <w:rsid w:val="177DB0B9"/>
    <w:rsid w:val="178D7F0D"/>
    <w:rsid w:val="17909F49"/>
    <w:rsid w:val="1791142D"/>
    <w:rsid w:val="1791CEDA"/>
    <w:rsid w:val="1795EDBD"/>
    <w:rsid w:val="179B9E30"/>
    <w:rsid w:val="17A0BD83"/>
    <w:rsid w:val="17AA65C5"/>
    <w:rsid w:val="17BE0256"/>
    <w:rsid w:val="17BF8B4E"/>
    <w:rsid w:val="17C33B30"/>
    <w:rsid w:val="17C87A4D"/>
    <w:rsid w:val="17D073EA"/>
    <w:rsid w:val="17D59CEF"/>
    <w:rsid w:val="17D5F358"/>
    <w:rsid w:val="17E30872"/>
    <w:rsid w:val="17E483BA"/>
    <w:rsid w:val="17F16A97"/>
    <w:rsid w:val="17F25D70"/>
    <w:rsid w:val="17F3D8C0"/>
    <w:rsid w:val="17F560F1"/>
    <w:rsid w:val="1800650B"/>
    <w:rsid w:val="180BEE64"/>
    <w:rsid w:val="180F8A9C"/>
    <w:rsid w:val="181310F9"/>
    <w:rsid w:val="18155AF9"/>
    <w:rsid w:val="181A1511"/>
    <w:rsid w:val="181F2054"/>
    <w:rsid w:val="181F88CD"/>
    <w:rsid w:val="18235770"/>
    <w:rsid w:val="182668E3"/>
    <w:rsid w:val="182AFDFE"/>
    <w:rsid w:val="1830166B"/>
    <w:rsid w:val="1830E80B"/>
    <w:rsid w:val="183B9B47"/>
    <w:rsid w:val="183BA5E3"/>
    <w:rsid w:val="183E0330"/>
    <w:rsid w:val="183F899F"/>
    <w:rsid w:val="184163E9"/>
    <w:rsid w:val="1852A7FB"/>
    <w:rsid w:val="185BBB48"/>
    <w:rsid w:val="185D2B06"/>
    <w:rsid w:val="185D726E"/>
    <w:rsid w:val="185FD90E"/>
    <w:rsid w:val="186192EA"/>
    <w:rsid w:val="1862D475"/>
    <w:rsid w:val="18631DFE"/>
    <w:rsid w:val="18639FC8"/>
    <w:rsid w:val="186510D7"/>
    <w:rsid w:val="1866C0BB"/>
    <w:rsid w:val="1871496C"/>
    <w:rsid w:val="1872A6C4"/>
    <w:rsid w:val="1874563C"/>
    <w:rsid w:val="18764F55"/>
    <w:rsid w:val="187AC853"/>
    <w:rsid w:val="187B7155"/>
    <w:rsid w:val="18820B2E"/>
    <w:rsid w:val="18854E76"/>
    <w:rsid w:val="18898546"/>
    <w:rsid w:val="18985233"/>
    <w:rsid w:val="18A07C63"/>
    <w:rsid w:val="18A4E820"/>
    <w:rsid w:val="18A5153E"/>
    <w:rsid w:val="18A8D730"/>
    <w:rsid w:val="18B2457A"/>
    <w:rsid w:val="18B4D89B"/>
    <w:rsid w:val="18B58BCC"/>
    <w:rsid w:val="18B74C2C"/>
    <w:rsid w:val="18B77007"/>
    <w:rsid w:val="18B8485A"/>
    <w:rsid w:val="18B99626"/>
    <w:rsid w:val="18BAF183"/>
    <w:rsid w:val="18BB4121"/>
    <w:rsid w:val="18BBD208"/>
    <w:rsid w:val="18BC75DD"/>
    <w:rsid w:val="18C3D231"/>
    <w:rsid w:val="18C75A31"/>
    <w:rsid w:val="18C7AEE5"/>
    <w:rsid w:val="18C9AB34"/>
    <w:rsid w:val="18CDD275"/>
    <w:rsid w:val="18D1552F"/>
    <w:rsid w:val="18D1E989"/>
    <w:rsid w:val="18D33E6D"/>
    <w:rsid w:val="18D46954"/>
    <w:rsid w:val="18DA4AC5"/>
    <w:rsid w:val="18DB4C69"/>
    <w:rsid w:val="18DD1FB1"/>
    <w:rsid w:val="18DE1D91"/>
    <w:rsid w:val="18DED979"/>
    <w:rsid w:val="18E21211"/>
    <w:rsid w:val="18E46681"/>
    <w:rsid w:val="18E7E239"/>
    <w:rsid w:val="18ED45A7"/>
    <w:rsid w:val="18F4658B"/>
    <w:rsid w:val="18F4AD1B"/>
    <w:rsid w:val="18F84CC1"/>
    <w:rsid w:val="18FDD7C7"/>
    <w:rsid w:val="18FF662A"/>
    <w:rsid w:val="190B5393"/>
    <w:rsid w:val="190E7823"/>
    <w:rsid w:val="19113B4A"/>
    <w:rsid w:val="19146A1F"/>
    <w:rsid w:val="1915A1EB"/>
    <w:rsid w:val="1925F289"/>
    <w:rsid w:val="192F1AF7"/>
    <w:rsid w:val="193890BE"/>
    <w:rsid w:val="193B4AC9"/>
    <w:rsid w:val="193CAC78"/>
    <w:rsid w:val="19405FD1"/>
    <w:rsid w:val="19455AF7"/>
    <w:rsid w:val="19458498"/>
    <w:rsid w:val="1945B802"/>
    <w:rsid w:val="19495980"/>
    <w:rsid w:val="194D3A3A"/>
    <w:rsid w:val="1955C592"/>
    <w:rsid w:val="19570D62"/>
    <w:rsid w:val="1957930E"/>
    <w:rsid w:val="1958D38A"/>
    <w:rsid w:val="1959DF40"/>
    <w:rsid w:val="195E96C8"/>
    <w:rsid w:val="19687F95"/>
    <w:rsid w:val="196C5C28"/>
    <w:rsid w:val="196C6C25"/>
    <w:rsid w:val="197060D4"/>
    <w:rsid w:val="19713DB2"/>
    <w:rsid w:val="197572E0"/>
    <w:rsid w:val="1977A9D9"/>
    <w:rsid w:val="197A4D30"/>
    <w:rsid w:val="197A86D6"/>
    <w:rsid w:val="19857B89"/>
    <w:rsid w:val="1986258F"/>
    <w:rsid w:val="1989C14E"/>
    <w:rsid w:val="198A1C5F"/>
    <w:rsid w:val="198D3AF8"/>
    <w:rsid w:val="1990AE5D"/>
    <w:rsid w:val="19999B0B"/>
    <w:rsid w:val="199D7E6C"/>
    <w:rsid w:val="199DE450"/>
    <w:rsid w:val="199F7FC6"/>
    <w:rsid w:val="19A06B9D"/>
    <w:rsid w:val="19A3896A"/>
    <w:rsid w:val="19A696A5"/>
    <w:rsid w:val="19AA4C85"/>
    <w:rsid w:val="19ACFA51"/>
    <w:rsid w:val="19AE588F"/>
    <w:rsid w:val="19AF8A8D"/>
    <w:rsid w:val="19B0153C"/>
    <w:rsid w:val="19B2EFD7"/>
    <w:rsid w:val="19B5CE5E"/>
    <w:rsid w:val="19B7EC94"/>
    <w:rsid w:val="19BBB6CD"/>
    <w:rsid w:val="19BD71B6"/>
    <w:rsid w:val="19C16ED4"/>
    <w:rsid w:val="19C31E6D"/>
    <w:rsid w:val="19C7CACA"/>
    <w:rsid w:val="19C7D1EA"/>
    <w:rsid w:val="19CE8DCA"/>
    <w:rsid w:val="19CF0AB9"/>
    <w:rsid w:val="19D385C7"/>
    <w:rsid w:val="19D3B8F7"/>
    <w:rsid w:val="19D4EDF3"/>
    <w:rsid w:val="19D6D91E"/>
    <w:rsid w:val="19DA710C"/>
    <w:rsid w:val="19E36B59"/>
    <w:rsid w:val="19E4A826"/>
    <w:rsid w:val="19E67DBA"/>
    <w:rsid w:val="19E9A835"/>
    <w:rsid w:val="19ED9A83"/>
    <w:rsid w:val="19EDCC24"/>
    <w:rsid w:val="19F006BE"/>
    <w:rsid w:val="19F99CC2"/>
    <w:rsid w:val="1A01AEBC"/>
    <w:rsid w:val="1A057610"/>
    <w:rsid w:val="1A09CA29"/>
    <w:rsid w:val="1A0B4499"/>
    <w:rsid w:val="1A1E0067"/>
    <w:rsid w:val="1A1F05E8"/>
    <w:rsid w:val="1A1FC63F"/>
    <w:rsid w:val="1A283C6F"/>
    <w:rsid w:val="1A2970C7"/>
    <w:rsid w:val="1A2C7DF4"/>
    <w:rsid w:val="1A2DE597"/>
    <w:rsid w:val="1A312E49"/>
    <w:rsid w:val="1A31F246"/>
    <w:rsid w:val="1A38F639"/>
    <w:rsid w:val="1A3E3B59"/>
    <w:rsid w:val="1A408093"/>
    <w:rsid w:val="1A4476DE"/>
    <w:rsid w:val="1A45E8E7"/>
    <w:rsid w:val="1A4F6B0A"/>
    <w:rsid w:val="1A528D0C"/>
    <w:rsid w:val="1A5CECF0"/>
    <w:rsid w:val="1A5D6F35"/>
    <w:rsid w:val="1A5DEF64"/>
    <w:rsid w:val="1A5EBC04"/>
    <w:rsid w:val="1A637F46"/>
    <w:rsid w:val="1A6DE37B"/>
    <w:rsid w:val="1A6E35F8"/>
    <w:rsid w:val="1A740E22"/>
    <w:rsid w:val="1A751FD4"/>
    <w:rsid w:val="1A75B08A"/>
    <w:rsid w:val="1A7B4922"/>
    <w:rsid w:val="1A7BC854"/>
    <w:rsid w:val="1A843634"/>
    <w:rsid w:val="1A90C5EE"/>
    <w:rsid w:val="1A911AD5"/>
    <w:rsid w:val="1A959B40"/>
    <w:rsid w:val="1A966E22"/>
    <w:rsid w:val="1A96C407"/>
    <w:rsid w:val="1A9D0235"/>
    <w:rsid w:val="1A9FC706"/>
    <w:rsid w:val="1AA1AD2E"/>
    <w:rsid w:val="1AA1BFAF"/>
    <w:rsid w:val="1AA6F940"/>
    <w:rsid w:val="1AA78DA0"/>
    <w:rsid w:val="1AB11D54"/>
    <w:rsid w:val="1AB22B77"/>
    <w:rsid w:val="1AB875DE"/>
    <w:rsid w:val="1AB93176"/>
    <w:rsid w:val="1ABCAEA9"/>
    <w:rsid w:val="1ABEEE1E"/>
    <w:rsid w:val="1ABFBCA9"/>
    <w:rsid w:val="1AC2C0EE"/>
    <w:rsid w:val="1AC5A295"/>
    <w:rsid w:val="1AC5A926"/>
    <w:rsid w:val="1AD3D3C9"/>
    <w:rsid w:val="1AE53316"/>
    <w:rsid w:val="1AEC67F1"/>
    <w:rsid w:val="1AED443F"/>
    <w:rsid w:val="1AF34418"/>
    <w:rsid w:val="1AF759A7"/>
    <w:rsid w:val="1AFB6143"/>
    <w:rsid w:val="1B00898A"/>
    <w:rsid w:val="1B050735"/>
    <w:rsid w:val="1B06BB11"/>
    <w:rsid w:val="1B089777"/>
    <w:rsid w:val="1B0AF87C"/>
    <w:rsid w:val="1B0D6CF1"/>
    <w:rsid w:val="1B11C1AA"/>
    <w:rsid w:val="1B11DC0B"/>
    <w:rsid w:val="1B12DCCD"/>
    <w:rsid w:val="1B184BF8"/>
    <w:rsid w:val="1B18FB46"/>
    <w:rsid w:val="1B1DA51B"/>
    <w:rsid w:val="1B23BB37"/>
    <w:rsid w:val="1B24FFCC"/>
    <w:rsid w:val="1B2813DD"/>
    <w:rsid w:val="1B2E75F2"/>
    <w:rsid w:val="1B2EFCE9"/>
    <w:rsid w:val="1B3EFBF1"/>
    <w:rsid w:val="1B4C0729"/>
    <w:rsid w:val="1B4C0729"/>
    <w:rsid w:val="1B4D44DF"/>
    <w:rsid w:val="1B4DA126"/>
    <w:rsid w:val="1B54995D"/>
    <w:rsid w:val="1B54EDF9"/>
    <w:rsid w:val="1B558196"/>
    <w:rsid w:val="1B55BC77"/>
    <w:rsid w:val="1B581C19"/>
    <w:rsid w:val="1B59C454"/>
    <w:rsid w:val="1B6BFD94"/>
    <w:rsid w:val="1B6C6994"/>
    <w:rsid w:val="1B738B73"/>
    <w:rsid w:val="1B747EFE"/>
    <w:rsid w:val="1B76C33F"/>
    <w:rsid w:val="1B7704D7"/>
    <w:rsid w:val="1B7A2492"/>
    <w:rsid w:val="1B80DCB6"/>
    <w:rsid w:val="1B80E9AD"/>
    <w:rsid w:val="1B858B38"/>
    <w:rsid w:val="1B89F4E7"/>
    <w:rsid w:val="1B941D4D"/>
    <w:rsid w:val="1B94BE27"/>
    <w:rsid w:val="1B9536C9"/>
    <w:rsid w:val="1B95EE91"/>
    <w:rsid w:val="1B9DD635"/>
    <w:rsid w:val="1B9E0D92"/>
    <w:rsid w:val="1B9E8F51"/>
    <w:rsid w:val="1BA78A4A"/>
    <w:rsid w:val="1BAABA67"/>
    <w:rsid w:val="1BAD2BD3"/>
    <w:rsid w:val="1BB0C636"/>
    <w:rsid w:val="1BB6B3AE"/>
    <w:rsid w:val="1BB7E208"/>
    <w:rsid w:val="1BBDC641"/>
    <w:rsid w:val="1BBFB149"/>
    <w:rsid w:val="1BC0B2A7"/>
    <w:rsid w:val="1BC14A11"/>
    <w:rsid w:val="1BC270E6"/>
    <w:rsid w:val="1BC600F1"/>
    <w:rsid w:val="1BC9C5E9"/>
    <w:rsid w:val="1BCA6A25"/>
    <w:rsid w:val="1BCBBBC8"/>
    <w:rsid w:val="1BCC5F6B"/>
    <w:rsid w:val="1BD009ED"/>
    <w:rsid w:val="1BD8F60C"/>
    <w:rsid w:val="1BDA1211"/>
    <w:rsid w:val="1BDF15D9"/>
    <w:rsid w:val="1BE0473F"/>
    <w:rsid w:val="1BE4CBB0"/>
    <w:rsid w:val="1BE90416"/>
    <w:rsid w:val="1BEC03C3"/>
    <w:rsid w:val="1BEE11F1"/>
    <w:rsid w:val="1BEF2B7A"/>
    <w:rsid w:val="1BF372CA"/>
    <w:rsid w:val="1BF6114E"/>
    <w:rsid w:val="1BF6DBB3"/>
    <w:rsid w:val="1BF93F96"/>
    <w:rsid w:val="1C008B73"/>
    <w:rsid w:val="1C02FFBF"/>
    <w:rsid w:val="1C049F8B"/>
    <w:rsid w:val="1C04B5AE"/>
    <w:rsid w:val="1C082E43"/>
    <w:rsid w:val="1C08F73E"/>
    <w:rsid w:val="1C0982C6"/>
    <w:rsid w:val="1C0E3C9C"/>
    <w:rsid w:val="1C0F89E7"/>
    <w:rsid w:val="1C167A3B"/>
    <w:rsid w:val="1C1D8491"/>
    <w:rsid w:val="1C1EB631"/>
    <w:rsid w:val="1C1F060E"/>
    <w:rsid w:val="1C1FEB25"/>
    <w:rsid w:val="1C21D38F"/>
    <w:rsid w:val="1C285EBF"/>
    <w:rsid w:val="1C3AD221"/>
    <w:rsid w:val="1C3F0E04"/>
    <w:rsid w:val="1C3F1681"/>
    <w:rsid w:val="1C41E7C5"/>
    <w:rsid w:val="1C453FE2"/>
    <w:rsid w:val="1C46B2EB"/>
    <w:rsid w:val="1C4AC172"/>
    <w:rsid w:val="1C4C09B9"/>
    <w:rsid w:val="1C544C09"/>
    <w:rsid w:val="1C56C3A4"/>
    <w:rsid w:val="1C597223"/>
    <w:rsid w:val="1C62F3CF"/>
    <w:rsid w:val="1C66860E"/>
    <w:rsid w:val="1C6E781E"/>
    <w:rsid w:val="1C71B951"/>
    <w:rsid w:val="1C750916"/>
    <w:rsid w:val="1C75D452"/>
    <w:rsid w:val="1C7632BF"/>
    <w:rsid w:val="1C77E89A"/>
    <w:rsid w:val="1C79D985"/>
    <w:rsid w:val="1C8009E9"/>
    <w:rsid w:val="1C80E2DB"/>
    <w:rsid w:val="1C80E690"/>
    <w:rsid w:val="1C820DF9"/>
    <w:rsid w:val="1C855867"/>
    <w:rsid w:val="1C86825B"/>
    <w:rsid w:val="1C89FF50"/>
    <w:rsid w:val="1C906676"/>
    <w:rsid w:val="1C9FFBF3"/>
    <w:rsid w:val="1CA332CC"/>
    <w:rsid w:val="1CA56887"/>
    <w:rsid w:val="1CA79BFC"/>
    <w:rsid w:val="1CA8C442"/>
    <w:rsid w:val="1CAF4A9B"/>
    <w:rsid w:val="1CB459B3"/>
    <w:rsid w:val="1CB8776D"/>
    <w:rsid w:val="1CBB360F"/>
    <w:rsid w:val="1CBC6091"/>
    <w:rsid w:val="1CBDB519"/>
    <w:rsid w:val="1CBFE42B"/>
    <w:rsid w:val="1CC3C930"/>
    <w:rsid w:val="1CCDE4A4"/>
    <w:rsid w:val="1CCF35FF"/>
    <w:rsid w:val="1CCF66F3"/>
    <w:rsid w:val="1CD00290"/>
    <w:rsid w:val="1CD1D992"/>
    <w:rsid w:val="1CD6E03B"/>
    <w:rsid w:val="1CD7D0F4"/>
    <w:rsid w:val="1CD7FE74"/>
    <w:rsid w:val="1CD934B9"/>
    <w:rsid w:val="1CDF0750"/>
    <w:rsid w:val="1CED17FB"/>
    <w:rsid w:val="1CED2092"/>
    <w:rsid w:val="1CF2D327"/>
    <w:rsid w:val="1CF4C142"/>
    <w:rsid w:val="1CF74019"/>
    <w:rsid w:val="1CF8EF13"/>
    <w:rsid w:val="1CF90F96"/>
    <w:rsid w:val="1CFE2A9D"/>
    <w:rsid w:val="1D06736A"/>
    <w:rsid w:val="1D076F4E"/>
    <w:rsid w:val="1D08B5B3"/>
    <w:rsid w:val="1D0C0433"/>
    <w:rsid w:val="1D0C3D3C"/>
    <w:rsid w:val="1D0FCDAB"/>
    <w:rsid w:val="1D15F746"/>
    <w:rsid w:val="1D1CCF61"/>
    <w:rsid w:val="1D1F2C61"/>
    <w:rsid w:val="1D2293A4"/>
    <w:rsid w:val="1D26F675"/>
    <w:rsid w:val="1D28641B"/>
    <w:rsid w:val="1D28806B"/>
    <w:rsid w:val="1D31840C"/>
    <w:rsid w:val="1D3695DC"/>
    <w:rsid w:val="1D371F8E"/>
    <w:rsid w:val="1D3F234E"/>
    <w:rsid w:val="1D3F8B1C"/>
    <w:rsid w:val="1D43081B"/>
    <w:rsid w:val="1D448484"/>
    <w:rsid w:val="1D46296C"/>
    <w:rsid w:val="1D47F4FE"/>
    <w:rsid w:val="1D4D6D81"/>
    <w:rsid w:val="1D63AE7C"/>
    <w:rsid w:val="1D64A8AF"/>
    <w:rsid w:val="1D67AE56"/>
    <w:rsid w:val="1D6C9537"/>
    <w:rsid w:val="1D712B4C"/>
    <w:rsid w:val="1D74676A"/>
    <w:rsid w:val="1D749E71"/>
    <w:rsid w:val="1D770430"/>
    <w:rsid w:val="1D8193E6"/>
    <w:rsid w:val="1D8378C0"/>
    <w:rsid w:val="1D83A4AA"/>
    <w:rsid w:val="1D872B38"/>
    <w:rsid w:val="1D8F7EDC"/>
    <w:rsid w:val="1D97F431"/>
    <w:rsid w:val="1D9B4961"/>
    <w:rsid w:val="1DA311D5"/>
    <w:rsid w:val="1DA3DC48"/>
    <w:rsid w:val="1DA5C3CF"/>
    <w:rsid w:val="1DA693BA"/>
    <w:rsid w:val="1DA761FE"/>
    <w:rsid w:val="1DA7BC0D"/>
    <w:rsid w:val="1DA9AB85"/>
    <w:rsid w:val="1DB915C6"/>
    <w:rsid w:val="1DC4A72D"/>
    <w:rsid w:val="1DC61AC7"/>
    <w:rsid w:val="1DCAEF3B"/>
    <w:rsid w:val="1DCE854E"/>
    <w:rsid w:val="1DCF6658"/>
    <w:rsid w:val="1DD09EFA"/>
    <w:rsid w:val="1DD1932D"/>
    <w:rsid w:val="1DD431C7"/>
    <w:rsid w:val="1DDA03A3"/>
    <w:rsid w:val="1DE26088"/>
    <w:rsid w:val="1DE54212"/>
    <w:rsid w:val="1DE691D3"/>
    <w:rsid w:val="1DE89CC5"/>
    <w:rsid w:val="1DE9F66A"/>
    <w:rsid w:val="1DEFC052"/>
    <w:rsid w:val="1DF7EA2C"/>
    <w:rsid w:val="1DFD90BA"/>
    <w:rsid w:val="1DFE275F"/>
    <w:rsid w:val="1E01AB11"/>
    <w:rsid w:val="1E02E4A9"/>
    <w:rsid w:val="1E058DBA"/>
    <w:rsid w:val="1E064D1B"/>
    <w:rsid w:val="1E0CE556"/>
    <w:rsid w:val="1E103218"/>
    <w:rsid w:val="1E1310A9"/>
    <w:rsid w:val="1E17F381"/>
    <w:rsid w:val="1E1ADBE1"/>
    <w:rsid w:val="1E1F3225"/>
    <w:rsid w:val="1E1FFCFF"/>
    <w:rsid w:val="1E2498BA"/>
    <w:rsid w:val="1E2748E8"/>
    <w:rsid w:val="1E3089B1"/>
    <w:rsid w:val="1E370E38"/>
    <w:rsid w:val="1E39D527"/>
    <w:rsid w:val="1E3AA62C"/>
    <w:rsid w:val="1E3FC44F"/>
    <w:rsid w:val="1E435DE6"/>
    <w:rsid w:val="1E46313F"/>
    <w:rsid w:val="1E4978D7"/>
    <w:rsid w:val="1E49B15D"/>
    <w:rsid w:val="1E4E4855"/>
    <w:rsid w:val="1E592ED4"/>
    <w:rsid w:val="1E5B2253"/>
    <w:rsid w:val="1E5BD290"/>
    <w:rsid w:val="1E5D9F4E"/>
    <w:rsid w:val="1E6A0410"/>
    <w:rsid w:val="1E7146C5"/>
    <w:rsid w:val="1E73E121"/>
    <w:rsid w:val="1E779965"/>
    <w:rsid w:val="1E82750D"/>
    <w:rsid w:val="1E844A02"/>
    <w:rsid w:val="1E87EC7E"/>
    <w:rsid w:val="1E89D453"/>
    <w:rsid w:val="1E89D51B"/>
    <w:rsid w:val="1E8B15B0"/>
    <w:rsid w:val="1E8E3C36"/>
    <w:rsid w:val="1E8F57B8"/>
    <w:rsid w:val="1E913495"/>
    <w:rsid w:val="1E9D0B57"/>
    <w:rsid w:val="1E9F2334"/>
    <w:rsid w:val="1EA03831"/>
    <w:rsid w:val="1EA19FFB"/>
    <w:rsid w:val="1EB0C798"/>
    <w:rsid w:val="1EB60324"/>
    <w:rsid w:val="1EB7A054"/>
    <w:rsid w:val="1EBB7892"/>
    <w:rsid w:val="1EBD2BFA"/>
    <w:rsid w:val="1EBDB84A"/>
    <w:rsid w:val="1EC5514C"/>
    <w:rsid w:val="1EC56E61"/>
    <w:rsid w:val="1EC597D5"/>
    <w:rsid w:val="1EC6EDAF"/>
    <w:rsid w:val="1EC6F204"/>
    <w:rsid w:val="1ECAE962"/>
    <w:rsid w:val="1ECF012C"/>
    <w:rsid w:val="1ECFF7F3"/>
    <w:rsid w:val="1ED048D2"/>
    <w:rsid w:val="1ED4BE31"/>
    <w:rsid w:val="1ED6F1D9"/>
    <w:rsid w:val="1EDB5B7D"/>
    <w:rsid w:val="1EDDD72B"/>
    <w:rsid w:val="1EE46F79"/>
    <w:rsid w:val="1EE83514"/>
    <w:rsid w:val="1EEE1FBF"/>
    <w:rsid w:val="1EF335CB"/>
    <w:rsid w:val="1EF4347F"/>
    <w:rsid w:val="1EF45761"/>
    <w:rsid w:val="1EF6D5FF"/>
    <w:rsid w:val="1EFFE811"/>
    <w:rsid w:val="1F00E5DB"/>
    <w:rsid w:val="1F06DB39"/>
    <w:rsid w:val="1F0791A3"/>
    <w:rsid w:val="1F097F6F"/>
    <w:rsid w:val="1F10F63A"/>
    <w:rsid w:val="1F1C6D42"/>
    <w:rsid w:val="1F1F4828"/>
    <w:rsid w:val="1F22804C"/>
    <w:rsid w:val="1F22AB90"/>
    <w:rsid w:val="1F273AF6"/>
    <w:rsid w:val="1F2A89E8"/>
    <w:rsid w:val="1F2AA55B"/>
    <w:rsid w:val="1F2B14B5"/>
    <w:rsid w:val="1F331942"/>
    <w:rsid w:val="1F36F069"/>
    <w:rsid w:val="1F3D582D"/>
    <w:rsid w:val="1F42FCBF"/>
    <w:rsid w:val="1F4321E3"/>
    <w:rsid w:val="1F452322"/>
    <w:rsid w:val="1F488299"/>
    <w:rsid w:val="1F4DB5D0"/>
    <w:rsid w:val="1F518E16"/>
    <w:rsid w:val="1F568A13"/>
    <w:rsid w:val="1F58D1DF"/>
    <w:rsid w:val="1F64BC39"/>
    <w:rsid w:val="1F6FE37D"/>
    <w:rsid w:val="1F761B9E"/>
    <w:rsid w:val="1F782F42"/>
    <w:rsid w:val="1F7D809E"/>
    <w:rsid w:val="1F809174"/>
    <w:rsid w:val="1F826234"/>
    <w:rsid w:val="1F827476"/>
    <w:rsid w:val="1F839E1A"/>
    <w:rsid w:val="1F86C611"/>
    <w:rsid w:val="1F92D52E"/>
    <w:rsid w:val="1F93E012"/>
    <w:rsid w:val="1F971BBD"/>
    <w:rsid w:val="1F9847BA"/>
    <w:rsid w:val="1F9A649E"/>
    <w:rsid w:val="1F9ABD7D"/>
    <w:rsid w:val="1F9BCD69"/>
    <w:rsid w:val="1F9FEA4D"/>
    <w:rsid w:val="1FA7A0E4"/>
    <w:rsid w:val="1FAAC95B"/>
    <w:rsid w:val="1FAAD007"/>
    <w:rsid w:val="1FB0BD49"/>
    <w:rsid w:val="1FB1476F"/>
    <w:rsid w:val="1FB56F6A"/>
    <w:rsid w:val="1FB76CAA"/>
    <w:rsid w:val="1FBAE9FB"/>
    <w:rsid w:val="1FBBC245"/>
    <w:rsid w:val="1FC82533"/>
    <w:rsid w:val="1FCED266"/>
    <w:rsid w:val="1FCF4FEC"/>
    <w:rsid w:val="1FD3C740"/>
    <w:rsid w:val="1FD6726A"/>
    <w:rsid w:val="1FD93C9C"/>
    <w:rsid w:val="1FE110EC"/>
    <w:rsid w:val="1FE239CA"/>
    <w:rsid w:val="1FEA5A83"/>
    <w:rsid w:val="1FEAB2B2"/>
    <w:rsid w:val="1FEBDA53"/>
    <w:rsid w:val="1FF1FA00"/>
    <w:rsid w:val="1FF23729"/>
    <w:rsid w:val="1FF82716"/>
    <w:rsid w:val="1FF9D8FB"/>
    <w:rsid w:val="2008EE78"/>
    <w:rsid w:val="2009F75A"/>
    <w:rsid w:val="200F33E3"/>
    <w:rsid w:val="2016AB63"/>
    <w:rsid w:val="2018DE67"/>
    <w:rsid w:val="20197AA0"/>
    <w:rsid w:val="2022F4F5"/>
    <w:rsid w:val="2023FCE7"/>
    <w:rsid w:val="2024097A"/>
    <w:rsid w:val="20241F3F"/>
    <w:rsid w:val="20251BD1"/>
    <w:rsid w:val="2026158C"/>
    <w:rsid w:val="202733C0"/>
    <w:rsid w:val="20293930"/>
    <w:rsid w:val="202E9A80"/>
    <w:rsid w:val="2030CC46"/>
    <w:rsid w:val="203751D3"/>
    <w:rsid w:val="20386038"/>
    <w:rsid w:val="203B6A45"/>
    <w:rsid w:val="203FAE81"/>
    <w:rsid w:val="204059E0"/>
    <w:rsid w:val="204113C5"/>
    <w:rsid w:val="204291E2"/>
    <w:rsid w:val="2044A122"/>
    <w:rsid w:val="2047B855"/>
    <w:rsid w:val="20489D13"/>
    <w:rsid w:val="206039A1"/>
    <w:rsid w:val="20606117"/>
    <w:rsid w:val="2064BE76"/>
    <w:rsid w:val="206EA4B4"/>
    <w:rsid w:val="20711003"/>
    <w:rsid w:val="20739A83"/>
    <w:rsid w:val="20772BDE"/>
    <w:rsid w:val="207DA368"/>
    <w:rsid w:val="2080A7D7"/>
    <w:rsid w:val="2081DB96"/>
    <w:rsid w:val="2081FDEC"/>
    <w:rsid w:val="2085CD2D"/>
    <w:rsid w:val="20875552"/>
    <w:rsid w:val="208993E4"/>
    <w:rsid w:val="208A6C70"/>
    <w:rsid w:val="208D47A1"/>
    <w:rsid w:val="20902209"/>
    <w:rsid w:val="2090DEB9"/>
    <w:rsid w:val="209989D1"/>
    <w:rsid w:val="209D48D2"/>
    <w:rsid w:val="209E43A6"/>
    <w:rsid w:val="20A4D8DD"/>
    <w:rsid w:val="20AB3920"/>
    <w:rsid w:val="20B02769"/>
    <w:rsid w:val="20B2E611"/>
    <w:rsid w:val="20B3C657"/>
    <w:rsid w:val="20B3EABB"/>
    <w:rsid w:val="20C8C400"/>
    <w:rsid w:val="20CBE4DD"/>
    <w:rsid w:val="20D0B7A3"/>
    <w:rsid w:val="20D0FD8B"/>
    <w:rsid w:val="20DA9892"/>
    <w:rsid w:val="20DB4691"/>
    <w:rsid w:val="20DCDD4A"/>
    <w:rsid w:val="20E04B4E"/>
    <w:rsid w:val="20E57E8D"/>
    <w:rsid w:val="20E93E1A"/>
    <w:rsid w:val="20EA4C18"/>
    <w:rsid w:val="20EC3253"/>
    <w:rsid w:val="20EC6C4E"/>
    <w:rsid w:val="20F29AD1"/>
    <w:rsid w:val="20F60D11"/>
    <w:rsid w:val="20FDC7FA"/>
    <w:rsid w:val="210BCE6C"/>
    <w:rsid w:val="210F81A9"/>
    <w:rsid w:val="2111EAAA"/>
    <w:rsid w:val="2112C864"/>
    <w:rsid w:val="2114FF38"/>
    <w:rsid w:val="21181DAF"/>
    <w:rsid w:val="2119C771"/>
    <w:rsid w:val="211AF80A"/>
    <w:rsid w:val="211E00AA"/>
    <w:rsid w:val="212028C1"/>
    <w:rsid w:val="2124FF5A"/>
    <w:rsid w:val="21293580"/>
    <w:rsid w:val="21317CFA"/>
    <w:rsid w:val="21334492"/>
    <w:rsid w:val="2137D2C7"/>
    <w:rsid w:val="21455354"/>
    <w:rsid w:val="2149AECB"/>
    <w:rsid w:val="214D4777"/>
    <w:rsid w:val="21528351"/>
    <w:rsid w:val="21539BD6"/>
    <w:rsid w:val="21560654"/>
    <w:rsid w:val="2156C1FB"/>
    <w:rsid w:val="215CA8B4"/>
    <w:rsid w:val="215E7406"/>
    <w:rsid w:val="21678BB9"/>
    <w:rsid w:val="21696C4F"/>
    <w:rsid w:val="2169B549"/>
    <w:rsid w:val="216A6BA5"/>
    <w:rsid w:val="216CFC77"/>
    <w:rsid w:val="2171DA75"/>
    <w:rsid w:val="21733703"/>
    <w:rsid w:val="21776511"/>
    <w:rsid w:val="21792045"/>
    <w:rsid w:val="21796623"/>
    <w:rsid w:val="217EF349"/>
    <w:rsid w:val="21816D44"/>
    <w:rsid w:val="2181FF2B"/>
    <w:rsid w:val="2182E517"/>
    <w:rsid w:val="21866572"/>
    <w:rsid w:val="21884E4D"/>
    <w:rsid w:val="218E5BEC"/>
    <w:rsid w:val="218E822B"/>
    <w:rsid w:val="21961EF1"/>
    <w:rsid w:val="21962FC5"/>
    <w:rsid w:val="219771C1"/>
    <w:rsid w:val="219BEF36"/>
    <w:rsid w:val="219C9FF9"/>
    <w:rsid w:val="219CE637"/>
    <w:rsid w:val="21A0DD69"/>
    <w:rsid w:val="21A4B17F"/>
    <w:rsid w:val="21A878DE"/>
    <w:rsid w:val="21AF05F4"/>
    <w:rsid w:val="21B18B10"/>
    <w:rsid w:val="21B583AB"/>
    <w:rsid w:val="21BC17FA"/>
    <w:rsid w:val="21BEE393"/>
    <w:rsid w:val="21BFE68C"/>
    <w:rsid w:val="21C0F3C9"/>
    <w:rsid w:val="21C43D6D"/>
    <w:rsid w:val="21C64D97"/>
    <w:rsid w:val="21CCDEEA"/>
    <w:rsid w:val="21CDED10"/>
    <w:rsid w:val="21D47527"/>
    <w:rsid w:val="21D5A51C"/>
    <w:rsid w:val="21D7003D"/>
    <w:rsid w:val="21DD404C"/>
    <w:rsid w:val="21DFE3A6"/>
    <w:rsid w:val="21E0A4E3"/>
    <w:rsid w:val="21E1AABA"/>
    <w:rsid w:val="21E5B3D8"/>
    <w:rsid w:val="21E63F93"/>
    <w:rsid w:val="21E66342"/>
    <w:rsid w:val="21EC1F1B"/>
    <w:rsid w:val="21F0D2F1"/>
    <w:rsid w:val="21F13F52"/>
    <w:rsid w:val="21F214BC"/>
    <w:rsid w:val="21F2BBBF"/>
    <w:rsid w:val="21FB614F"/>
    <w:rsid w:val="21FBD88E"/>
    <w:rsid w:val="21FE25E3"/>
    <w:rsid w:val="2201EFC0"/>
    <w:rsid w:val="2203F50D"/>
    <w:rsid w:val="22049E0A"/>
    <w:rsid w:val="22084666"/>
    <w:rsid w:val="220914DE"/>
    <w:rsid w:val="220A7C35"/>
    <w:rsid w:val="220B6A29"/>
    <w:rsid w:val="220B6D35"/>
    <w:rsid w:val="2211B902"/>
    <w:rsid w:val="22129471"/>
    <w:rsid w:val="221A02EF"/>
    <w:rsid w:val="221E2D99"/>
    <w:rsid w:val="2224F44A"/>
    <w:rsid w:val="222C774E"/>
    <w:rsid w:val="222ECAB6"/>
    <w:rsid w:val="2232707F"/>
    <w:rsid w:val="22331A77"/>
    <w:rsid w:val="2233AEDE"/>
    <w:rsid w:val="2236D83B"/>
    <w:rsid w:val="22386FEB"/>
    <w:rsid w:val="223AB28E"/>
    <w:rsid w:val="223F0C88"/>
    <w:rsid w:val="2244AF9D"/>
    <w:rsid w:val="224578DA"/>
    <w:rsid w:val="22477E27"/>
    <w:rsid w:val="224D76F5"/>
    <w:rsid w:val="2251F06F"/>
    <w:rsid w:val="22548806"/>
    <w:rsid w:val="22562986"/>
    <w:rsid w:val="2257A6FC"/>
    <w:rsid w:val="225F0165"/>
    <w:rsid w:val="226447C8"/>
    <w:rsid w:val="22644AAD"/>
    <w:rsid w:val="226617E7"/>
    <w:rsid w:val="22665D0C"/>
    <w:rsid w:val="22667C8D"/>
    <w:rsid w:val="226FF24F"/>
    <w:rsid w:val="2272E749"/>
    <w:rsid w:val="22757974"/>
    <w:rsid w:val="22780369"/>
    <w:rsid w:val="22835F1E"/>
    <w:rsid w:val="228AB585"/>
    <w:rsid w:val="228DB53B"/>
    <w:rsid w:val="22932478"/>
    <w:rsid w:val="229A25FC"/>
    <w:rsid w:val="229BA237"/>
    <w:rsid w:val="229E8AAA"/>
    <w:rsid w:val="22A68B3C"/>
    <w:rsid w:val="22A9C4B3"/>
    <w:rsid w:val="22AD3E1E"/>
    <w:rsid w:val="22AE9796"/>
    <w:rsid w:val="22AF654D"/>
    <w:rsid w:val="22BC4AD5"/>
    <w:rsid w:val="22BE1177"/>
    <w:rsid w:val="22C45B00"/>
    <w:rsid w:val="22C60896"/>
    <w:rsid w:val="22C9FB09"/>
    <w:rsid w:val="22CE2BE7"/>
    <w:rsid w:val="22CE9961"/>
    <w:rsid w:val="22CF3147"/>
    <w:rsid w:val="22CFEA86"/>
    <w:rsid w:val="22D0AB75"/>
    <w:rsid w:val="22D24047"/>
    <w:rsid w:val="22D2675B"/>
    <w:rsid w:val="22DA97A6"/>
    <w:rsid w:val="22E6629E"/>
    <w:rsid w:val="22E987AE"/>
    <w:rsid w:val="22EBB975"/>
    <w:rsid w:val="22F1BEB4"/>
    <w:rsid w:val="22F750FB"/>
    <w:rsid w:val="22F88CDA"/>
    <w:rsid w:val="22FEE3BA"/>
    <w:rsid w:val="2302A10F"/>
    <w:rsid w:val="230421D3"/>
    <w:rsid w:val="23119449"/>
    <w:rsid w:val="2315FA66"/>
    <w:rsid w:val="2318A1C9"/>
    <w:rsid w:val="231F2257"/>
    <w:rsid w:val="2320ED5F"/>
    <w:rsid w:val="23214E0B"/>
    <w:rsid w:val="2321D790"/>
    <w:rsid w:val="23248AEE"/>
    <w:rsid w:val="23250BF9"/>
    <w:rsid w:val="2329DB49"/>
    <w:rsid w:val="23314FF6"/>
    <w:rsid w:val="2333EE53"/>
    <w:rsid w:val="2334D682"/>
    <w:rsid w:val="23367725"/>
    <w:rsid w:val="233E8706"/>
    <w:rsid w:val="233EBC4C"/>
    <w:rsid w:val="23411351"/>
    <w:rsid w:val="234B2E3C"/>
    <w:rsid w:val="23583216"/>
    <w:rsid w:val="2360CE5C"/>
    <w:rsid w:val="236267D6"/>
    <w:rsid w:val="2363CABA"/>
    <w:rsid w:val="2365501B"/>
    <w:rsid w:val="236B01CA"/>
    <w:rsid w:val="236B9181"/>
    <w:rsid w:val="236DF7AB"/>
    <w:rsid w:val="2375C0AC"/>
    <w:rsid w:val="2377294A"/>
    <w:rsid w:val="237A3CCC"/>
    <w:rsid w:val="237CD730"/>
    <w:rsid w:val="2381A44D"/>
    <w:rsid w:val="238F807E"/>
    <w:rsid w:val="23947B63"/>
    <w:rsid w:val="2398C188"/>
    <w:rsid w:val="2399491F"/>
    <w:rsid w:val="239E5FA9"/>
    <w:rsid w:val="239F3C0E"/>
    <w:rsid w:val="23A211AB"/>
    <w:rsid w:val="23AAA119"/>
    <w:rsid w:val="23AADE82"/>
    <w:rsid w:val="23AC1A6B"/>
    <w:rsid w:val="23ACA164"/>
    <w:rsid w:val="23B39479"/>
    <w:rsid w:val="23B5E24E"/>
    <w:rsid w:val="23B73B82"/>
    <w:rsid w:val="23BC2CB1"/>
    <w:rsid w:val="23BC3A1C"/>
    <w:rsid w:val="23BDCE0F"/>
    <w:rsid w:val="23BE7B56"/>
    <w:rsid w:val="23C64CCC"/>
    <w:rsid w:val="23C655CF"/>
    <w:rsid w:val="23C8AF58"/>
    <w:rsid w:val="23CE141C"/>
    <w:rsid w:val="23D06D01"/>
    <w:rsid w:val="23D4C31B"/>
    <w:rsid w:val="23D85F3C"/>
    <w:rsid w:val="23DABDE9"/>
    <w:rsid w:val="23DABE29"/>
    <w:rsid w:val="23DCE774"/>
    <w:rsid w:val="23E1680E"/>
    <w:rsid w:val="23E7609E"/>
    <w:rsid w:val="23E801DC"/>
    <w:rsid w:val="23E88463"/>
    <w:rsid w:val="23EB89D7"/>
    <w:rsid w:val="23EF33FD"/>
    <w:rsid w:val="23F1B0D4"/>
    <w:rsid w:val="23F2C058"/>
    <w:rsid w:val="23F6CC15"/>
    <w:rsid w:val="23F8B2A9"/>
    <w:rsid w:val="23FD8B1D"/>
    <w:rsid w:val="23FED24E"/>
    <w:rsid w:val="240880EB"/>
    <w:rsid w:val="240D003F"/>
    <w:rsid w:val="2413D1C0"/>
    <w:rsid w:val="24155F3B"/>
    <w:rsid w:val="2415DAE7"/>
    <w:rsid w:val="24248EE1"/>
    <w:rsid w:val="2427D179"/>
    <w:rsid w:val="24283B92"/>
    <w:rsid w:val="243A83C5"/>
    <w:rsid w:val="243F503F"/>
    <w:rsid w:val="243F8AC6"/>
    <w:rsid w:val="24480C33"/>
    <w:rsid w:val="244A5B71"/>
    <w:rsid w:val="244CDD3A"/>
    <w:rsid w:val="245335CA"/>
    <w:rsid w:val="24545914"/>
    <w:rsid w:val="245816EF"/>
    <w:rsid w:val="245C84CB"/>
    <w:rsid w:val="245EBA1C"/>
    <w:rsid w:val="24618DB2"/>
    <w:rsid w:val="24622D0F"/>
    <w:rsid w:val="2467C6D6"/>
    <w:rsid w:val="246EA26B"/>
    <w:rsid w:val="247648B3"/>
    <w:rsid w:val="24856687"/>
    <w:rsid w:val="248D3A29"/>
    <w:rsid w:val="248D7EC2"/>
    <w:rsid w:val="248D8F15"/>
    <w:rsid w:val="24907980"/>
    <w:rsid w:val="2499633E"/>
    <w:rsid w:val="2499D0DF"/>
    <w:rsid w:val="249C9729"/>
    <w:rsid w:val="249E0097"/>
    <w:rsid w:val="249E5AF3"/>
    <w:rsid w:val="249F464C"/>
    <w:rsid w:val="24A27B41"/>
    <w:rsid w:val="24A33F51"/>
    <w:rsid w:val="24A7720F"/>
    <w:rsid w:val="24B202CA"/>
    <w:rsid w:val="24B2083C"/>
    <w:rsid w:val="24B2104B"/>
    <w:rsid w:val="24B407BD"/>
    <w:rsid w:val="24B6772F"/>
    <w:rsid w:val="24C07FB1"/>
    <w:rsid w:val="24C2882D"/>
    <w:rsid w:val="24C413F0"/>
    <w:rsid w:val="24C553EF"/>
    <w:rsid w:val="24C890A6"/>
    <w:rsid w:val="24C8A8CC"/>
    <w:rsid w:val="24D09D9D"/>
    <w:rsid w:val="24D0A6E3"/>
    <w:rsid w:val="24D175F2"/>
    <w:rsid w:val="24D69B56"/>
    <w:rsid w:val="24D9EFBE"/>
    <w:rsid w:val="24DCEAEF"/>
    <w:rsid w:val="24DCF440"/>
    <w:rsid w:val="24DFA61E"/>
    <w:rsid w:val="24E0A1DC"/>
    <w:rsid w:val="24E476D3"/>
    <w:rsid w:val="24E54DC8"/>
    <w:rsid w:val="24E6B299"/>
    <w:rsid w:val="24E8469F"/>
    <w:rsid w:val="24E9B32F"/>
    <w:rsid w:val="24EEA32A"/>
    <w:rsid w:val="24F18813"/>
    <w:rsid w:val="24FD104E"/>
    <w:rsid w:val="25028CC1"/>
    <w:rsid w:val="25037E5C"/>
    <w:rsid w:val="2505743C"/>
    <w:rsid w:val="25078E6E"/>
    <w:rsid w:val="250F3391"/>
    <w:rsid w:val="2514A171"/>
    <w:rsid w:val="25151E05"/>
    <w:rsid w:val="251D0D7D"/>
    <w:rsid w:val="251E9173"/>
    <w:rsid w:val="252310D4"/>
    <w:rsid w:val="2523DA7F"/>
    <w:rsid w:val="252677B7"/>
    <w:rsid w:val="2526A5CA"/>
    <w:rsid w:val="2529066C"/>
    <w:rsid w:val="252EAEB8"/>
    <w:rsid w:val="25317DC1"/>
    <w:rsid w:val="253272E1"/>
    <w:rsid w:val="253280E5"/>
    <w:rsid w:val="2535992C"/>
    <w:rsid w:val="253A300A"/>
    <w:rsid w:val="253D5844"/>
    <w:rsid w:val="2541235A"/>
    <w:rsid w:val="2541C860"/>
    <w:rsid w:val="25443E78"/>
    <w:rsid w:val="254C6AE1"/>
    <w:rsid w:val="254DF6FE"/>
    <w:rsid w:val="25500916"/>
    <w:rsid w:val="25507E36"/>
    <w:rsid w:val="25540B8A"/>
    <w:rsid w:val="25558B28"/>
    <w:rsid w:val="2555EED4"/>
    <w:rsid w:val="25592504"/>
    <w:rsid w:val="256202E1"/>
    <w:rsid w:val="256802EB"/>
    <w:rsid w:val="2569592E"/>
    <w:rsid w:val="256AD164"/>
    <w:rsid w:val="2574AD86"/>
    <w:rsid w:val="257FDA2C"/>
    <w:rsid w:val="2591FA90"/>
    <w:rsid w:val="2595F7FD"/>
    <w:rsid w:val="25991F30"/>
    <w:rsid w:val="259BF957"/>
    <w:rsid w:val="25A27460"/>
    <w:rsid w:val="25A847C1"/>
    <w:rsid w:val="25AC3C84"/>
    <w:rsid w:val="25ACA33A"/>
    <w:rsid w:val="25AE4E51"/>
    <w:rsid w:val="25AF08C7"/>
    <w:rsid w:val="25B18BBE"/>
    <w:rsid w:val="25B44E85"/>
    <w:rsid w:val="25B66DAD"/>
    <w:rsid w:val="25B937F9"/>
    <w:rsid w:val="25BA37D5"/>
    <w:rsid w:val="25BB12D9"/>
    <w:rsid w:val="25BC84A8"/>
    <w:rsid w:val="25BFF63C"/>
    <w:rsid w:val="25C1A42B"/>
    <w:rsid w:val="25C1AE88"/>
    <w:rsid w:val="25C4F941"/>
    <w:rsid w:val="25CCEA30"/>
    <w:rsid w:val="25CD3F30"/>
    <w:rsid w:val="25D3A89B"/>
    <w:rsid w:val="25D55669"/>
    <w:rsid w:val="25D88202"/>
    <w:rsid w:val="25DBA7E2"/>
    <w:rsid w:val="25DBC054"/>
    <w:rsid w:val="25DC2421"/>
    <w:rsid w:val="25DF1906"/>
    <w:rsid w:val="25EE439F"/>
    <w:rsid w:val="25EFE32E"/>
    <w:rsid w:val="25F11813"/>
    <w:rsid w:val="25FA64FC"/>
    <w:rsid w:val="25FB0246"/>
    <w:rsid w:val="2600C95D"/>
    <w:rsid w:val="260CE39D"/>
    <w:rsid w:val="260DF660"/>
    <w:rsid w:val="260EB54F"/>
    <w:rsid w:val="26145C8C"/>
    <w:rsid w:val="261525B6"/>
    <w:rsid w:val="26169BF9"/>
    <w:rsid w:val="261BBB06"/>
    <w:rsid w:val="261C7985"/>
    <w:rsid w:val="2621A7BA"/>
    <w:rsid w:val="26295F76"/>
    <w:rsid w:val="262F6E67"/>
    <w:rsid w:val="263F3C75"/>
    <w:rsid w:val="2642E46A"/>
    <w:rsid w:val="26448284"/>
    <w:rsid w:val="26471186"/>
    <w:rsid w:val="264AE088"/>
    <w:rsid w:val="26503AD9"/>
    <w:rsid w:val="26515140"/>
    <w:rsid w:val="26550DE4"/>
    <w:rsid w:val="26569855"/>
    <w:rsid w:val="265DB734"/>
    <w:rsid w:val="2660F6DA"/>
    <w:rsid w:val="2661A226"/>
    <w:rsid w:val="2664026E"/>
    <w:rsid w:val="2671E4F4"/>
    <w:rsid w:val="267E7890"/>
    <w:rsid w:val="26827794"/>
    <w:rsid w:val="268D86F2"/>
    <w:rsid w:val="2693B65D"/>
    <w:rsid w:val="26966F9C"/>
    <w:rsid w:val="26999276"/>
    <w:rsid w:val="269E5D22"/>
    <w:rsid w:val="269F4EBD"/>
    <w:rsid w:val="26A2909F"/>
    <w:rsid w:val="26A40D5C"/>
    <w:rsid w:val="26A52201"/>
    <w:rsid w:val="26AD1613"/>
    <w:rsid w:val="26AF069B"/>
    <w:rsid w:val="26B6193A"/>
    <w:rsid w:val="26BB3C80"/>
    <w:rsid w:val="26C7D300"/>
    <w:rsid w:val="26C7FE15"/>
    <w:rsid w:val="26CB5DC8"/>
    <w:rsid w:val="26CBA7A9"/>
    <w:rsid w:val="26CF0668"/>
    <w:rsid w:val="26D02B65"/>
    <w:rsid w:val="26D29EB8"/>
    <w:rsid w:val="26D2ED82"/>
    <w:rsid w:val="26E2C173"/>
    <w:rsid w:val="26E51E80"/>
    <w:rsid w:val="26E6199E"/>
    <w:rsid w:val="26E84BA1"/>
    <w:rsid w:val="26E9C2AD"/>
    <w:rsid w:val="26EA3260"/>
    <w:rsid w:val="26EDBAA0"/>
    <w:rsid w:val="26F1B898"/>
    <w:rsid w:val="26F26298"/>
    <w:rsid w:val="26F6B7AD"/>
    <w:rsid w:val="26F7F015"/>
    <w:rsid w:val="26FCC388"/>
    <w:rsid w:val="27006502"/>
    <w:rsid w:val="2702326B"/>
    <w:rsid w:val="270244E8"/>
    <w:rsid w:val="270447E1"/>
    <w:rsid w:val="270DBF46"/>
    <w:rsid w:val="271C53C2"/>
    <w:rsid w:val="2722C13A"/>
    <w:rsid w:val="27232A99"/>
    <w:rsid w:val="272B8CF7"/>
    <w:rsid w:val="272D5D2E"/>
    <w:rsid w:val="272F5B78"/>
    <w:rsid w:val="27322ABA"/>
    <w:rsid w:val="2732F368"/>
    <w:rsid w:val="2737B908"/>
    <w:rsid w:val="273C1176"/>
    <w:rsid w:val="27445765"/>
    <w:rsid w:val="27468471"/>
    <w:rsid w:val="2746BCBA"/>
    <w:rsid w:val="274AD05C"/>
    <w:rsid w:val="27555C6C"/>
    <w:rsid w:val="275ACBD6"/>
    <w:rsid w:val="275B0E31"/>
    <w:rsid w:val="276397DA"/>
    <w:rsid w:val="276D5810"/>
    <w:rsid w:val="276D756B"/>
    <w:rsid w:val="276E9534"/>
    <w:rsid w:val="276F277B"/>
    <w:rsid w:val="276F2B13"/>
    <w:rsid w:val="276F44E8"/>
    <w:rsid w:val="27708496"/>
    <w:rsid w:val="2779EA05"/>
    <w:rsid w:val="27841373"/>
    <w:rsid w:val="27849974"/>
    <w:rsid w:val="2788948A"/>
    <w:rsid w:val="278AAF08"/>
    <w:rsid w:val="2791A691"/>
    <w:rsid w:val="2795D716"/>
    <w:rsid w:val="279CFF88"/>
    <w:rsid w:val="279E40BA"/>
    <w:rsid w:val="279E54D1"/>
    <w:rsid w:val="27A4863D"/>
    <w:rsid w:val="27A771AE"/>
    <w:rsid w:val="27A8F08C"/>
    <w:rsid w:val="27B22D5F"/>
    <w:rsid w:val="27B40A49"/>
    <w:rsid w:val="27BB66D0"/>
    <w:rsid w:val="27BBC049"/>
    <w:rsid w:val="27BCF8D1"/>
    <w:rsid w:val="27C447C5"/>
    <w:rsid w:val="27C79B56"/>
    <w:rsid w:val="27CA3377"/>
    <w:rsid w:val="27CE4279"/>
    <w:rsid w:val="27CF9ACB"/>
    <w:rsid w:val="27D125BD"/>
    <w:rsid w:val="27D610B7"/>
    <w:rsid w:val="27D7D6DA"/>
    <w:rsid w:val="27D9C179"/>
    <w:rsid w:val="27DD94EC"/>
    <w:rsid w:val="27DE2BDA"/>
    <w:rsid w:val="27E4468C"/>
    <w:rsid w:val="27E676CA"/>
    <w:rsid w:val="27EC8D69"/>
    <w:rsid w:val="27F18A32"/>
    <w:rsid w:val="27F56B1C"/>
    <w:rsid w:val="27F9B1EA"/>
    <w:rsid w:val="27FE3710"/>
    <w:rsid w:val="27FE3852"/>
    <w:rsid w:val="27FE673F"/>
    <w:rsid w:val="2800473A"/>
    <w:rsid w:val="28051127"/>
    <w:rsid w:val="28080FC4"/>
    <w:rsid w:val="280A7E1D"/>
    <w:rsid w:val="280BBF97"/>
    <w:rsid w:val="28113F7C"/>
    <w:rsid w:val="28147376"/>
    <w:rsid w:val="2815A700"/>
    <w:rsid w:val="281800C4"/>
    <w:rsid w:val="28181887"/>
    <w:rsid w:val="281B6773"/>
    <w:rsid w:val="281E47F5"/>
    <w:rsid w:val="281E4E9A"/>
    <w:rsid w:val="281EDF83"/>
    <w:rsid w:val="2821F6C1"/>
    <w:rsid w:val="28233B99"/>
    <w:rsid w:val="28286CD4"/>
    <w:rsid w:val="282931AF"/>
    <w:rsid w:val="2829653F"/>
    <w:rsid w:val="2829FA27"/>
    <w:rsid w:val="283015E9"/>
    <w:rsid w:val="28350BF7"/>
    <w:rsid w:val="2838C13E"/>
    <w:rsid w:val="283C8BCB"/>
    <w:rsid w:val="284146D6"/>
    <w:rsid w:val="28442CA8"/>
    <w:rsid w:val="2847880A"/>
    <w:rsid w:val="284D50FF"/>
    <w:rsid w:val="284E5478"/>
    <w:rsid w:val="2850D6DA"/>
    <w:rsid w:val="2851E99B"/>
    <w:rsid w:val="2858F159"/>
    <w:rsid w:val="285B4D6A"/>
    <w:rsid w:val="285BB8FB"/>
    <w:rsid w:val="28615ECE"/>
    <w:rsid w:val="28631EED"/>
    <w:rsid w:val="2864B7C2"/>
    <w:rsid w:val="286D0387"/>
    <w:rsid w:val="286E6964"/>
    <w:rsid w:val="287083EC"/>
    <w:rsid w:val="2870D63E"/>
    <w:rsid w:val="287487E8"/>
    <w:rsid w:val="28748AA4"/>
    <w:rsid w:val="28786821"/>
    <w:rsid w:val="287BDC55"/>
    <w:rsid w:val="287FC724"/>
    <w:rsid w:val="28801DF1"/>
    <w:rsid w:val="288320B8"/>
    <w:rsid w:val="2883D607"/>
    <w:rsid w:val="2887CB91"/>
    <w:rsid w:val="288A57F6"/>
    <w:rsid w:val="288DFAD8"/>
    <w:rsid w:val="289176D3"/>
    <w:rsid w:val="28921E0C"/>
    <w:rsid w:val="28950307"/>
    <w:rsid w:val="2898E7FB"/>
    <w:rsid w:val="289967ED"/>
    <w:rsid w:val="289CA7A2"/>
    <w:rsid w:val="28A053F6"/>
    <w:rsid w:val="28A15746"/>
    <w:rsid w:val="28A3BE45"/>
    <w:rsid w:val="28A69462"/>
    <w:rsid w:val="28A8851B"/>
    <w:rsid w:val="28AAA0CC"/>
    <w:rsid w:val="28AAAF37"/>
    <w:rsid w:val="28B4E345"/>
    <w:rsid w:val="28B7825C"/>
    <w:rsid w:val="28C2DBDF"/>
    <w:rsid w:val="28CDDA52"/>
    <w:rsid w:val="28CEC3C9"/>
    <w:rsid w:val="28D230BA"/>
    <w:rsid w:val="28D5A272"/>
    <w:rsid w:val="28DAC050"/>
    <w:rsid w:val="28DB35AC"/>
    <w:rsid w:val="28DD873E"/>
    <w:rsid w:val="28DDD7AD"/>
    <w:rsid w:val="28E21887"/>
    <w:rsid w:val="28ECE4BF"/>
    <w:rsid w:val="28EFB021"/>
    <w:rsid w:val="28F189C8"/>
    <w:rsid w:val="28F3DC8A"/>
    <w:rsid w:val="28F45E5F"/>
    <w:rsid w:val="28F55471"/>
    <w:rsid w:val="28F6771E"/>
    <w:rsid w:val="28F6B9A2"/>
    <w:rsid w:val="29001C99"/>
    <w:rsid w:val="29002A51"/>
    <w:rsid w:val="2904F17D"/>
    <w:rsid w:val="29083899"/>
    <w:rsid w:val="29097B28"/>
    <w:rsid w:val="29144508"/>
    <w:rsid w:val="29193BB9"/>
    <w:rsid w:val="29196291"/>
    <w:rsid w:val="2920B5FD"/>
    <w:rsid w:val="29293469"/>
    <w:rsid w:val="292ADA33"/>
    <w:rsid w:val="292BC7B4"/>
    <w:rsid w:val="292BCF75"/>
    <w:rsid w:val="2935D2C7"/>
    <w:rsid w:val="293B5C63"/>
    <w:rsid w:val="293EF410"/>
    <w:rsid w:val="29406C29"/>
    <w:rsid w:val="2940BB07"/>
    <w:rsid w:val="2941D964"/>
    <w:rsid w:val="2944C184"/>
    <w:rsid w:val="294A6BAB"/>
    <w:rsid w:val="294BC5FB"/>
    <w:rsid w:val="29540D32"/>
    <w:rsid w:val="2954A1E1"/>
    <w:rsid w:val="2956CFA2"/>
    <w:rsid w:val="295D70A2"/>
    <w:rsid w:val="2963D8E7"/>
    <w:rsid w:val="2964B672"/>
    <w:rsid w:val="2965F4CF"/>
    <w:rsid w:val="296B927A"/>
    <w:rsid w:val="296C40C5"/>
    <w:rsid w:val="2974A031"/>
    <w:rsid w:val="297D42DE"/>
    <w:rsid w:val="29812532"/>
    <w:rsid w:val="29812F27"/>
    <w:rsid w:val="29886E65"/>
    <w:rsid w:val="29889D1C"/>
    <w:rsid w:val="2988EEB5"/>
    <w:rsid w:val="298AEF53"/>
    <w:rsid w:val="2990A3B1"/>
    <w:rsid w:val="2990C574"/>
    <w:rsid w:val="299BC245"/>
    <w:rsid w:val="299D80F7"/>
    <w:rsid w:val="29A29BCF"/>
    <w:rsid w:val="29A3A3AC"/>
    <w:rsid w:val="29ABCA6E"/>
    <w:rsid w:val="29B2CC1C"/>
    <w:rsid w:val="29B6159C"/>
    <w:rsid w:val="29BF6DE7"/>
    <w:rsid w:val="29C3C29C"/>
    <w:rsid w:val="29C90BED"/>
    <w:rsid w:val="29CB7386"/>
    <w:rsid w:val="29CD1469"/>
    <w:rsid w:val="29D2EC99"/>
    <w:rsid w:val="29D40071"/>
    <w:rsid w:val="29D5FDE4"/>
    <w:rsid w:val="29D60070"/>
    <w:rsid w:val="29D6A465"/>
    <w:rsid w:val="29D86783"/>
    <w:rsid w:val="29D8C8D2"/>
    <w:rsid w:val="29D8E177"/>
    <w:rsid w:val="29DB912E"/>
    <w:rsid w:val="29DCFA81"/>
    <w:rsid w:val="29DEC32F"/>
    <w:rsid w:val="29E4A3E4"/>
    <w:rsid w:val="29E9993F"/>
    <w:rsid w:val="29EA593F"/>
    <w:rsid w:val="29F01B9D"/>
    <w:rsid w:val="29F115E1"/>
    <w:rsid w:val="29F5944F"/>
    <w:rsid w:val="29FDC721"/>
    <w:rsid w:val="29FDCBB0"/>
    <w:rsid w:val="29FE67F3"/>
    <w:rsid w:val="29FF993B"/>
    <w:rsid w:val="29FFE101"/>
    <w:rsid w:val="2A038950"/>
    <w:rsid w:val="2A0D159E"/>
    <w:rsid w:val="2A1009F5"/>
    <w:rsid w:val="2A1A6E88"/>
    <w:rsid w:val="2A25088B"/>
    <w:rsid w:val="2A27DAEF"/>
    <w:rsid w:val="2A2CF24E"/>
    <w:rsid w:val="2A2EA4EA"/>
    <w:rsid w:val="2A30A153"/>
    <w:rsid w:val="2A319474"/>
    <w:rsid w:val="2A3390EC"/>
    <w:rsid w:val="2A3BE328"/>
    <w:rsid w:val="2A5BB61F"/>
    <w:rsid w:val="2A5FB0B2"/>
    <w:rsid w:val="2A6383D5"/>
    <w:rsid w:val="2A6581B1"/>
    <w:rsid w:val="2A6BF40E"/>
    <w:rsid w:val="2A6D7FD5"/>
    <w:rsid w:val="2A70C1DF"/>
    <w:rsid w:val="2A781EC8"/>
    <w:rsid w:val="2A794075"/>
    <w:rsid w:val="2A828CDF"/>
    <w:rsid w:val="2A8334C2"/>
    <w:rsid w:val="2A86658A"/>
    <w:rsid w:val="2A8A8BEF"/>
    <w:rsid w:val="2A8FDA02"/>
    <w:rsid w:val="2A914E2B"/>
    <w:rsid w:val="2A933BC6"/>
    <w:rsid w:val="2A9B092B"/>
    <w:rsid w:val="2A9CE134"/>
    <w:rsid w:val="2A9D4930"/>
    <w:rsid w:val="2A9E8385"/>
    <w:rsid w:val="2AA5702E"/>
    <w:rsid w:val="2AAA02EC"/>
    <w:rsid w:val="2AB22D34"/>
    <w:rsid w:val="2AB2B632"/>
    <w:rsid w:val="2AB48E42"/>
    <w:rsid w:val="2AB7FE3F"/>
    <w:rsid w:val="2ABCA9A4"/>
    <w:rsid w:val="2ABCB91F"/>
    <w:rsid w:val="2AC88179"/>
    <w:rsid w:val="2AD104A8"/>
    <w:rsid w:val="2AD38EBC"/>
    <w:rsid w:val="2AD444BA"/>
    <w:rsid w:val="2AD70E25"/>
    <w:rsid w:val="2AE875EE"/>
    <w:rsid w:val="2AEA9A4C"/>
    <w:rsid w:val="2AF27689"/>
    <w:rsid w:val="2AF74F0E"/>
    <w:rsid w:val="2AF9132C"/>
    <w:rsid w:val="2AFFBCA3"/>
    <w:rsid w:val="2B001A92"/>
    <w:rsid w:val="2B025B53"/>
    <w:rsid w:val="2B150FBD"/>
    <w:rsid w:val="2B17A067"/>
    <w:rsid w:val="2B193A93"/>
    <w:rsid w:val="2B208B5F"/>
    <w:rsid w:val="2B231656"/>
    <w:rsid w:val="2B24B154"/>
    <w:rsid w:val="2B26D360"/>
    <w:rsid w:val="2B2984BD"/>
    <w:rsid w:val="2B2CDDAC"/>
    <w:rsid w:val="2B2F13F4"/>
    <w:rsid w:val="2B307A86"/>
    <w:rsid w:val="2B309B52"/>
    <w:rsid w:val="2B30DC03"/>
    <w:rsid w:val="2B37F0C0"/>
    <w:rsid w:val="2B3AB44A"/>
    <w:rsid w:val="2B3B5E74"/>
    <w:rsid w:val="2B3CD8C6"/>
    <w:rsid w:val="2B3F4240"/>
    <w:rsid w:val="2B409B35"/>
    <w:rsid w:val="2B491BD7"/>
    <w:rsid w:val="2B5183D3"/>
    <w:rsid w:val="2B52D21F"/>
    <w:rsid w:val="2B549EC8"/>
    <w:rsid w:val="2B55D40E"/>
    <w:rsid w:val="2B591F6F"/>
    <w:rsid w:val="2B5CBAA1"/>
    <w:rsid w:val="2B61C309"/>
    <w:rsid w:val="2B69CAC3"/>
    <w:rsid w:val="2B6A468E"/>
    <w:rsid w:val="2B6AE486"/>
    <w:rsid w:val="2B6B0D0B"/>
    <w:rsid w:val="2B6DBF5F"/>
    <w:rsid w:val="2B706200"/>
    <w:rsid w:val="2B71BADD"/>
    <w:rsid w:val="2B781CB5"/>
    <w:rsid w:val="2B840C5B"/>
    <w:rsid w:val="2B8725FA"/>
    <w:rsid w:val="2B9679F1"/>
    <w:rsid w:val="2B9A26E9"/>
    <w:rsid w:val="2B9A3854"/>
    <w:rsid w:val="2B9B62E4"/>
    <w:rsid w:val="2B9D8B5D"/>
    <w:rsid w:val="2B9ECDE2"/>
    <w:rsid w:val="2B9F1ED0"/>
    <w:rsid w:val="2BA0528A"/>
    <w:rsid w:val="2BA4CFEA"/>
    <w:rsid w:val="2BA735A5"/>
    <w:rsid w:val="2BAAC425"/>
    <w:rsid w:val="2BADF165"/>
    <w:rsid w:val="2BB37641"/>
    <w:rsid w:val="2BB8B0D0"/>
    <w:rsid w:val="2BBD9CF9"/>
    <w:rsid w:val="2BBEA609"/>
    <w:rsid w:val="2BBF4ADD"/>
    <w:rsid w:val="2BC89521"/>
    <w:rsid w:val="2BCA39A0"/>
    <w:rsid w:val="2BCEB689"/>
    <w:rsid w:val="2BD1AD04"/>
    <w:rsid w:val="2BD71C11"/>
    <w:rsid w:val="2BD76B2F"/>
    <w:rsid w:val="2BE1AA09"/>
    <w:rsid w:val="2BE6135E"/>
    <w:rsid w:val="2BE619D3"/>
    <w:rsid w:val="2BE95EE1"/>
    <w:rsid w:val="2BEA26E8"/>
    <w:rsid w:val="2BF2D505"/>
    <w:rsid w:val="2BF5AD8F"/>
    <w:rsid w:val="2BFBE521"/>
    <w:rsid w:val="2BFC3B63"/>
    <w:rsid w:val="2BFD0B1A"/>
    <w:rsid w:val="2BFE5F5F"/>
    <w:rsid w:val="2C049A71"/>
    <w:rsid w:val="2C073846"/>
    <w:rsid w:val="2C1304FF"/>
    <w:rsid w:val="2C1C49CB"/>
    <w:rsid w:val="2C214DD2"/>
    <w:rsid w:val="2C23099E"/>
    <w:rsid w:val="2C26AC1F"/>
    <w:rsid w:val="2C283D4C"/>
    <w:rsid w:val="2C2AB389"/>
    <w:rsid w:val="2C2C591E"/>
    <w:rsid w:val="2C2D03C8"/>
    <w:rsid w:val="2C2D47D2"/>
    <w:rsid w:val="2C2E061C"/>
    <w:rsid w:val="2C32286C"/>
    <w:rsid w:val="2C37CF84"/>
    <w:rsid w:val="2C38AED8"/>
    <w:rsid w:val="2C3D9333"/>
    <w:rsid w:val="2C47B350"/>
    <w:rsid w:val="2C48CC13"/>
    <w:rsid w:val="2C4CB7C7"/>
    <w:rsid w:val="2C4DFD95"/>
    <w:rsid w:val="2C4F0F12"/>
    <w:rsid w:val="2C50494E"/>
    <w:rsid w:val="2C5911E7"/>
    <w:rsid w:val="2C63CC76"/>
    <w:rsid w:val="2C6691B2"/>
    <w:rsid w:val="2C69CEE1"/>
    <w:rsid w:val="2C6D3B7E"/>
    <w:rsid w:val="2C7031EE"/>
    <w:rsid w:val="2C7299E5"/>
    <w:rsid w:val="2C7838D3"/>
    <w:rsid w:val="2C7DEA02"/>
    <w:rsid w:val="2C7E69DF"/>
    <w:rsid w:val="2C8230BA"/>
    <w:rsid w:val="2C88F167"/>
    <w:rsid w:val="2C8AD1C6"/>
    <w:rsid w:val="2C8D3EC8"/>
    <w:rsid w:val="2C8D55BF"/>
    <w:rsid w:val="2C8FB8CE"/>
    <w:rsid w:val="2C900AE9"/>
    <w:rsid w:val="2C969330"/>
    <w:rsid w:val="2C9B1D45"/>
    <w:rsid w:val="2CAE5814"/>
    <w:rsid w:val="2CAFB439"/>
    <w:rsid w:val="2CB004B2"/>
    <w:rsid w:val="2CB16AAA"/>
    <w:rsid w:val="2CB20C59"/>
    <w:rsid w:val="2CBA45DC"/>
    <w:rsid w:val="2CC3BAF1"/>
    <w:rsid w:val="2CC9C5EB"/>
    <w:rsid w:val="2CCB51D0"/>
    <w:rsid w:val="2CCE5607"/>
    <w:rsid w:val="2CD8AB22"/>
    <w:rsid w:val="2CDBB8C8"/>
    <w:rsid w:val="2CE21D7F"/>
    <w:rsid w:val="2CE3190E"/>
    <w:rsid w:val="2CE4EE08"/>
    <w:rsid w:val="2CE81426"/>
    <w:rsid w:val="2CF3A1EE"/>
    <w:rsid w:val="2CF3A6BE"/>
    <w:rsid w:val="2CF3D6B5"/>
    <w:rsid w:val="2CF415A9"/>
    <w:rsid w:val="2CF68E81"/>
    <w:rsid w:val="2CFD50AF"/>
    <w:rsid w:val="2D04848E"/>
    <w:rsid w:val="2D0B3ACA"/>
    <w:rsid w:val="2D0EF297"/>
    <w:rsid w:val="2D1A4E40"/>
    <w:rsid w:val="2D1CDEFF"/>
    <w:rsid w:val="2D1E7E49"/>
    <w:rsid w:val="2D1F4EE6"/>
    <w:rsid w:val="2D284A79"/>
    <w:rsid w:val="2D2C875A"/>
    <w:rsid w:val="2D2FA7F9"/>
    <w:rsid w:val="2D30A5D2"/>
    <w:rsid w:val="2D3530F4"/>
    <w:rsid w:val="2D428371"/>
    <w:rsid w:val="2D42F8BE"/>
    <w:rsid w:val="2D47B02E"/>
    <w:rsid w:val="2D496F62"/>
    <w:rsid w:val="2D4A5544"/>
    <w:rsid w:val="2D4B0D79"/>
    <w:rsid w:val="2D4F0E1B"/>
    <w:rsid w:val="2D4F548B"/>
    <w:rsid w:val="2D55BD9E"/>
    <w:rsid w:val="2D578F69"/>
    <w:rsid w:val="2D596E87"/>
    <w:rsid w:val="2D5B74F4"/>
    <w:rsid w:val="2D62A970"/>
    <w:rsid w:val="2D63FB45"/>
    <w:rsid w:val="2D688DE0"/>
    <w:rsid w:val="2D71A1F5"/>
    <w:rsid w:val="2D71EE63"/>
    <w:rsid w:val="2D7A188B"/>
    <w:rsid w:val="2D7A3075"/>
    <w:rsid w:val="2D83DAF0"/>
    <w:rsid w:val="2D86DB01"/>
    <w:rsid w:val="2D8721AB"/>
    <w:rsid w:val="2D8BB6C1"/>
    <w:rsid w:val="2D8E6D67"/>
    <w:rsid w:val="2D96C0B4"/>
    <w:rsid w:val="2D97F21B"/>
    <w:rsid w:val="2D98702E"/>
    <w:rsid w:val="2D9B8C12"/>
    <w:rsid w:val="2D9BF100"/>
    <w:rsid w:val="2D9FBEF7"/>
    <w:rsid w:val="2DA5C0A8"/>
    <w:rsid w:val="2DA7E61E"/>
    <w:rsid w:val="2DA88A06"/>
    <w:rsid w:val="2DA8E72B"/>
    <w:rsid w:val="2DA96BBB"/>
    <w:rsid w:val="2DAA76E3"/>
    <w:rsid w:val="2DAB1341"/>
    <w:rsid w:val="2DB1A7C6"/>
    <w:rsid w:val="2DB7FC57"/>
    <w:rsid w:val="2DB85209"/>
    <w:rsid w:val="2DBC2D55"/>
    <w:rsid w:val="2DC48BAC"/>
    <w:rsid w:val="2DD0620E"/>
    <w:rsid w:val="2DD2EDCB"/>
    <w:rsid w:val="2DD4B6C4"/>
    <w:rsid w:val="2DD8CE90"/>
    <w:rsid w:val="2DDB5B7C"/>
    <w:rsid w:val="2DDD3005"/>
    <w:rsid w:val="2DE13D51"/>
    <w:rsid w:val="2DE46EBD"/>
    <w:rsid w:val="2DE5D0D8"/>
    <w:rsid w:val="2DE65288"/>
    <w:rsid w:val="2DE9CDF6"/>
    <w:rsid w:val="2DEBF945"/>
    <w:rsid w:val="2DEF08CF"/>
    <w:rsid w:val="2DEF2AEE"/>
    <w:rsid w:val="2DEFA49C"/>
    <w:rsid w:val="2DF08DD2"/>
    <w:rsid w:val="2DF2E2C6"/>
    <w:rsid w:val="2DF63F16"/>
    <w:rsid w:val="2DF807CE"/>
    <w:rsid w:val="2DFB7BA4"/>
    <w:rsid w:val="2DFB8142"/>
    <w:rsid w:val="2E0AD116"/>
    <w:rsid w:val="2E0CB481"/>
    <w:rsid w:val="2E0DF4B7"/>
    <w:rsid w:val="2E0E71D6"/>
    <w:rsid w:val="2E105C4C"/>
    <w:rsid w:val="2E128B17"/>
    <w:rsid w:val="2E1399B9"/>
    <w:rsid w:val="2E14F116"/>
    <w:rsid w:val="2E1AD3DA"/>
    <w:rsid w:val="2E26A5B0"/>
    <w:rsid w:val="2E28361E"/>
    <w:rsid w:val="2E2CB496"/>
    <w:rsid w:val="2E2D1D25"/>
    <w:rsid w:val="2E319403"/>
    <w:rsid w:val="2E31AEAA"/>
    <w:rsid w:val="2E335507"/>
    <w:rsid w:val="2E374928"/>
    <w:rsid w:val="2E39F145"/>
    <w:rsid w:val="2E3C3B21"/>
    <w:rsid w:val="2E40D520"/>
    <w:rsid w:val="2E46A2C6"/>
    <w:rsid w:val="2E46D3D3"/>
    <w:rsid w:val="2E511355"/>
    <w:rsid w:val="2E5A509F"/>
    <w:rsid w:val="2E5C2B17"/>
    <w:rsid w:val="2E5E2E2D"/>
    <w:rsid w:val="2E5E5786"/>
    <w:rsid w:val="2E67D1DE"/>
    <w:rsid w:val="2E733843"/>
    <w:rsid w:val="2E755A86"/>
    <w:rsid w:val="2E789D87"/>
    <w:rsid w:val="2E78D3B6"/>
    <w:rsid w:val="2E7C14E9"/>
    <w:rsid w:val="2E7C7F82"/>
    <w:rsid w:val="2E7D0827"/>
    <w:rsid w:val="2E7E7519"/>
    <w:rsid w:val="2E7F707A"/>
    <w:rsid w:val="2E7FDE83"/>
    <w:rsid w:val="2E80BA8C"/>
    <w:rsid w:val="2E886F52"/>
    <w:rsid w:val="2E891A46"/>
    <w:rsid w:val="2E8AD29B"/>
    <w:rsid w:val="2E8B5BC7"/>
    <w:rsid w:val="2E95D22E"/>
    <w:rsid w:val="2E97D8F6"/>
    <w:rsid w:val="2E99FF35"/>
    <w:rsid w:val="2E9ACC83"/>
    <w:rsid w:val="2E9BA10C"/>
    <w:rsid w:val="2EA00A92"/>
    <w:rsid w:val="2EA2ECB5"/>
    <w:rsid w:val="2EA5B39A"/>
    <w:rsid w:val="2EA828DD"/>
    <w:rsid w:val="2EAF44BE"/>
    <w:rsid w:val="2EB27100"/>
    <w:rsid w:val="2EBB9B56"/>
    <w:rsid w:val="2EBD50AA"/>
    <w:rsid w:val="2EC02CD0"/>
    <w:rsid w:val="2EC1FF45"/>
    <w:rsid w:val="2EC37603"/>
    <w:rsid w:val="2ECDBF6B"/>
    <w:rsid w:val="2ECE301B"/>
    <w:rsid w:val="2ED3492F"/>
    <w:rsid w:val="2ED4E8B6"/>
    <w:rsid w:val="2ED4EC11"/>
    <w:rsid w:val="2ED831B0"/>
    <w:rsid w:val="2EDC92F1"/>
    <w:rsid w:val="2EDF0622"/>
    <w:rsid w:val="2EE60C3D"/>
    <w:rsid w:val="2EEEDC95"/>
    <w:rsid w:val="2EF3EAA6"/>
    <w:rsid w:val="2EFB1C4B"/>
    <w:rsid w:val="2EFD739C"/>
    <w:rsid w:val="2F05095D"/>
    <w:rsid w:val="2F05D4BC"/>
    <w:rsid w:val="2F0ED929"/>
    <w:rsid w:val="2F10D8BE"/>
    <w:rsid w:val="2F1A1F72"/>
    <w:rsid w:val="2F1D92B8"/>
    <w:rsid w:val="2F1F238F"/>
    <w:rsid w:val="2F1F47B1"/>
    <w:rsid w:val="2F22001E"/>
    <w:rsid w:val="2F2375F2"/>
    <w:rsid w:val="2F27DBDC"/>
    <w:rsid w:val="2F286AF9"/>
    <w:rsid w:val="2F2E70F5"/>
    <w:rsid w:val="2F3321D5"/>
    <w:rsid w:val="2F33826A"/>
    <w:rsid w:val="2F39E9F4"/>
    <w:rsid w:val="2F3B287B"/>
    <w:rsid w:val="2F3BD95C"/>
    <w:rsid w:val="2F3E17F5"/>
    <w:rsid w:val="2F4657AE"/>
    <w:rsid w:val="2F476681"/>
    <w:rsid w:val="2F49650D"/>
    <w:rsid w:val="2F4BBDC6"/>
    <w:rsid w:val="2F4DEFC4"/>
    <w:rsid w:val="2F54A268"/>
    <w:rsid w:val="2F5560D5"/>
    <w:rsid w:val="2F57EF91"/>
    <w:rsid w:val="2F5C5176"/>
    <w:rsid w:val="2F5D717A"/>
    <w:rsid w:val="2F6569A2"/>
    <w:rsid w:val="2F68A076"/>
    <w:rsid w:val="2F6A0AC2"/>
    <w:rsid w:val="2F6D17B3"/>
    <w:rsid w:val="2F6FCDB1"/>
    <w:rsid w:val="2F730202"/>
    <w:rsid w:val="2F7380D2"/>
    <w:rsid w:val="2F772BDD"/>
    <w:rsid w:val="2F7D0DB2"/>
    <w:rsid w:val="2F7FE27B"/>
    <w:rsid w:val="2F80F360"/>
    <w:rsid w:val="2F81FF83"/>
    <w:rsid w:val="2F84E9CE"/>
    <w:rsid w:val="2F85DA6E"/>
    <w:rsid w:val="2F8A82B0"/>
    <w:rsid w:val="2F8BDA4E"/>
    <w:rsid w:val="2F8BFBC1"/>
    <w:rsid w:val="2F8C179E"/>
    <w:rsid w:val="2F8DE5BA"/>
    <w:rsid w:val="2F93D393"/>
    <w:rsid w:val="2F95CEAE"/>
    <w:rsid w:val="2F9743F6"/>
    <w:rsid w:val="2F97BDB2"/>
    <w:rsid w:val="2F980074"/>
    <w:rsid w:val="2F98B004"/>
    <w:rsid w:val="2F9D7DC6"/>
    <w:rsid w:val="2FA29232"/>
    <w:rsid w:val="2FA29B53"/>
    <w:rsid w:val="2FA32EA5"/>
    <w:rsid w:val="2FAFE978"/>
    <w:rsid w:val="2FB096C7"/>
    <w:rsid w:val="2FB63D10"/>
    <w:rsid w:val="2FBB5DBF"/>
    <w:rsid w:val="2FBC18CC"/>
    <w:rsid w:val="2FC43C92"/>
    <w:rsid w:val="2FC5CFA1"/>
    <w:rsid w:val="2FC79F36"/>
    <w:rsid w:val="2FC9D837"/>
    <w:rsid w:val="2FCD5557"/>
    <w:rsid w:val="2FCE3DFE"/>
    <w:rsid w:val="2FD32825"/>
    <w:rsid w:val="2FD9545E"/>
    <w:rsid w:val="2FDA2F9F"/>
    <w:rsid w:val="2FDCF700"/>
    <w:rsid w:val="2FDF23B2"/>
    <w:rsid w:val="2FE2A8CB"/>
    <w:rsid w:val="2FE2F905"/>
    <w:rsid w:val="2FF634B4"/>
    <w:rsid w:val="2FF75BD8"/>
    <w:rsid w:val="2FF78B76"/>
    <w:rsid w:val="2FFA5AC7"/>
    <w:rsid w:val="3004E593"/>
    <w:rsid w:val="30055BC9"/>
    <w:rsid w:val="300AB7D8"/>
    <w:rsid w:val="300EB3E7"/>
    <w:rsid w:val="30143D5C"/>
    <w:rsid w:val="30167B8F"/>
    <w:rsid w:val="3016A7D6"/>
    <w:rsid w:val="301DAFEA"/>
    <w:rsid w:val="30268A58"/>
    <w:rsid w:val="303116FD"/>
    <w:rsid w:val="303AC0D8"/>
    <w:rsid w:val="303C9D6A"/>
    <w:rsid w:val="303EFB71"/>
    <w:rsid w:val="304584DE"/>
    <w:rsid w:val="304DA0B5"/>
    <w:rsid w:val="304E4988"/>
    <w:rsid w:val="3053224D"/>
    <w:rsid w:val="30596AD7"/>
    <w:rsid w:val="305E3FF4"/>
    <w:rsid w:val="30606894"/>
    <w:rsid w:val="3061EBF5"/>
    <w:rsid w:val="3063BBD2"/>
    <w:rsid w:val="3064E91A"/>
    <w:rsid w:val="3067D3C7"/>
    <w:rsid w:val="306918A7"/>
    <w:rsid w:val="306BA7DA"/>
    <w:rsid w:val="306E773D"/>
    <w:rsid w:val="306EDD7B"/>
    <w:rsid w:val="3072D90A"/>
    <w:rsid w:val="3078909C"/>
    <w:rsid w:val="307948D7"/>
    <w:rsid w:val="307B8035"/>
    <w:rsid w:val="307ED798"/>
    <w:rsid w:val="307FA03B"/>
    <w:rsid w:val="3080BDA1"/>
    <w:rsid w:val="3080DEC0"/>
    <w:rsid w:val="308654A4"/>
    <w:rsid w:val="30876909"/>
    <w:rsid w:val="30898730"/>
    <w:rsid w:val="3089D8A9"/>
    <w:rsid w:val="308E5207"/>
    <w:rsid w:val="308EC803"/>
    <w:rsid w:val="3091E8AC"/>
    <w:rsid w:val="309293BD"/>
    <w:rsid w:val="3098DE4E"/>
    <w:rsid w:val="309C88FA"/>
    <w:rsid w:val="30A47B4E"/>
    <w:rsid w:val="30A4EE88"/>
    <w:rsid w:val="30A5AEF7"/>
    <w:rsid w:val="30AC7B86"/>
    <w:rsid w:val="30AEDDCC"/>
    <w:rsid w:val="30B3D5E8"/>
    <w:rsid w:val="30B54D76"/>
    <w:rsid w:val="30B582A4"/>
    <w:rsid w:val="30BCC7EF"/>
    <w:rsid w:val="30BDBF65"/>
    <w:rsid w:val="30C1DE9F"/>
    <w:rsid w:val="30C3B535"/>
    <w:rsid w:val="30C4100A"/>
    <w:rsid w:val="30C8D526"/>
    <w:rsid w:val="30C9FCE6"/>
    <w:rsid w:val="30CA169A"/>
    <w:rsid w:val="30CA66BF"/>
    <w:rsid w:val="30CA9382"/>
    <w:rsid w:val="30CC1024"/>
    <w:rsid w:val="30E1A1F1"/>
    <w:rsid w:val="30E96ED9"/>
    <w:rsid w:val="30F0C440"/>
    <w:rsid w:val="30F302C0"/>
    <w:rsid w:val="30F4F34D"/>
    <w:rsid w:val="30F6FA74"/>
    <w:rsid w:val="30F8197D"/>
    <w:rsid w:val="30FD7B12"/>
    <w:rsid w:val="30FF1B86"/>
    <w:rsid w:val="30FFA040"/>
    <w:rsid w:val="310634D9"/>
    <w:rsid w:val="3106AD20"/>
    <w:rsid w:val="310C490B"/>
    <w:rsid w:val="310D3836"/>
    <w:rsid w:val="3110CC8D"/>
    <w:rsid w:val="311329BC"/>
    <w:rsid w:val="31139C3F"/>
    <w:rsid w:val="311445E2"/>
    <w:rsid w:val="311510AE"/>
    <w:rsid w:val="31153353"/>
    <w:rsid w:val="3115E2F2"/>
    <w:rsid w:val="311660C9"/>
    <w:rsid w:val="3122C064"/>
    <w:rsid w:val="312445E5"/>
    <w:rsid w:val="312F3733"/>
    <w:rsid w:val="3135D16B"/>
    <w:rsid w:val="3139025B"/>
    <w:rsid w:val="314DE6C0"/>
    <w:rsid w:val="31504AE1"/>
    <w:rsid w:val="31547187"/>
    <w:rsid w:val="3155B7A7"/>
    <w:rsid w:val="3156F0C0"/>
    <w:rsid w:val="3157B627"/>
    <w:rsid w:val="315AF60E"/>
    <w:rsid w:val="315CAD6F"/>
    <w:rsid w:val="315FB860"/>
    <w:rsid w:val="3161F02C"/>
    <w:rsid w:val="3168BB02"/>
    <w:rsid w:val="31693B57"/>
    <w:rsid w:val="316AB62F"/>
    <w:rsid w:val="316DCB73"/>
    <w:rsid w:val="316E44BD"/>
    <w:rsid w:val="316EE9EA"/>
    <w:rsid w:val="3170E261"/>
    <w:rsid w:val="3174606C"/>
    <w:rsid w:val="317796AF"/>
    <w:rsid w:val="31791EA2"/>
    <w:rsid w:val="317EC43E"/>
    <w:rsid w:val="3180AACD"/>
    <w:rsid w:val="31853278"/>
    <w:rsid w:val="31861930"/>
    <w:rsid w:val="31866A19"/>
    <w:rsid w:val="318A4879"/>
    <w:rsid w:val="318CD8BB"/>
    <w:rsid w:val="318E3C5D"/>
    <w:rsid w:val="31927D1C"/>
    <w:rsid w:val="3195649D"/>
    <w:rsid w:val="3196C501"/>
    <w:rsid w:val="3199CC0E"/>
    <w:rsid w:val="31A6BE7B"/>
    <w:rsid w:val="31A91D85"/>
    <w:rsid w:val="31AEF19A"/>
    <w:rsid w:val="31B7C8AB"/>
    <w:rsid w:val="31B8C340"/>
    <w:rsid w:val="31B9E3B1"/>
    <w:rsid w:val="31BA2C6C"/>
    <w:rsid w:val="31BA806E"/>
    <w:rsid w:val="31BE17BD"/>
    <w:rsid w:val="31BF9A61"/>
    <w:rsid w:val="31C0598F"/>
    <w:rsid w:val="31C9F556"/>
    <w:rsid w:val="31D3A6B6"/>
    <w:rsid w:val="31D7E2F3"/>
    <w:rsid w:val="31DA4E8F"/>
    <w:rsid w:val="31E1B7E5"/>
    <w:rsid w:val="31E3B710"/>
    <w:rsid w:val="31E61C5E"/>
    <w:rsid w:val="31F02137"/>
    <w:rsid w:val="31F7FCA2"/>
    <w:rsid w:val="31FC1606"/>
    <w:rsid w:val="31FF7DF9"/>
    <w:rsid w:val="31FF8C33"/>
    <w:rsid w:val="32034822"/>
    <w:rsid w:val="3211A09C"/>
    <w:rsid w:val="3212E256"/>
    <w:rsid w:val="3215515F"/>
    <w:rsid w:val="32239893"/>
    <w:rsid w:val="322416E2"/>
    <w:rsid w:val="32251FB3"/>
    <w:rsid w:val="3225A279"/>
    <w:rsid w:val="3227183A"/>
    <w:rsid w:val="32275F0E"/>
    <w:rsid w:val="32276FC4"/>
    <w:rsid w:val="32296F80"/>
    <w:rsid w:val="322F0FD2"/>
    <w:rsid w:val="322F11EE"/>
    <w:rsid w:val="32325CEE"/>
    <w:rsid w:val="323713E1"/>
    <w:rsid w:val="3241861E"/>
    <w:rsid w:val="324654B2"/>
    <w:rsid w:val="32467C97"/>
    <w:rsid w:val="3248B802"/>
    <w:rsid w:val="325498AD"/>
    <w:rsid w:val="3254A269"/>
    <w:rsid w:val="32551D4F"/>
    <w:rsid w:val="32567AB1"/>
    <w:rsid w:val="3257060F"/>
    <w:rsid w:val="32579DA1"/>
    <w:rsid w:val="325857F4"/>
    <w:rsid w:val="325BA2D9"/>
    <w:rsid w:val="325D16E0"/>
    <w:rsid w:val="325FFECA"/>
    <w:rsid w:val="32601AF3"/>
    <w:rsid w:val="3265BB58"/>
    <w:rsid w:val="326A949A"/>
    <w:rsid w:val="326AF989"/>
    <w:rsid w:val="3272C93D"/>
    <w:rsid w:val="32734369"/>
    <w:rsid w:val="32756BCC"/>
    <w:rsid w:val="327E67E8"/>
    <w:rsid w:val="32806786"/>
    <w:rsid w:val="32826371"/>
    <w:rsid w:val="32860374"/>
    <w:rsid w:val="32990346"/>
    <w:rsid w:val="3299B439"/>
    <w:rsid w:val="329BB096"/>
    <w:rsid w:val="32A2A7F1"/>
    <w:rsid w:val="32A32673"/>
    <w:rsid w:val="32A79CF8"/>
    <w:rsid w:val="32A803ED"/>
    <w:rsid w:val="32A9AAAB"/>
    <w:rsid w:val="32AF71D9"/>
    <w:rsid w:val="32B23622"/>
    <w:rsid w:val="32B4381B"/>
    <w:rsid w:val="32B5714A"/>
    <w:rsid w:val="32B5BC5B"/>
    <w:rsid w:val="32B7AF78"/>
    <w:rsid w:val="32C12204"/>
    <w:rsid w:val="32C366BA"/>
    <w:rsid w:val="32D093C1"/>
    <w:rsid w:val="32D23ED9"/>
    <w:rsid w:val="32D3503A"/>
    <w:rsid w:val="32D35718"/>
    <w:rsid w:val="32D3BFBF"/>
    <w:rsid w:val="32D5A03B"/>
    <w:rsid w:val="32D5CFFE"/>
    <w:rsid w:val="32D9BF87"/>
    <w:rsid w:val="32DB2328"/>
    <w:rsid w:val="32E0B3E3"/>
    <w:rsid w:val="32E3AC49"/>
    <w:rsid w:val="32EA3518"/>
    <w:rsid w:val="32EE2174"/>
    <w:rsid w:val="32EFB3E4"/>
    <w:rsid w:val="32F81EB1"/>
    <w:rsid w:val="32FD52F6"/>
    <w:rsid w:val="330156C6"/>
    <w:rsid w:val="33080CA0"/>
    <w:rsid w:val="330C823C"/>
    <w:rsid w:val="330EA143"/>
    <w:rsid w:val="3310F520"/>
    <w:rsid w:val="33116A27"/>
    <w:rsid w:val="33155B53"/>
    <w:rsid w:val="33192360"/>
    <w:rsid w:val="331925EC"/>
    <w:rsid w:val="331F931B"/>
    <w:rsid w:val="33237512"/>
    <w:rsid w:val="3324FD2F"/>
    <w:rsid w:val="33261F4B"/>
    <w:rsid w:val="3326896C"/>
    <w:rsid w:val="33292CBF"/>
    <w:rsid w:val="332A2CE2"/>
    <w:rsid w:val="332B2F4D"/>
    <w:rsid w:val="332B3B28"/>
    <w:rsid w:val="332DD023"/>
    <w:rsid w:val="33329254"/>
    <w:rsid w:val="3333CA77"/>
    <w:rsid w:val="3334A57B"/>
    <w:rsid w:val="333C3B34"/>
    <w:rsid w:val="33442664"/>
    <w:rsid w:val="33485362"/>
    <w:rsid w:val="3348E9AF"/>
    <w:rsid w:val="334D9CFA"/>
    <w:rsid w:val="33561132"/>
    <w:rsid w:val="33579D85"/>
    <w:rsid w:val="335E0C5E"/>
    <w:rsid w:val="3362CA92"/>
    <w:rsid w:val="33630451"/>
    <w:rsid w:val="336E2EA2"/>
    <w:rsid w:val="3370C275"/>
    <w:rsid w:val="3373F82B"/>
    <w:rsid w:val="33765465"/>
    <w:rsid w:val="3376FEC5"/>
    <w:rsid w:val="33782D48"/>
    <w:rsid w:val="337CA206"/>
    <w:rsid w:val="337CC398"/>
    <w:rsid w:val="337D8E0E"/>
    <w:rsid w:val="337F82DF"/>
    <w:rsid w:val="33851903"/>
    <w:rsid w:val="338D2DAB"/>
    <w:rsid w:val="33948C18"/>
    <w:rsid w:val="339520E4"/>
    <w:rsid w:val="3395BF1F"/>
    <w:rsid w:val="3397EED9"/>
    <w:rsid w:val="33980956"/>
    <w:rsid w:val="339B5C94"/>
    <w:rsid w:val="339DD0C8"/>
    <w:rsid w:val="33A2F439"/>
    <w:rsid w:val="33B145EA"/>
    <w:rsid w:val="33B2DF79"/>
    <w:rsid w:val="33B44602"/>
    <w:rsid w:val="33B79723"/>
    <w:rsid w:val="33BC3F34"/>
    <w:rsid w:val="33BF50D4"/>
    <w:rsid w:val="33C3A5CF"/>
    <w:rsid w:val="33CBFAF1"/>
    <w:rsid w:val="33CF660B"/>
    <w:rsid w:val="33D0AD7F"/>
    <w:rsid w:val="33D186C0"/>
    <w:rsid w:val="33D3A421"/>
    <w:rsid w:val="33D83B54"/>
    <w:rsid w:val="33D8D4FB"/>
    <w:rsid w:val="33D93DC8"/>
    <w:rsid w:val="33D9974E"/>
    <w:rsid w:val="33D9D09D"/>
    <w:rsid w:val="33DB7F3F"/>
    <w:rsid w:val="33EBDFEC"/>
    <w:rsid w:val="33F623E6"/>
    <w:rsid w:val="33F7733A"/>
    <w:rsid w:val="33FB7267"/>
    <w:rsid w:val="33FC3FCD"/>
    <w:rsid w:val="33FD027B"/>
    <w:rsid w:val="33FEF75F"/>
    <w:rsid w:val="3401A0C1"/>
    <w:rsid w:val="340872ED"/>
    <w:rsid w:val="340B3725"/>
    <w:rsid w:val="3411A9EF"/>
    <w:rsid w:val="3411B614"/>
    <w:rsid w:val="3413E72E"/>
    <w:rsid w:val="3416BEAF"/>
    <w:rsid w:val="3417D439"/>
    <w:rsid w:val="341E8F53"/>
    <w:rsid w:val="34234071"/>
    <w:rsid w:val="342353CD"/>
    <w:rsid w:val="3426BDB8"/>
    <w:rsid w:val="34280A6F"/>
    <w:rsid w:val="3428A941"/>
    <w:rsid w:val="343776E1"/>
    <w:rsid w:val="343957D8"/>
    <w:rsid w:val="3439D994"/>
    <w:rsid w:val="343AD32B"/>
    <w:rsid w:val="343BC9EA"/>
    <w:rsid w:val="3440E4BA"/>
    <w:rsid w:val="344149AB"/>
    <w:rsid w:val="34430F58"/>
    <w:rsid w:val="34445B45"/>
    <w:rsid w:val="344D102B"/>
    <w:rsid w:val="344D99EF"/>
    <w:rsid w:val="3451CFDA"/>
    <w:rsid w:val="3456B5CD"/>
    <w:rsid w:val="3458F8A1"/>
    <w:rsid w:val="345EC7A0"/>
    <w:rsid w:val="3464915D"/>
    <w:rsid w:val="3464CF83"/>
    <w:rsid w:val="346C8E99"/>
    <w:rsid w:val="346FBC53"/>
    <w:rsid w:val="3474F20D"/>
    <w:rsid w:val="34762C86"/>
    <w:rsid w:val="3476A306"/>
    <w:rsid w:val="3479F970"/>
    <w:rsid w:val="34831457"/>
    <w:rsid w:val="34836224"/>
    <w:rsid w:val="348A0A3A"/>
    <w:rsid w:val="348A2B98"/>
    <w:rsid w:val="348C20D3"/>
    <w:rsid w:val="348CB9DD"/>
    <w:rsid w:val="3491895F"/>
    <w:rsid w:val="3493456E"/>
    <w:rsid w:val="34971FB5"/>
    <w:rsid w:val="34991B74"/>
    <w:rsid w:val="34AA26A6"/>
    <w:rsid w:val="34AC275C"/>
    <w:rsid w:val="34ACC581"/>
    <w:rsid w:val="34B8D2DA"/>
    <w:rsid w:val="34BACAF1"/>
    <w:rsid w:val="34BBEF7B"/>
    <w:rsid w:val="34BD54E9"/>
    <w:rsid w:val="34BE924C"/>
    <w:rsid w:val="34BF4573"/>
    <w:rsid w:val="34C3B111"/>
    <w:rsid w:val="34C7FD73"/>
    <w:rsid w:val="34D0E5D3"/>
    <w:rsid w:val="34D31769"/>
    <w:rsid w:val="34D66ECD"/>
    <w:rsid w:val="34DC5B8E"/>
    <w:rsid w:val="34DE2899"/>
    <w:rsid w:val="34E457BF"/>
    <w:rsid w:val="34E8153A"/>
    <w:rsid w:val="34EC8127"/>
    <w:rsid w:val="34EF1C3F"/>
    <w:rsid w:val="34F329F2"/>
    <w:rsid w:val="34F41586"/>
    <w:rsid w:val="34F51BF1"/>
    <w:rsid w:val="34F5D6A1"/>
    <w:rsid w:val="34F67B46"/>
    <w:rsid w:val="34F83339"/>
    <w:rsid w:val="350162E7"/>
    <w:rsid w:val="35022E31"/>
    <w:rsid w:val="350553B5"/>
    <w:rsid w:val="3506BAB2"/>
    <w:rsid w:val="350B5627"/>
    <w:rsid w:val="35119D3C"/>
    <w:rsid w:val="35152F02"/>
    <w:rsid w:val="351893F9"/>
    <w:rsid w:val="351FA21A"/>
    <w:rsid w:val="352352FB"/>
    <w:rsid w:val="35258676"/>
    <w:rsid w:val="3529562F"/>
    <w:rsid w:val="352B6779"/>
    <w:rsid w:val="352C8A9C"/>
    <w:rsid w:val="352CCF8A"/>
    <w:rsid w:val="352DEB5F"/>
    <w:rsid w:val="352FE0D2"/>
    <w:rsid w:val="35347A9C"/>
    <w:rsid w:val="353F18FD"/>
    <w:rsid w:val="35422931"/>
    <w:rsid w:val="3549F64E"/>
    <w:rsid w:val="354A7ECE"/>
    <w:rsid w:val="35511396"/>
    <w:rsid w:val="3552C1C1"/>
    <w:rsid w:val="355324FC"/>
    <w:rsid w:val="3558B271"/>
    <w:rsid w:val="35591E5E"/>
    <w:rsid w:val="35592E8F"/>
    <w:rsid w:val="355D433B"/>
    <w:rsid w:val="355E4F51"/>
    <w:rsid w:val="355F6973"/>
    <w:rsid w:val="356052C5"/>
    <w:rsid w:val="35622C38"/>
    <w:rsid w:val="35639220"/>
    <w:rsid w:val="35640C6E"/>
    <w:rsid w:val="35650457"/>
    <w:rsid w:val="356551FE"/>
    <w:rsid w:val="35684683"/>
    <w:rsid w:val="3568F47A"/>
    <w:rsid w:val="356D87D7"/>
    <w:rsid w:val="35728357"/>
    <w:rsid w:val="3573EEE6"/>
    <w:rsid w:val="35757E6F"/>
    <w:rsid w:val="359141A2"/>
    <w:rsid w:val="359AD2F0"/>
    <w:rsid w:val="359AE517"/>
    <w:rsid w:val="359ECD1A"/>
    <w:rsid w:val="359EF8DA"/>
    <w:rsid w:val="359F66EC"/>
    <w:rsid w:val="35A6CC78"/>
    <w:rsid w:val="35AF86E6"/>
    <w:rsid w:val="35B5E400"/>
    <w:rsid w:val="35B5E40A"/>
    <w:rsid w:val="35B8EC90"/>
    <w:rsid w:val="35C8F26F"/>
    <w:rsid w:val="35CD5858"/>
    <w:rsid w:val="35CFC717"/>
    <w:rsid w:val="35D18EB8"/>
    <w:rsid w:val="35D3498D"/>
    <w:rsid w:val="35DFF53F"/>
    <w:rsid w:val="35E2A496"/>
    <w:rsid w:val="35E81D9E"/>
    <w:rsid w:val="35ED74B8"/>
    <w:rsid w:val="35EFE9B5"/>
    <w:rsid w:val="35F2284E"/>
    <w:rsid w:val="35FF6BC6"/>
    <w:rsid w:val="36052FBE"/>
    <w:rsid w:val="36087846"/>
    <w:rsid w:val="360B5685"/>
    <w:rsid w:val="360D7575"/>
    <w:rsid w:val="361451D2"/>
    <w:rsid w:val="3618167D"/>
    <w:rsid w:val="361E8129"/>
    <w:rsid w:val="36261EE1"/>
    <w:rsid w:val="3627F134"/>
    <w:rsid w:val="362919D3"/>
    <w:rsid w:val="362B4F7A"/>
    <w:rsid w:val="362D47B1"/>
    <w:rsid w:val="363A8C8E"/>
    <w:rsid w:val="363FCB57"/>
    <w:rsid w:val="3641ED77"/>
    <w:rsid w:val="36425B0D"/>
    <w:rsid w:val="364895E2"/>
    <w:rsid w:val="364AF375"/>
    <w:rsid w:val="364B3E54"/>
    <w:rsid w:val="3650A951"/>
    <w:rsid w:val="3654E3A1"/>
    <w:rsid w:val="36555C45"/>
    <w:rsid w:val="3655A5FB"/>
    <w:rsid w:val="3656F053"/>
    <w:rsid w:val="365CF17C"/>
    <w:rsid w:val="365D331E"/>
    <w:rsid w:val="365DF23C"/>
    <w:rsid w:val="365DF54A"/>
    <w:rsid w:val="3660955F"/>
    <w:rsid w:val="3660CD81"/>
    <w:rsid w:val="3670BA37"/>
    <w:rsid w:val="36763699"/>
    <w:rsid w:val="36794FEF"/>
    <w:rsid w:val="367F8E4D"/>
    <w:rsid w:val="3680061E"/>
    <w:rsid w:val="36829B0E"/>
    <w:rsid w:val="36903299"/>
    <w:rsid w:val="369A574F"/>
    <w:rsid w:val="369AA065"/>
    <w:rsid w:val="369F5A4C"/>
    <w:rsid w:val="369FF532"/>
    <w:rsid w:val="36A088E4"/>
    <w:rsid w:val="36A2055B"/>
    <w:rsid w:val="36A265B1"/>
    <w:rsid w:val="36A2CD74"/>
    <w:rsid w:val="36A6C3A2"/>
    <w:rsid w:val="36AA1671"/>
    <w:rsid w:val="36ADF343"/>
    <w:rsid w:val="36AE1AE1"/>
    <w:rsid w:val="36B9D405"/>
    <w:rsid w:val="36B9F81D"/>
    <w:rsid w:val="36BA77CB"/>
    <w:rsid w:val="36BC0E7F"/>
    <w:rsid w:val="36C2F66C"/>
    <w:rsid w:val="36C70746"/>
    <w:rsid w:val="36CC6EDA"/>
    <w:rsid w:val="36CDC9C4"/>
    <w:rsid w:val="36CE1888"/>
    <w:rsid w:val="36CF9A25"/>
    <w:rsid w:val="36CFB9D5"/>
    <w:rsid w:val="36D5442C"/>
    <w:rsid w:val="36DDCA00"/>
    <w:rsid w:val="36E28619"/>
    <w:rsid w:val="36E3B846"/>
    <w:rsid w:val="36E43817"/>
    <w:rsid w:val="36E5CC4D"/>
    <w:rsid w:val="36EA1DC0"/>
    <w:rsid w:val="36EC49F4"/>
    <w:rsid w:val="36EF25E4"/>
    <w:rsid w:val="36EF8B54"/>
    <w:rsid w:val="36FC1CD1"/>
    <w:rsid w:val="36FC340B"/>
    <w:rsid w:val="3701B7B2"/>
    <w:rsid w:val="3704C4DB"/>
    <w:rsid w:val="370561DB"/>
    <w:rsid w:val="370563B9"/>
    <w:rsid w:val="37113810"/>
    <w:rsid w:val="3712ECE6"/>
    <w:rsid w:val="3712F2E5"/>
    <w:rsid w:val="37131FDD"/>
    <w:rsid w:val="3714CD71"/>
    <w:rsid w:val="371A1DD6"/>
    <w:rsid w:val="371EE521"/>
    <w:rsid w:val="3721AAB9"/>
    <w:rsid w:val="3724171F"/>
    <w:rsid w:val="3725DBF6"/>
    <w:rsid w:val="372DC4A8"/>
    <w:rsid w:val="372E8DCA"/>
    <w:rsid w:val="37333942"/>
    <w:rsid w:val="37377B19"/>
    <w:rsid w:val="373936E9"/>
    <w:rsid w:val="373A7D7D"/>
    <w:rsid w:val="373C2FE9"/>
    <w:rsid w:val="3746D5C1"/>
    <w:rsid w:val="3747920A"/>
    <w:rsid w:val="374CEFB5"/>
    <w:rsid w:val="3750053D"/>
    <w:rsid w:val="37519E65"/>
    <w:rsid w:val="375FA2B1"/>
    <w:rsid w:val="3760482E"/>
    <w:rsid w:val="3763CC33"/>
    <w:rsid w:val="3765D824"/>
    <w:rsid w:val="37671E95"/>
    <w:rsid w:val="3768D2C2"/>
    <w:rsid w:val="377503FF"/>
    <w:rsid w:val="377AB05A"/>
    <w:rsid w:val="377DF5DE"/>
    <w:rsid w:val="378292BD"/>
    <w:rsid w:val="3784909B"/>
    <w:rsid w:val="378CBA4C"/>
    <w:rsid w:val="378F96C4"/>
    <w:rsid w:val="3790E3E0"/>
    <w:rsid w:val="37919914"/>
    <w:rsid w:val="37927651"/>
    <w:rsid w:val="379614E2"/>
    <w:rsid w:val="37971CD1"/>
    <w:rsid w:val="379B39B4"/>
    <w:rsid w:val="379E3945"/>
    <w:rsid w:val="379F3D7E"/>
    <w:rsid w:val="379F46D4"/>
    <w:rsid w:val="37A05659"/>
    <w:rsid w:val="37A2C9C0"/>
    <w:rsid w:val="37A31743"/>
    <w:rsid w:val="37A69038"/>
    <w:rsid w:val="37A8A995"/>
    <w:rsid w:val="37A8D2B3"/>
    <w:rsid w:val="37B0FB1B"/>
    <w:rsid w:val="37B38AD6"/>
    <w:rsid w:val="37B470A4"/>
    <w:rsid w:val="37B73676"/>
    <w:rsid w:val="37C0EC0F"/>
    <w:rsid w:val="37C41DF7"/>
    <w:rsid w:val="37C577C7"/>
    <w:rsid w:val="37C830D0"/>
    <w:rsid w:val="37CAF78D"/>
    <w:rsid w:val="37CEE0E6"/>
    <w:rsid w:val="37D7CD83"/>
    <w:rsid w:val="37DBD1C0"/>
    <w:rsid w:val="37DD0CF7"/>
    <w:rsid w:val="37DDBDD8"/>
    <w:rsid w:val="37E31D34"/>
    <w:rsid w:val="37E41578"/>
    <w:rsid w:val="37E64A51"/>
    <w:rsid w:val="37E6526D"/>
    <w:rsid w:val="37E90F13"/>
    <w:rsid w:val="37E925A3"/>
    <w:rsid w:val="37EB65F2"/>
    <w:rsid w:val="37EC7347"/>
    <w:rsid w:val="37EC77BC"/>
    <w:rsid w:val="37F0E84F"/>
    <w:rsid w:val="37F2A354"/>
    <w:rsid w:val="37F423AE"/>
    <w:rsid w:val="37F7DE61"/>
    <w:rsid w:val="3807649B"/>
    <w:rsid w:val="3807BB7A"/>
    <w:rsid w:val="3811DBD2"/>
    <w:rsid w:val="381F05F4"/>
    <w:rsid w:val="382D98EF"/>
    <w:rsid w:val="382F9846"/>
    <w:rsid w:val="38330F4A"/>
    <w:rsid w:val="38386E60"/>
    <w:rsid w:val="383EE238"/>
    <w:rsid w:val="38413C14"/>
    <w:rsid w:val="38418B4A"/>
    <w:rsid w:val="38483426"/>
    <w:rsid w:val="3849A4A8"/>
    <w:rsid w:val="384D3A9D"/>
    <w:rsid w:val="385034BB"/>
    <w:rsid w:val="3850514D"/>
    <w:rsid w:val="385384B9"/>
    <w:rsid w:val="38562BF7"/>
    <w:rsid w:val="385ABEA1"/>
    <w:rsid w:val="385C55BC"/>
    <w:rsid w:val="385E84A2"/>
    <w:rsid w:val="38636ACD"/>
    <w:rsid w:val="38683F3B"/>
    <w:rsid w:val="3869091A"/>
    <w:rsid w:val="386A6C8F"/>
    <w:rsid w:val="38710AD2"/>
    <w:rsid w:val="387161C6"/>
    <w:rsid w:val="3874A16E"/>
    <w:rsid w:val="38774F60"/>
    <w:rsid w:val="387A6A33"/>
    <w:rsid w:val="387D2762"/>
    <w:rsid w:val="387E053B"/>
    <w:rsid w:val="3884D296"/>
    <w:rsid w:val="388AF645"/>
    <w:rsid w:val="388B9C42"/>
    <w:rsid w:val="3890AEBB"/>
    <w:rsid w:val="3892CBD3"/>
    <w:rsid w:val="389305E5"/>
    <w:rsid w:val="3895C805"/>
    <w:rsid w:val="3895F04C"/>
    <w:rsid w:val="38965EE1"/>
    <w:rsid w:val="38985F68"/>
    <w:rsid w:val="389DAFFE"/>
    <w:rsid w:val="38A0932B"/>
    <w:rsid w:val="38A3FBA3"/>
    <w:rsid w:val="38A411F7"/>
    <w:rsid w:val="38A7EF94"/>
    <w:rsid w:val="38A86946"/>
    <w:rsid w:val="38A8CB1E"/>
    <w:rsid w:val="38AB99EF"/>
    <w:rsid w:val="38B12FDB"/>
    <w:rsid w:val="38B3933C"/>
    <w:rsid w:val="38B3FB22"/>
    <w:rsid w:val="38B453E2"/>
    <w:rsid w:val="38B4EAD3"/>
    <w:rsid w:val="38B68DA7"/>
    <w:rsid w:val="38B762A3"/>
    <w:rsid w:val="38BB7E4F"/>
    <w:rsid w:val="38C6EF33"/>
    <w:rsid w:val="38C8E264"/>
    <w:rsid w:val="38CEDAEA"/>
    <w:rsid w:val="38D3600A"/>
    <w:rsid w:val="38D66EB4"/>
    <w:rsid w:val="38E72F34"/>
    <w:rsid w:val="38EAEEC8"/>
    <w:rsid w:val="38F51B57"/>
    <w:rsid w:val="38F9B636"/>
    <w:rsid w:val="38FC188F"/>
    <w:rsid w:val="39019492"/>
    <w:rsid w:val="390290B1"/>
    <w:rsid w:val="39038B75"/>
    <w:rsid w:val="390767D9"/>
    <w:rsid w:val="3908B7CF"/>
    <w:rsid w:val="390E49F9"/>
    <w:rsid w:val="391A26FC"/>
    <w:rsid w:val="391B0D4B"/>
    <w:rsid w:val="391C3CFC"/>
    <w:rsid w:val="391CBE16"/>
    <w:rsid w:val="3925ACDB"/>
    <w:rsid w:val="3926DE92"/>
    <w:rsid w:val="3927D6D7"/>
    <w:rsid w:val="39282EB2"/>
    <w:rsid w:val="3928D53B"/>
    <w:rsid w:val="3928F50B"/>
    <w:rsid w:val="392BD91E"/>
    <w:rsid w:val="392F9A06"/>
    <w:rsid w:val="393468DE"/>
    <w:rsid w:val="3936389A"/>
    <w:rsid w:val="39372AE1"/>
    <w:rsid w:val="393C1A85"/>
    <w:rsid w:val="394691D2"/>
    <w:rsid w:val="394BF294"/>
    <w:rsid w:val="39509995"/>
    <w:rsid w:val="3952532E"/>
    <w:rsid w:val="3956E924"/>
    <w:rsid w:val="39598FD3"/>
    <w:rsid w:val="3959921E"/>
    <w:rsid w:val="395F9E70"/>
    <w:rsid w:val="3963ECE1"/>
    <w:rsid w:val="3963F13D"/>
    <w:rsid w:val="39654DF3"/>
    <w:rsid w:val="3965573E"/>
    <w:rsid w:val="39679899"/>
    <w:rsid w:val="3967BB89"/>
    <w:rsid w:val="396B31A7"/>
    <w:rsid w:val="39755E34"/>
    <w:rsid w:val="397691B3"/>
    <w:rsid w:val="397B6FBF"/>
    <w:rsid w:val="397DBE6B"/>
    <w:rsid w:val="3980CAF0"/>
    <w:rsid w:val="39831E70"/>
    <w:rsid w:val="3984BE67"/>
    <w:rsid w:val="39864C96"/>
    <w:rsid w:val="398A2FD9"/>
    <w:rsid w:val="398B6196"/>
    <w:rsid w:val="398B6285"/>
    <w:rsid w:val="398EB8C8"/>
    <w:rsid w:val="398F58CB"/>
    <w:rsid w:val="3990AFC6"/>
    <w:rsid w:val="39951B6D"/>
    <w:rsid w:val="3995ABD5"/>
    <w:rsid w:val="399C9B7E"/>
    <w:rsid w:val="399CC398"/>
    <w:rsid w:val="399E76DB"/>
    <w:rsid w:val="399E7BDF"/>
    <w:rsid w:val="39A40873"/>
    <w:rsid w:val="39AB449F"/>
    <w:rsid w:val="39ADEAB8"/>
    <w:rsid w:val="39AE3ACD"/>
    <w:rsid w:val="39AF141B"/>
    <w:rsid w:val="39B0026A"/>
    <w:rsid w:val="39B28948"/>
    <w:rsid w:val="39BB8EEA"/>
    <w:rsid w:val="39BBCD00"/>
    <w:rsid w:val="39C34800"/>
    <w:rsid w:val="39C9B1C6"/>
    <w:rsid w:val="39CC9E10"/>
    <w:rsid w:val="39CFC9D6"/>
    <w:rsid w:val="39D21FA0"/>
    <w:rsid w:val="39D29682"/>
    <w:rsid w:val="39DC4433"/>
    <w:rsid w:val="39DDDD79"/>
    <w:rsid w:val="39E50C4F"/>
    <w:rsid w:val="39E8CF92"/>
    <w:rsid w:val="39EC6DE0"/>
    <w:rsid w:val="39F397EE"/>
    <w:rsid w:val="39F78B7E"/>
    <w:rsid w:val="39FA37C0"/>
    <w:rsid w:val="3A01D836"/>
    <w:rsid w:val="3A04EA1A"/>
    <w:rsid w:val="3A0626D9"/>
    <w:rsid w:val="3A064AE4"/>
    <w:rsid w:val="3A07DE1C"/>
    <w:rsid w:val="3A0ABA18"/>
    <w:rsid w:val="3A0D3F4D"/>
    <w:rsid w:val="3A1A34D7"/>
    <w:rsid w:val="3A1E8C09"/>
    <w:rsid w:val="3A1F63A7"/>
    <w:rsid w:val="3A2192C2"/>
    <w:rsid w:val="3A2DD3A3"/>
    <w:rsid w:val="3A36BBE1"/>
    <w:rsid w:val="3A3A56AB"/>
    <w:rsid w:val="3A3BC9D8"/>
    <w:rsid w:val="3A3C0906"/>
    <w:rsid w:val="3A3C0906"/>
    <w:rsid w:val="3A3D029D"/>
    <w:rsid w:val="3A3DA36A"/>
    <w:rsid w:val="3A3DBF53"/>
    <w:rsid w:val="3A3F9144"/>
    <w:rsid w:val="3A46A2CF"/>
    <w:rsid w:val="3A4F4A03"/>
    <w:rsid w:val="3A548B8D"/>
    <w:rsid w:val="3A5C64EA"/>
    <w:rsid w:val="3A65BE54"/>
    <w:rsid w:val="3A6810FD"/>
    <w:rsid w:val="3A6B1574"/>
    <w:rsid w:val="3A7269B3"/>
    <w:rsid w:val="3A76294C"/>
    <w:rsid w:val="3A7FEE8D"/>
    <w:rsid w:val="3A87E611"/>
    <w:rsid w:val="3A886581"/>
    <w:rsid w:val="3A8C3136"/>
    <w:rsid w:val="3A8EDFFC"/>
    <w:rsid w:val="3A91CAAB"/>
    <w:rsid w:val="3A92F059"/>
    <w:rsid w:val="3A94AC34"/>
    <w:rsid w:val="3A9641B6"/>
    <w:rsid w:val="3A9674B1"/>
    <w:rsid w:val="3A981A99"/>
    <w:rsid w:val="3A984D2E"/>
    <w:rsid w:val="3A9FACA8"/>
    <w:rsid w:val="3AA08189"/>
    <w:rsid w:val="3AA14FEE"/>
    <w:rsid w:val="3AA7A5C7"/>
    <w:rsid w:val="3AAC3B88"/>
    <w:rsid w:val="3AAC673F"/>
    <w:rsid w:val="3AB4717C"/>
    <w:rsid w:val="3AB4A50F"/>
    <w:rsid w:val="3AB6B1CF"/>
    <w:rsid w:val="3AB78FF5"/>
    <w:rsid w:val="3ABB2752"/>
    <w:rsid w:val="3AC378AA"/>
    <w:rsid w:val="3AC47B01"/>
    <w:rsid w:val="3ACEF5FC"/>
    <w:rsid w:val="3AD07B75"/>
    <w:rsid w:val="3ADEAE39"/>
    <w:rsid w:val="3AE0A1A2"/>
    <w:rsid w:val="3AE26233"/>
    <w:rsid w:val="3AE7C2F5"/>
    <w:rsid w:val="3AEB75E7"/>
    <w:rsid w:val="3AEEBEE4"/>
    <w:rsid w:val="3AF2A6F3"/>
    <w:rsid w:val="3AF58267"/>
    <w:rsid w:val="3AF64BB8"/>
    <w:rsid w:val="3AF97D36"/>
    <w:rsid w:val="3AF98286"/>
    <w:rsid w:val="3B0120B0"/>
    <w:rsid w:val="3B02CA36"/>
    <w:rsid w:val="3B094F8B"/>
    <w:rsid w:val="3B102A28"/>
    <w:rsid w:val="3B11B1E9"/>
    <w:rsid w:val="3B11D68C"/>
    <w:rsid w:val="3B19C5D2"/>
    <w:rsid w:val="3B1B74F3"/>
    <w:rsid w:val="3B1ED41A"/>
    <w:rsid w:val="3B1F13A8"/>
    <w:rsid w:val="3B240CFB"/>
    <w:rsid w:val="3B277E6E"/>
    <w:rsid w:val="3B2E5813"/>
    <w:rsid w:val="3B30F56E"/>
    <w:rsid w:val="3B35336C"/>
    <w:rsid w:val="3B373301"/>
    <w:rsid w:val="3B3A4C40"/>
    <w:rsid w:val="3B3C81A9"/>
    <w:rsid w:val="3B3DA8BB"/>
    <w:rsid w:val="3B4144BC"/>
    <w:rsid w:val="3B455621"/>
    <w:rsid w:val="3B45851F"/>
    <w:rsid w:val="3B488265"/>
    <w:rsid w:val="3B50714C"/>
    <w:rsid w:val="3B50E12E"/>
    <w:rsid w:val="3B5B3667"/>
    <w:rsid w:val="3B5DB856"/>
    <w:rsid w:val="3B6131AF"/>
    <w:rsid w:val="3B61716C"/>
    <w:rsid w:val="3B662B69"/>
    <w:rsid w:val="3B66F25A"/>
    <w:rsid w:val="3B683EE1"/>
    <w:rsid w:val="3B6B7D9F"/>
    <w:rsid w:val="3B6EB857"/>
    <w:rsid w:val="3B76A1D8"/>
    <w:rsid w:val="3B7A26BE"/>
    <w:rsid w:val="3B7E493E"/>
    <w:rsid w:val="3B7E869C"/>
    <w:rsid w:val="3B85E7D7"/>
    <w:rsid w:val="3B88B4CC"/>
    <w:rsid w:val="3B8C0C9E"/>
    <w:rsid w:val="3B8C61DA"/>
    <w:rsid w:val="3B8DC4C3"/>
    <w:rsid w:val="3B8FF4D9"/>
    <w:rsid w:val="3B91A665"/>
    <w:rsid w:val="3B930B87"/>
    <w:rsid w:val="3B9617D7"/>
    <w:rsid w:val="3B96F499"/>
    <w:rsid w:val="3B9A3CDF"/>
    <w:rsid w:val="3B9B76F4"/>
    <w:rsid w:val="3B9DA897"/>
    <w:rsid w:val="3B9E3147"/>
    <w:rsid w:val="3BAB0B24"/>
    <w:rsid w:val="3BACDC57"/>
    <w:rsid w:val="3BB4D2B5"/>
    <w:rsid w:val="3BB6DB9E"/>
    <w:rsid w:val="3BB7375A"/>
    <w:rsid w:val="3BB86CFA"/>
    <w:rsid w:val="3BB8E043"/>
    <w:rsid w:val="3BBF2F24"/>
    <w:rsid w:val="3BC0794A"/>
    <w:rsid w:val="3BCA3CB6"/>
    <w:rsid w:val="3BCDFA37"/>
    <w:rsid w:val="3BD58124"/>
    <w:rsid w:val="3BDE8CAD"/>
    <w:rsid w:val="3BDF198D"/>
    <w:rsid w:val="3BE0A191"/>
    <w:rsid w:val="3BE16670"/>
    <w:rsid w:val="3BE21DC4"/>
    <w:rsid w:val="3BE225F7"/>
    <w:rsid w:val="3BE7D01E"/>
    <w:rsid w:val="3BEDB935"/>
    <w:rsid w:val="3BF39707"/>
    <w:rsid w:val="3BF495A9"/>
    <w:rsid w:val="3BF6990B"/>
    <w:rsid w:val="3BF78453"/>
    <w:rsid w:val="3BF8354B"/>
    <w:rsid w:val="3BFFABCE"/>
    <w:rsid w:val="3C01FE2D"/>
    <w:rsid w:val="3C049F41"/>
    <w:rsid w:val="3C0C606C"/>
    <w:rsid w:val="3C0E5745"/>
    <w:rsid w:val="3C0FFCC9"/>
    <w:rsid w:val="3C10C0EB"/>
    <w:rsid w:val="3C11B6B4"/>
    <w:rsid w:val="3C13077B"/>
    <w:rsid w:val="3C1650A3"/>
    <w:rsid w:val="3C16DE27"/>
    <w:rsid w:val="3C1A8208"/>
    <w:rsid w:val="3C1DF064"/>
    <w:rsid w:val="3C1F669D"/>
    <w:rsid w:val="3C205987"/>
    <w:rsid w:val="3C247024"/>
    <w:rsid w:val="3C280197"/>
    <w:rsid w:val="3C324512"/>
    <w:rsid w:val="3C374D76"/>
    <w:rsid w:val="3C38E216"/>
    <w:rsid w:val="3C3FC794"/>
    <w:rsid w:val="3C467634"/>
    <w:rsid w:val="3C4953C0"/>
    <w:rsid w:val="3C4AF902"/>
    <w:rsid w:val="3C4B5F27"/>
    <w:rsid w:val="3C4B7931"/>
    <w:rsid w:val="3C4C2283"/>
    <w:rsid w:val="3C4DAF87"/>
    <w:rsid w:val="3C4F5E0B"/>
    <w:rsid w:val="3C5041DD"/>
    <w:rsid w:val="3C559C6D"/>
    <w:rsid w:val="3C57A9B6"/>
    <w:rsid w:val="3C58BAB6"/>
    <w:rsid w:val="3C5EC9FC"/>
    <w:rsid w:val="3C60FD3F"/>
    <w:rsid w:val="3C637E40"/>
    <w:rsid w:val="3C6454B3"/>
    <w:rsid w:val="3C65C0CF"/>
    <w:rsid w:val="3C6C455E"/>
    <w:rsid w:val="3C7C2EFD"/>
    <w:rsid w:val="3C7D73AD"/>
    <w:rsid w:val="3C81DD6A"/>
    <w:rsid w:val="3C839356"/>
    <w:rsid w:val="3C842354"/>
    <w:rsid w:val="3C87FA40"/>
    <w:rsid w:val="3C89E52D"/>
    <w:rsid w:val="3C8ACC0A"/>
    <w:rsid w:val="3C8C20F5"/>
    <w:rsid w:val="3C8F2618"/>
    <w:rsid w:val="3C91D6B4"/>
    <w:rsid w:val="3C95CBE1"/>
    <w:rsid w:val="3C980ED2"/>
    <w:rsid w:val="3C98887E"/>
    <w:rsid w:val="3C9DED5B"/>
    <w:rsid w:val="3C9F395B"/>
    <w:rsid w:val="3CA14435"/>
    <w:rsid w:val="3CA28E64"/>
    <w:rsid w:val="3CA294E7"/>
    <w:rsid w:val="3CA32906"/>
    <w:rsid w:val="3CABA0A4"/>
    <w:rsid w:val="3CB365C7"/>
    <w:rsid w:val="3CB7846C"/>
    <w:rsid w:val="3CBB1D7F"/>
    <w:rsid w:val="3CBC3B55"/>
    <w:rsid w:val="3CBF9FB3"/>
    <w:rsid w:val="3CC07027"/>
    <w:rsid w:val="3CC3F8DA"/>
    <w:rsid w:val="3CC7BB5C"/>
    <w:rsid w:val="3CD415AF"/>
    <w:rsid w:val="3CD4205D"/>
    <w:rsid w:val="3CD4205D"/>
    <w:rsid w:val="3CD497A4"/>
    <w:rsid w:val="3CD886B9"/>
    <w:rsid w:val="3CE1E376"/>
    <w:rsid w:val="3CE5A651"/>
    <w:rsid w:val="3CE67BF7"/>
    <w:rsid w:val="3CE7B957"/>
    <w:rsid w:val="3CF1D55A"/>
    <w:rsid w:val="3CF9CA18"/>
    <w:rsid w:val="3CFD43C8"/>
    <w:rsid w:val="3CFF741D"/>
    <w:rsid w:val="3D01D5E8"/>
    <w:rsid w:val="3D02DC1C"/>
    <w:rsid w:val="3D04ECFE"/>
    <w:rsid w:val="3D084E04"/>
    <w:rsid w:val="3D0CF1EB"/>
    <w:rsid w:val="3D0F3399"/>
    <w:rsid w:val="3D12516B"/>
    <w:rsid w:val="3D1B806C"/>
    <w:rsid w:val="3D1DD9C1"/>
    <w:rsid w:val="3D206A69"/>
    <w:rsid w:val="3D206EBA"/>
    <w:rsid w:val="3D26D3B0"/>
    <w:rsid w:val="3D300196"/>
    <w:rsid w:val="3D3418BD"/>
    <w:rsid w:val="3D36ADA0"/>
    <w:rsid w:val="3D380257"/>
    <w:rsid w:val="3D388D38"/>
    <w:rsid w:val="3D3C6856"/>
    <w:rsid w:val="3D427BBD"/>
    <w:rsid w:val="3D45353C"/>
    <w:rsid w:val="3D4AA9A1"/>
    <w:rsid w:val="3D521686"/>
    <w:rsid w:val="3D52FC8C"/>
    <w:rsid w:val="3D54C5E4"/>
    <w:rsid w:val="3D570469"/>
    <w:rsid w:val="3D5C1403"/>
    <w:rsid w:val="3D622AD5"/>
    <w:rsid w:val="3D67F652"/>
    <w:rsid w:val="3D6A468F"/>
    <w:rsid w:val="3D6BDDCA"/>
    <w:rsid w:val="3D6D946C"/>
    <w:rsid w:val="3D753F53"/>
    <w:rsid w:val="3D76ADE2"/>
    <w:rsid w:val="3D7A5D0E"/>
    <w:rsid w:val="3D7C1A88"/>
    <w:rsid w:val="3D7E04AC"/>
    <w:rsid w:val="3D7F39D1"/>
    <w:rsid w:val="3D83B9B2"/>
    <w:rsid w:val="3D85479D"/>
    <w:rsid w:val="3D868962"/>
    <w:rsid w:val="3D881EC9"/>
    <w:rsid w:val="3D887748"/>
    <w:rsid w:val="3D8DB221"/>
    <w:rsid w:val="3D8E7C29"/>
    <w:rsid w:val="3D9300E9"/>
    <w:rsid w:val="3D9841C5"/>
    <w:rsid w:val="3D984635"/>
    <w:rsid w:val="3D996356"/>
    <w:rsid w:val="3DA30DC0"/>
    <w:rsid w:val="3DA38764"/>
    <w:rsid w:val="3DA47FEA"/>
    <w:rsid w:val="3DA9786E"/>
    <w:rsid w:val="3DA9953E"/>
    <w:rsid w:val="3DAC914C"/>
    <w:rsid w:val="3DAE7ABF"/>
    <w:rsid w:val="3DB2AA22"/>
    <w:rsid w:val="3DB43A02"/>
    <w:rsid w:val="3DB8CD40"/>
    <w:rsid w:val="3DBB6BCA"/>
    <w:rsid w:val="3DBCB4CE"/>
    <w:rsid w:val="3DD02ED2"/>
    <w:rsid w:val="3DD3B41B"/>
    <w:rsid w:val="3DD8B6E8"/>
    <w:rsid w:val="3DDA1577"/>
    <w:rsid w:val="3DDB37AB"/>
    <w:rsid w:val="3DDBE30F"/>
    <w:rsid w:val="3DDC5C03"/>
    <w:rsid w:val="3DE2DC88"/>
    <w:rsid w:val="3DE2E941"/>
    <w:rsid w:val="3DE4F834"/>
    <w:rsid w:val="3DE51283"/>
    <w:rsid w:val="3DE54FF1"/>
    <w:rsid w:val="3DEA56B6"/>
    <w:rsid w:val="3DEFF0D1"/>
    <w:rsid w:val="3DF17306"/>
    <w:rsid w:val="3DF52203"/>
    <w:rsid w:val="3DF92D6B"/>
    <w:rsid w:val="3DF9E5F3"/>
    <w:rsid w:val="3DFA85B2"/>
    <w:rsid w:val="3DFAF49A"/>
    <w:rsid w:val="3DFDC04C"/>
    <w:rsid w:val="3DFE676D"/>
    <w:rsid w:val="3E002514"/>
    <w:rsid w:val="3E039229"/>
    <w:rsid w:val="3E05272A"/>
    <w:rsid w:val="3E05CFB0"/>
    <w:rsid w:val="3E07C674"/>
    <w:rsid w:val="3E0C5F6D"/>
    <w:rsid w:val="3E0FC299"/>
    <w:rsid w:val="3E10E935"/>
    <w:rsid w:val="3E13DE9A"/>
    <w:rsid w:val="3E1FB0FD"/>
    <w:rsid w:val="3E201586"/>
    <w:rsid w:val="3E21BAC6"/>
    <w:rsid w:val="3E238207"/>
    <w:rsid w:val="3E27E7FD"/>
    <w:rsid w:val="3E28C15D"/>
    <w:rsid w:val="3E2C5F0E"/>
    <w:rsid w:val="3E347C98"/>
    <w:rsid w:val="3E380222"/>
    <w:rsid w:val="3E3AE42A"/>
    <w:rsid w:val="3E400263"/>
    <w:rsid w:val="3E44D8CF"/>
    <w:rsid w:val="3E4E0EC2"/>
    <w:rsid w:val="3E4E3867"/>
    <w:rsid w:val="3E533D0F"/>
    <w:rsid w:val="3E54FBA1"/>
    <w:rsid w:val="3E6515DC"/>
    <w:rsid w:val="3E65B36E"/>
    <w:rsid w:val="3E68D1A7"/>
    <w:rsid w:val="3E7543F3"/>
    <w:rsid w:val="3E75CF23"/>
    <w:rsid w:val="3E76BD2C"/>
    <w:rsid w:val="3E809F8A"/>
    <w:rsid w:val="3E849626"/>
    <w:rsid w:val="3E8B83EB"/>
    <w:rsid w:val="3E981463"/>
    <w:rsid w:val="3E9B79AD"/>
    <w:rsid w:val="3E9BFCFC"/>
    <w:rsid w:val="3EA5521F"/>
    <w:rsid w:val="3EAA2568"/>
    <w:rsid w:val="3EAC2548"/>
    <w:rsid w:val="3EB0F88A"/>
    <w:rsid w:val="3EB30C15"/>
    <w:rsid w:val="3EB7A66E"/>
    <w:rsid w:val="3EB8AD5D"/>
    <w:rsid w:val="3EBA1409"/>
    <w:rsid w:val="3EBF11EA"/>
    <w:rsid w:val="3EBF4EBD"/>
    <w:rsid w:val="3EBFAFFE"/>
    <w:rsid w:val="3EC0A98C"/>
    <w:rsid w:val="3EC1D0DF"/>
    <w:rsid w:val="3EC3416E"/>
    <w:rsid w:val="3EC44D07"/>
    <w:rsid w:val="3EC70283"/>
    <w:rsid w:val="3EC71A2C"/>
    <w:rsid w:val="3EC7E366"/>
    <w:rsid w:val="3ECC5D8A"/>
    <w:rsid w:val="3ECE3F98"/>
    <w:rsid w:val="3ED32E30"/>
    <w:rsid w:val="3ED52D1D"/>
    <w:rsid w:val="3EE10BFD"/>
    <w:rsid w:val="3EE23046"/>
    <w:rsid w:val="3EEECA2B"/>
    <w:rsid w:val="3EF032C4"/>
    <w:rsid w:val="3EF48D26"/>
    <w:rsid w:val="3EF8024C"/>
    <w:rsid w:val="3EFE921D"/>
    <w:rsid w:val="3F03561A"/>
    <w:rsid w:val="3F04B720"/>
    <w:rsid w:val="3F0749FD"/>
    <w:rsid w:val="3F09847E"/>
    <w:rsid w:val="3F1405A3"/>
    <w:rsid w:val="3F1885E1"/>
    <w:rsid w:val="3F1ECEB7"/>
    <w:rsid w:val="3F23FF92"/>
    <w:rsid w:val="3F263E4A"/>
    <w:rsid w:val="3F27BD66"/>
    <w:rsid w:val="3F2A4869"/>
    <w:rsid w:val="3F2FD60D"/>
    <w:rsid w:val="3F364D13"/>
    <w:rsid w:val="3F36DEEC"/>
    <w:rsid w:val="3F381F45"/>
    <w:rsid w:val="3F3D7F29"/>
    <w:rsid w:val="3F421CD5"/>
    <w:rsid w:val="3F45483D"/>
    <w:rsid w:val="3F4BC11A"/>
    <w:rsid w:val="3F4BC65B"/>
    <w:rsid w:val="3F4C6BAC"/>
    <w:rsid w:val="3F531753"/>
    <w:rsid w:val="3F58EA6A"/>
    <w:rsid w:val="3F5E0F37"/>
    <w:rsid w:val="3F6CD5A7"/>
    <w:rsid w:val="3F6D3BE0"/>
    <w:rsid w:val="3F744420"/>
    <w:rsid w:val="3F78E9A5"/>
    <w:rsid w:val="3F7951C5"/>
    <w:rsid w:val="3F7C1194"/>
    <w:rsid w:val="3F8ABCE6"/>
    <w:rsid w:val="3F8B0EE5"/>
    <w:rsid w:val="3F8C629F"/>
    <w:rsid w:val="3F8CEE8C"/>
    <w:rsid w:val="3F8D70FD"/>
    <w:rsid w:val="3F912706"/>
    <w:rsid w:val="3F98581B"/>
    <w:rsid w:val="3F9B1509"/>
    <w:rsid w:val="3F9E2851"/>
    <w:rsid w:val="3F9E354D"/>
    <w:rsid w:val="3FA7380F"/>
    <w:rsid w:val="3FC29776"/>
    <w:rsid w:val="3FC866EC"/>
    <w:rsid w:val="3FC9FF8F"/>
    <w:rsid w:val="3FCEC9AB"/>
    <w:rsid w:val="3FCF2311"/>
    <w:rsid w:val="3FCF4BA8"/>
    <w:rsid w:val="3FD25ABF"/>
    <w:rsid w:val="3FD2BF24"/>
    <w:rsid w:val="3FD8C400"/>
    <w:rsid w:val="3FE776CC"/>
    <w:rsid w:val="3FE91378"/>
    <w:rsid w:val="3FEC993E"/>
    <w:rsid w:val="3FF1C873"/>
    <w:rsid w:val="3FF357AA"/>
    <w:rsid w:val="40020BE4"/>
    <w:rsid w:val="400243E5"/>
    <w:rsid w:val="400A8F80"/>
    <w:rsid w:val="400B70E0"/>
    <w:rsid w:val="4010E2FC"/>
    <w:rsid w:val="4011E05A"/>
    <w:rsid w:val="4013D0DB"/>
    <w:rsid w:val="4019B20A"/>
    <w:rsid w:val="401AB8FD"/>
    <w:rsid w:val="401BF10D"/>
    <w:rsid w:val="401CC210"/>
    <w:rsid w:val="401EF56F"/>
    <w:rsid w:val="40213B20"/>
    <w:rsid w:val="4023E035"/>
    <w:rsid w:val="4025704B"/>
    <w:rsid w:val="40283C57"/>
    <w:rsid w:val="402D2D5F"/>
    <w:rsid w:val="402D5D1A"/>
    <w:rsid w:val="40348B67"/>
    <w:rsid w:val="403FDC6F"/>
    <w:rsid w:val="40478A53"/>
    <w:rsid w:val="4047CA0A"/>
    <w:rsid w:val="404E68DF"/>
    <w:rsid w:val="404E71DF"/>
    <w:rsid w:val="405469E7"/>
    <w:rsid w:val="4059DEE1"/>
    <w:rsid w:val="405F2814"/>
    <w:rsid w:val="4067D1BC"/>
    <w:rsid w:val="406BBB94"/>
    <w:rsid w:val="406C3155"/>
    <w:rsid w:val="406F8C4C"/>
    <w:rsid w:val="4071BD89"/>
    <w:rsid w:val="407A427B"/>
    <w:rsid w:val="407B41C8"/>
    <w:rsid w:val="40804059"/>
    <w:rsid w:val="4082A9DD"/>
    <w:rsid w:val="4084412D"/>
    <w:rsid w:val="40898A33"/>
    <w:rsid w:val="408A741F"/>
    <w:rsid w:val="408ED9A2"/>
    <w:rsid w:val="4094CBB4"/>
    <w:rsid w:val="409598F3"/>
    <w:rsid w:val="4095F0FE"/>
    <w:rsid w:val="409D16DD"/>
    <w:rsid w:val="40A2242F"/>
    <w:rsid w:val="40B1FDD0"/>
    <w:rsid w:val="40B4489B"/>
    <w:rsid w:val="40B68663"/>
    <w:rsid w:val="40B91335"/>
    <w:rsid w:val="40BA14AF"/>
    <w:rsid w:val="40BC8996"/>
    <w:rsid w:val="40C2B18C"/>
    <w:rsid w:val="40C68639"/>
    <w:rsid w:val="40C729E7"/>
    <w:rsid w:val="40C94E3B"/>
    <w:rsid w:val="40CBA66E"/>
    <w:rsid w:val="40D0DD7E"/>
    <w:rsid w:val="40D161A4"/>
    <w:rsid w:val="40D1734D"/>
    <w:rsid w:val="40D83652"/>
    <w:rsid w:val="40D8CA79"/>
    <w:rsid w:val="40DD849C"/>
    <w:rsid w:val="40DE435A"/>
    <w:rsid w:val="40E29B54"/>
    <w:rsid w:val="40E4EF04"/>
    <w:rsid w:val="40EC48E0"/>
    <w:rsid w:val="40EEA12C"/>
    <w:rsid w:val="40F44195"/>
    <w:rsid w:val="40FAE7A7"/>
    <w:rsid w:val="40FF2E34"/>
    <w:rsid w:val="4109C43D"/>
    <w:rsid w:val="410C1CCC"/>
    <w:rsid w:val="410D6B81"/>
    <w:rsid w:val="4119E2B4"/>
    <w:rsid w:val="411AE528"/>
    <w:rsid w:val="411C6D99"/>
    <w:rsid w:val="411F220C"/>
    <w:rsid w:val="4122AD15"/>
    <w:rsid w:val="412586FD"/>
    <w:rsid w:val="412A03DB"/>
    <w:rsid w:val="412F34AE"/>
    <w:rsid w:val="4130EF73"/>
    <w:rsid w:val="413232F9"/>
    <w:rsid w:val="4135A84F"/>
    <w:rsid w:val="4136790A"/>
    <w:rsid w:val="41429549"/>
    <w:rsid w:val="4145E1D4"/>
    <w:rsid w:val="4147F4F7"/>
    <w:rsid w:val="414DFC11"/>
    <w:rsid w:val="41570A62"/>
    <w:rsid w:val="4157BA2C"/>
    <w:rsid w:val="41591827"/>
    <w:rsid w:val="4159F79C"/>
    <w:rsid w:val="415C4673"/>
    <w:rsid w:val="415F6761"/>
    <w:rsid w:val="415F98A9"/>
    <w:rsid w:val="41685705"/>
    <w:rsid w:val="416A5836"/>
    <w:rsid w:val="416A8A27"/>
    <w:rsid w:val="416D4029"/>
    <w:rsid w:val="416E3750"/>
    <w:rsid w:val="41719EF8"/>
    <w:rsid w:val="4171EFDC"/>
    <w:rsid w:val="4175845A"/>
    <w:rsid w:val="41783546"/>
    <w:rsid w:val="41868E61"/>
    <w:rsid w:val="418B2FED"/>
    <w:rsid w:val="41992183"/>
    <w:rsid w:val="4199CAAD"/>
    <w:rsid w:val="419BC9D0"/>
    <w:rsid w:val="419C2F6A"/>
    <w:rsid w:val="419E34FA"/>
    <w:rsid w:val="41A139DC"/>
    <w:rsid w:val="41A77E7D"/>
    <w:rsid w:val="41ACCDD5"/>
    <w:rsid w:val="41AE14FD"/>
    <w:rsid w:val="41AF25B5"/>
    <w:rsid w:val="41B06DB0"/>
    <w:rsid w:val="41B285CE"/>
    <w:rsid w:val="41B4BB94"/>
    <w:rsid w:val="41B4C30F"/>
    <w:rsid w:val="41B56701"/>
    <w:rsid w:val="41B914DB"/>
    <w:rsid w:val="41BB5B44"/>
    <w:rsid w:val="41C2D57F"/>
    <w:rsid w:val="41C3745C"/>
    <w:rsid w:val="41C531B9"/>
    <w:rsid w:val="41C5BEFE"/>
    <w:rsid w:val="41C84DA1"/>
    <w:rsid w:val="41C8BD35"/>
    <w:rsid w:val="41CEF5FD"/>
    <w:rsid w:val="41D081C7"/>
    <w:rsid w:val="41D0BA92"/>
    <w:rsid w:val="41D1F0EE"/>
    <w:rsid w:val="41D2F777"/>
    <w:rsid w:val="41D96686"/>
    <w:rsid w:val="41DC5C16"/>
    <w:rsid w:val="41DFB81A"/>
    <w:rsid w:val="41E01441"/>
    <w:rsid w:val="41E51C4F"/>
    <w:rsid w:val="41E68F65"/>
    <w:rsid w:val="41E8ED71"/>
    <w:rsid w:val="41E9655B"/>
    <w:rsid w:val="41E9D451"/>
    <w:rsid w:val="41EEA3B7"/>
    <w:rsid w:val="41F02E0E"/>
    <w:rsid w:val="41F4E5B7"/>
    <w:rsid w:val="41F70ED8"/>
    <w:rsid w:val="4202C32B"/>
    <w:rsid w:val="42070732"/>
    <w:rsid w:val="4212FB0E"/>
    <w:rsid w:val="42152799"/>
    <w:rsid w:val="42164071"/>
    <w:rsid w:val="42168827"/>
    <w:rsid w:val="4219F2EB"/>
    <w:rsid w:val="421B5EAC"/>
    <w:rsid w:val="421BCC4B"/>
    <w:rsid w:val="421C9B27"/>
    <w:rsid w:val="421D8EF3"/>
    <w:rsid w:val="4220382B"/>
    <w:rsid w:val="42205C1A"/>
    <w:rsid w:val="4222DF58"/>
    <w:rsid w:val="4225EEAA"/>
    <w:rsid w:val="4228E9A9"/>
    <w:rsid w:val="422A15E2"/>
    <w:rsid w:val="422A5B29"/>
    <w:rsid w:val="422E853F"/>
    <w:rsid w:val="4230D822"/>
    <w:rsid w:val="4234A401"/>
    <w:rsid w:val="423C26E3"/>
    <w:rsid w:val="4241CE3E"/>
    <w:rsid w:val="42499787"/>
    <w:rsid w:val="424B1D51"/>
    <w:rsid w:val="424CCF1B"/>
    <w:rsid w:val="425ABB6F"/>
    <w:rsid w:val="425F60D2"/>
    <w:rsid w:val="426137DA"/>
    <w:rsid w:val="42689CCA"/>
    <w:rsid w:val="427734EA"/>
    <w:rsid w:val="42787FFC"/>
    <w:rsid w:val="427BE6A3"/>
    <w:rsid w:val="427D80BE"/>
    <w:rsid w:val="42819216"/>
    <w:rsid w:val="42829A88"/>
    <w:rsid w:val="4284027D"/>
    <w:rsid w:val="428744F0"/>
    <w:rsid w:val="428BF277"/>
    <w:rsid w:val="42901B1F"/>
    <w:rsid w:val="429094B8"/>
    <w:rsid w:val="429221EA"/>
    <w:rsid w:val="42948498"/>
    <w:rsid w:val="42971301"/>
    <w:rsid w:val="42983820"/>
    <w:rsid w:val="429EF084"/>
    <w:rsid w:val="42A6728E"/>
    <w:rsid w:val="42B01241"/>
    <w:rsid w:val="42B062AB"/>
    <w:rsid w:val="42B7C4DF"/>
    <w:rsid w:val="42BE7D76"/>
    <w:rsid w:val="42C10CA8"/>
    <w:rsid w:val="42C561A7"/>
    <w:rsid w:val="42C5D3E7"/>
    <w:rsid w:val="42C78110"/>
    <w:rsid w:val="42C79063"/>
    <w:rsid w:val="42CAA5B9"/>
    <w:rsid w:val="42CDA475"/>
    <w:rsid w:val="42D8A05A"/>
    <w:rsid w:val="42DF361A"/>
    <w:rsid w:val="42E28164"/>
    <w:rsid w:val="42E73C51"/>
    <w:rsid w:val="42EA5054"/>
    <w:rsid w:val="42ED2B20"/>
    <w:rsid w:val="42F02395"/>
    <w:rsid w:val="42F284B6"/>
    <w:rsid w:val="42F4AADC"/>
    <w:rsid w:val="42F62217"/>
    <w:rsid w:val="42F715DF"/>
    <w:rsid w:val="42FA86AC"/>
    <w:rsid w:val="4305D1AC"/>
    <w:rsid w:val="430AC409"/>
    <w:rsid w:val="430BB9C6"/>
    <w:rsid w:val="430FAC41"/>
    <w:rsid w:val="4313F288"/>
    <w:rsid w:val="4317E896"/>
    <w:rsid w:val="43185CE0"/>
    <w:rsid w:val="43190093"/>
    <w:rsid w:val="4320907D"/>
    <w:rsid w:val="432135C7"/>
    <w:rsid w:val="4327BA47"/>
    <w:rsid w:val="4329F275"/>
    <w:rsid w:val="432CF04A"/>
    <w:rsid w:val="4330F08D"/>
    <w:rsid w:val="4334EE8D"/>
    <w:rsid w:val="433925D2"/>
    <w:rsid w:val="433C12A2"/>
    <w:rsid w:val="434560C9"/>
    <w:rsid w:val="434A408E"/>
    <w:rsid w:val="4351D7E9"/>
    <w:rsid w:val="435A38D7"/>
    <w:rsid w:val="436160E0"/>
    <w:rsid w:val="4362B8CB"/>
    <w:rsid w:val="43647703"/>
    <w:rsid w:val="436587DE"/>
    <w:rsid w:val="4366844E"/>
    <w:rsid w:val="4369674C"/>
    <w:rsid w:val="43708FFE"/>
    <w:rsid w:val="43745147"/>
    <w:rsid w:val="4374F0E8"/>
    <w:rsid w:val="43754D42"/>
    <w:rsid w:val="4375CA00"/>
    <w:rsid w:val="4377E797"/>
    <w:rsid w:val="437CFE79"/>
    <w:rsid w:val="437DA776"/>
    <w:rsid w:val="437DA961"/>
    <w:rsid w:val="437F1482"/>
    <w:rsid w:val="4384A17F"/>
    <w:rsid w:val="4384EF63"/>
    <w:rsid w:val="43855B29"/>
    <w:rsid w:val="4387CF52"/>
    <w:rsid w:val="4387ED1E"/>
    <w:rsid w:val="43899796"/>
    <w:rsid w:val="438C42BA"/>
    <w:rsid w:val="438E97A9"/>
    <w:rsid w:val="438F332A"/>
    <w:rsid w:val="43935161"/>
    <w:rsid w:val="4393A23E"/>
    <w:rsid w:val="43950F5D"/>
    <w:rsid w:val="43A102A7"/>
    <w:rsid w:val="43A5CC68"/>
    <w:rsid w:val="43B1AB1F"/>
    <w:rsid w:val="43B390C9"/>
    <w:rsid w:val="43B3C94F"/>
    <w:rsid w:val="43BDA8A6"/>
    <w:rsid w:val="43BE7FBB"/>
    <w:rsid w:val="43BF94A6"/>
    <w:rsid w:val="43C5703F"/>
    <w:rsid w:val="43CA66ED"/>
    <w:rsid w:val="43CADAF6"/>
    <w:rsid w:val="43CB02CC"/>
    <w:rsid w:val="43CCACE6"/>
    <w:rsid w:val="43F7E606"/>
    <w:rsid w:val="43F81807"/>
    <w:rsid w:val="43FC3F83"/>
    <w:rsid w:val="44008E64"/>
    <w:rsid w:val="4401E2D0"/>
    <w:rsid w:val="44054E2A"/>
    <w:rsid w:val="4408EA07"/>
    <w:rsid w:val="440AFDAF"/>
    <w:rsid w:val="440BB456"/>
    <w:rsid w:val="4419FCA4"/>
    <w:rsid w:val="441B8282"/>
    <w:rsid w:val="441C4260"/>
    <w:rsid w:val="441E9167"/>
    <w:rsid w:val="441FF15F"/>
    <w:rsid w:val="4420AA27"/>
    <w:rsid w:val="4425CAB1"/>
    <w:rsid w:val="442679E5"/>
    <w:rsid w:val="442B6B45"/>
    <w:rsid w:val="442C3EEB"/>
    <w:rsid w:val="442E783B"/>
    <w:rsid w:val="442F0296"/>
    <w:rsid w:val="4430FD36"/>
    <w:rsid w:val="443653A8"/>
    <w:rsid w:val="443853C9"/>
    <w:rsid w:val="443FE037"/>
    <w:rsid w:val="4441C2A1"/>
    <w:rsid w:val="44447473"/>
    <w:rsid w:val="4444E02D"/>
    <w:rsid w:val="444927EF"/>
    <w:rsid w:val="445341D1"/>
    <w:rsid w:val="4453946A"/>
    <w:rsid w:val="4454F16F"/>
    <w:rsid w:val="445BAD8B"/>
    <w:rsid w:val="445D60E0"/>
    <w:rsid w:val="445EEE3A"/>
    <w:rsid w:val="44629BF5"/>
    <w:rsid w:val="4462B8D2"/>
    <w:rsid w:val="44663873"/>
    <w:rsid w:val="44677563"/>
    <w:rsid w:val="4469751D"/>
    <w:rsid w:val="446B31C6"/>
    <w:rsid w:val="446D59BA"/>
    <w:rsid w:val="44708605"/>
    <w:rsid w:val="4474607D"/>
    <w:rsid w:val="44811A7B"/>
    <w:rsid w:val="44846601"/>
    <w:rsid w:val="4485D2D3"/>
    <w:rsid w:val="448B8DEA"/>
    <w:rsid w:val="448DC61C"/>
    <w:rsid w:val="44912394"/>
    <w:rsid w:val="44924418"/>
    <w:rsid w:val="449C36B3"/>
    <w:rsid w:val="44A0C75B"/>
    <w:rsid w:val="44A629D0"/>
    <w:rsid w:val="44AB2E78"/>
    <w:rsid w:val="44AE7BA7"/>
    <w:rsid w:val="44B12DF6"/>
    <w:rsid w:val="44B1EE62"/>
    <w:rsid w:val="44B2DC95"/>
    <w:rsid w:val="44B78F4D"/>
    <w:rsid w:val="44BBDD02"/>
    <w:rsid w:val="44BC102B"/>
    <w:rsid w:val="44C220C6"/>
    <w:rsid w:val="44C7D725"/>
    <w:rsid w:val="44D03F63"/>
    <w:rsid w:val="44D11D51"/>
    <w:rsid w:val="44D9D2E2"/>
    <w:rsid w:val="44DAA431"/>
    <w:rsid w:val="44DADD8C"/>
    <w:rsid w:val="44E012F6"/>
    <w:rsid w:val="44E12364"/>
    <w:rsid w:val="44E2041A"/>
    <w:rsid w:val="44EB0943"/>
    <w:rsid w:val="44EBCDA4"/>
    <w:rsid w:val="44EE0B10"/>
    <w:rsid w:val="44F2B0F4"/>
    <w:rsid w:val="44FA6B34"/>
    <w:rsid w:val="44FBBC59"/>
    <w:rsid w:val="44FE0B8B"/>
    <w:rsid w:val="44FE9D68"/>
    <w:rsid w:val="45017510"/>
    <w:rsid w:val="45018B41"/>
    <w:rsid w:val="450AEBA4"/>
    <w:rsid w:val="451A5B30"/>
    <w:rsid w:val="451FDAFE"/>
    <w:rsid w:val="45257226"/>
    <w:rsid w:val="4528119D"/>
    <w:rsid w:val="4528EED1"/>
    <w:rsid w:val="452DA2A0"/>
    <w:rsid w:val="4531575B"/>
    <w:rsid w:val="45334086"/>
    <w:rsid w:val="453EAE34"/>
    <w:rsid w:val="453EE357"/>
    <w:rsid w:val="45414219"/>
    <w:rsid w:val="45414A93"/>
    <w:rsid w:val="4543C4CE"/>
    <w:rsid w:val="4547D781"/>
    <w:rsid w:val="454858EB"/>
    <w:rsid w:val="454B33E8"/>
    <w:rsid w:val="454E81B4"/>
    <w:rsid w:val="454FF7C3"/>
    <w:rsid w:val="45545BE7"/>
    <w:rsid w:val="4557D405"/>
    <w:rsid w:val="45588581"/>
    <w:rsid w:val="4558AA46"/>
    <w:rsid w:val="455B08B1"/>
    <w:rsid w:val="455FB5D0"/>
    <w:rsid w:val="4560F29C"/>
    <w:rsid w:val="45660FA0"/>
    <w:rsid w:val="456752CF"/>
    <w:rsid w:val="4568D4DA"/>
    <w:rsid w:val="4568F3CA"/>
    <w:rsid w:val="456A4B4A"/>
    <w:rsid w:val="456AC41C"/>
    <w:rsid w:val="456C9439"/>
    <w:rsid w:val="456EF877"/>
    <w:rsid w:val="456F7FD5"/>
    <w:rsid w:val="4576ECDF"/>
    <w:rsid w:val="4577FC08"/>
    <w:rsid w:val="45783A00"/>
    <w:rsid w:val="45786C5B"/>
    <w:rsid w:val="4580A6A9"/>
    <w:rsid w:val="4580E9F9"/>
    <w:rsid w:val="458F083B"/>
    <w:rsid w:val="4590964C"/>
    <w:rsid w:val="4591AE8E"/>
    <w:rsid w:val="459378FA"/>
    <w:rsid w:val="459C3DA6"/>
    <w:rsid w:val="45A1D81F"/>
    <w:rsid w:val="45A57246"/>
    <w:rsid w:val="45A9262B"/>
    <w:rsid w:val="45AD2202"/>
    <w:rsid w:val="45B90448"/>
    <w:rsid w:val="45C724D2"/>
    <w:rsid w:val="45C895DC"/>
    <w:rsid w:val="45C92C30"/>
    <w:rsid w:val="45CF57A9"/>
    <w:rsid w:val="45D0F246"/>
    <w:rsid w:val="45D1119B"/>
    <w:rsid w:val="45D2EE68"/>
    <w:rsid w:val="45D8F32D"/>
    <w:rsid w:val="45DBE1AC"/>
    <w:rsid w:val="45E4B15B"/>
    <w:rsid w:val="45E60A0F"/>
    <w:rsid w:val="45EF64CB"/>
    <w:rsid w:val="45F74F85"/>
    <w:rsid w:val="45F9BBEF"/>
    <w:rsid w:val="45FB9FCD"/>
    <w:rsid w:val="45FE47FD"/>
    <w:rsid w:val="45FEC2D7"/>
    <w:rsid w:val="4600EEE0"/>
    <w:rsid w:val="460271B6"/>
    <w:rsid w:val="46083B59"/>
    <w:rsid w:val="46096EEB"/>
    <w:rsid w:val="4609EA2D"/>
    <w:rsid w:val="460D7247"/>
    <w:rsid w:val="460F1F25"/>
    <w:rsid w:val="460FBE08"/>
    <w:rsid w:val="4616380D"/>
    <w:rsid w:val="4617F1A9"/>
    <w:rsid w:val="4618E033"/>
    <w:rsid w:val="461F1E19"/>
    <w:rsid w:val="4628D68B"/>
    <w:rsid w:val="4629A981"/>
    <w:rsid w:val="462B898A"/>
    <w:rsid w:val="462D3067"/>
    <w:rsid w:val="463036D9"/>
    <w:rsid w:val="46364500"/>
    <w:rsid w:val="4636A66F"/>
    <w:rsid w:val="4638855B"/>
    <w:rsid w:val="463A682B"/>
    <w:rsid w:val="463F3100"/>
    <w:rsid w:val="46412B4D"/>
    <w:rsid w:val="4665AFF9"/>
    <w:rsid w:val="46670BA3"/>
    <w:rsid w:val="46735F22"/>
    <w:rsid w:val="46738B49"/>
    <w:rsid w:val="4673AE13"/>
    <w:rsid w:val="46796FAB"/>
    <w:rsid w:val="467AA362"/>
    <w:rsid w:val="467DFAD5"/>
    <w:rsid w:val="4680F4CD"/>
    <w:rsid w:val="46821EB4"/>
    <w:rsid w:val="46831D22"/>
    <w:rsid w:val="468C0900"/>
    <w:rsid w:val="468CFE9C"/>
    <w:rsid w:val="469095F6"/>
    <w:rsid w:val="4692C680"/>
    <w:rsid w:val="46939669"/>
    <w:rsid w:val="469C52AC"/>
    <w:rsid w:val="46A630E6"/>
    <w:rsid w:val="46ABD9DC"/>
    <w:rsid w:val="46B686A3"/>
    <w:rsid w:val="46B7ADAC"/>
    <w:rsid w:val="46B7C503"/>
    <w:rsid w:val="46C36A99"/>
    <w:rsid w:val="46C4B196"/>
    <w:rsid w:val="46CFBD63"/>
    <w:rsid w:val="46D0118F"/>
    <w:rsid w:val="46D2ADBB"/>
    <w:rsid w:val="46D44B07"/>
    <w:rsid w:val="46DAEF12"/>
    <w:rsid w:val="46E2DCD9"/>
    <w:rsid w:val="46E68E18"/>
    <w:rsid w:val="46EAB470"/>
    <w:rsid w:val="46EBD424"/>
    <w:rsid w:val="46ED1BB1"/>
    <w:rsid w:val="46EE8045"/>
    <w:rsid w:val="46F32B5D"/>
    <w:rsid w:val="46F6B98E"/>
    <w:rsid w:val="46F6FD00"/>
    <w:rsid w:val="46FBCBD4"/>
    <w:rsid w:val="46FBCFF6"/>
    <w:rsid w:val="46FD7819"/>
    <w:rsid w:val="47016F87"/>
    <w:rsid w:val="47056B96"/>
    <w:rsid w:val="470911B7"/>
    <w:rsid w:val="4709917E"/>
    <w:rsid w:val="47172B7D"/>
    <w:rsid w:val="471BB738"/>
    <w:rsid w:val="47253D2B"/>
    <w:rsid w:val="47273FAF"/>
    <w:rsid w:val="47360759"/>
    <w:rsid w:val="4737BECE"/>
    <w:rsid w:val="4737E2FB"/>
    <w:rsid w:val="47395442"/>
    <w:rsid w:val="473F240B"/>
    <w:rsid w:val="473F9F13"/>
    <w:rsid w:val="4741BF5F"/>
    <w:rsid w:val="47452660"/>
    <w:rsid w:val="47475061"/>
    <w:rsid w:val="474B2353"/>
    <w:rsid w:val="474FAFA3"/>
    <w:rsid w:val="475BBD3D"/>
    <w:rsid w:val="475C7AD3"/>
    <w:rsid w:val="475C8AF7"/>
    <w:rsid w:val="4762D3ED"/>
    <w:rsid w:val="4767D208"/>
    <w:rsid w:val="4767E490"/>
    <w:rsid w:val="476E59D5"/>
    <w:rsid w:val="476FD4DD"/>
    <w:rsid w:val="47720EFF"/>
    <w:rsid w:val="4772613A"/>
    <w:rsid w:val="47728DF5"/>
    <w:rsid w:val="47775519"/>
    <w:rsid w:val="47838217"/>
    <w:rsid w:val="47842C0A"/>
    <w:rsid w:val="4787BBC5"/>
    <w:rsid w:val="478A7162"/>
    <w:rsid w:val="478B6DC2"/>
    <w:rsid w:val="478C6E5A"/>
    <w:rsid w:val="478CF314"/>
    <w:rsid w:val="4790736F"/>
    <w:rsid w:val="47922637"/>
    <w:rsid w:val="47948FF8"/>
    <w:rsid w:val="4795A275"/>
    <w:rsid w:val="47981111"/>
    <w:rsid w:val="479B6B6E"/>
    <w:rsid w:val="479E7E12"/>
    <w:rsid w:val="479FF3C1"/>
    <w:rsid w:val="47A30676"/>
    <w:rsid w:val="47A71A8F"/>
    <w:rsid w:val="47BA3546"/>
    <w:rsid w:val="47BACE39"/>
    <w:rsid w:val="47BE67A9"/>
    <w:rsid w:val="47BFA936"/>
    <w:rsid w:val="47C06878"/>
    <w:rsid w:val="47C3B5DB"/>
    <w:rsid w:val="47C438B4"/>
    <w:rsid w:val="47C44447"/>
    <w:rsid w:val="47C9DF0E"/>
    <w:rsid w:val="47CAEA76"/>
    <w:rsid w:val="47CBA7BE"/>
    <w:rsid w:val="47CE1E67"/>
    <w:rsid w:val="47D28FD7"/>
    <w:rsid w:val="47D298E9"/>
    <w:rsid w:val="47DD4A7A"/>
    <w:rsid w:val="47DF5889"/>
    <w:rsid w:val="47E0B763"/>
    <w:rsid w:val="47E3E3B3"/>
    <w:rsid w:val="47E6DF75"/>
    <w:rsid w:val="47EF159A"/>
    <w:rsid w:val="47EF1E8A"/>
    <w:rsid w:val="47EFFB3D"/>
    <w:rsid w:val="47F45538"/>
    <w:rsid w:val="47F9B78A"/>
    <w:rsid w:val="48002CC4"/>
    <w:rsid w:val="48015BEA"/>
    <w:rsid w:val="48044A4F"/>
    <w:rsid w:val="48045302"/>
    <w:rsid w:val="48051D25"/>
    <w:rsid w:val="480BBF73"/>
    <w:rsid w:val="480F2F83"/>
    <w:rsid w:val="48134A7E"/>
    <w:rsid w:val="4814D9D6"/>
    <w:rsid w:val="48173B25"/>
    <w:rsid w:val="4818D1EC"/>
    <w:rsid w:val="481BAA5F"/>
    <w:rsid w:val="481E14F5"/>
    <w:rsid w:val="48251516"/>
    <w:rsid w:val="4838E8D1"/>
    <w:rsid w:val="483E8F75"/>
    <w:rsid w:val="484195D5"/>
    <w:rsid w:val="4844F521"/>
    <w:rsid w:val="48479B42"/>
    <w:rsid w:val="484A07EB"/>
    <w:rsid w:val="48570110"/>
    <w:rsid w:val="4857493D"/>
    <w:rsid w:val="485955CD"/>
    <w:rsid w:val="485A0C7D"/>
    <w:rsid w:val="485C166D"/>
    <w:rsid w:val="485F1CAB"/>
    <w:rsid w:val="48634143"/>
    <w:rsid w:val="4865D7E7"/>
    <w:rsid w:val="48777299"/>
    <w:rsid w:val="48791700"/>
    <w:rsid w:val="487B90B3"/>
    <w:rsid w:val="487CEBCE"/>
    <w:rsid w:val="48816E9C"/>
    <w:rsid w:val="4883AE61"/>
    <w:rsid w:val="48875742"/>
    <w:rsid w:val="4887A539"/>
    <w:rsid w:val="4888F3C6"/>
    <w:rsid w:val="488BBED6"/>
    <w:rsid w:val="488E5343"/>
    <w:rsid w:val="488FF9C5"/>
    <w:rsid w:val="4890333B"/>
    <w:rsid w:val="4890534F"/>
    <w:rsid w:val="4890F883"/>
    <w:rsid w:val="4892D663"/>
    <w:rsid w:val="48932B6E"/>
    <w:rsid w:val="4895EE18"/>
    <w:rsid w:val="489C43C9"/>
    <w:rsid w:val="48A0B1A1"/>
    <w:rsid w:val="48A5C6F3"/>
    <w:rsid w:val="48A61362"/>
    <w:rsid w:val="48AA0E4E"/>
    <w:rsid w:val="48AF20C5"/>
    <w:rsid w:val="48B73EDE"/>
    <w:rsid w:val="48B756E7"/>
    <w:rsid w:val="48B97351"/>
    <w:rsid w:val="48BAF6B4"/>
    <w:rsid w:val="48BBFC52"/>
    <w:rsid w:val="48BF6419"/>
    <w:rsid w:val="48C69A1C"/>
    <w:rsid w:val="48D07558"/>
    <w:rsid w:val="48D17597"/>
    <w:rsid w:val="48D46FB4"/>
    <w:rsid w:val="48D6A29C"/>
    <w:rsid w:val="48D798D8"/>
    <w:rsid w:val="48D7EF2F"/>
    <w:rsid w:val="48D87C0E"/>
    <w:rsid w:val="48DCAA8A"/>
    <w:rsid w:val="48EB3441"/>
    <w:rsid w:val="48ED6741"/>
    <w:rsid w:val="48EE1A57"/>
    <w:rsid w:val="48F51998"/>
    <w:rsid w:val="48FE0A6B"/>
    <w:rsid w:val="4901B7DE"/>
    <w:rsid w:val="49032AB9"/>
    <w:rsid w:val="490D3855"/>
    <w:rsid w:val="490D8029"/>
    <w:rsid w:val="491E89F6"/>
    <w:rsid w:val="49257929"/>
    <w:rsid w:val="492E77E5"/>
    <w:rsid w:val="492F0118"/>
    <w:rsid w:val="49305D67"/>
    <w:rsid w:val="49375823"/>
    <w:rsid w:val="493E4ECC"/>
    <w:rsid w:val="493F6B01"/>
    <w:rsid w:val="49410FAD"/>
    <w:rsid w:val="49509E08"/>
    <w:rsid w:val="4953BED8"/>
    <w:rsid w:val="49558F86"/>
    <w:rsid w:val="4957B978"/>
    <w:rsid w:val="4959FBB2"/>
    <w:rsid w:val="495CB3EE"/>
    <w:rsid w:val="495D7C47"/>
    <w:rsid w:val="495E0579"/>
    <w:rsid w:val="4962CC11"/>
    <w:rsid w:val="4963060B"/>
    <w:rsid w:val="4964F954"/>
    <w:rsid w:val="496920FF"/>
    <w:rsid w:val="496C6931"/>
    <w:rsid w:val="496FD256"/>
    <w:rsid w:val="49729DE3"/>
    <w:rsid w:val="49747AD5"/>
    <w:rsid w:val="4975F478"/>
    <w:rsid w:val="497C82F9"/>
    <w:rsid w:val="497F4420"/>
    <w:rsid w:val="49800E2A"/>
    <w:rsid w:val="49900A07"/>
    <w:rsid w:val="4991447B"/>
    <w:rsid w:val="4994331D"/>
    <w:rsid w:val="49A0C256"/>
    <w:rsid w:val="49A68B4E"/>
    <w:rsid w:val="49A7AA09"/>
    <w:rsid w:val="49A7C49C"/>
    <w:rsid w:val="49A9D9C8"/>
    <w:rsid w:val="49B1EBD2"/>
    <w:rsid w:val="49B7D9A0"/>
    <w:rsid w:val="49BEA245"/>
    <w:rsid w:val="49C80458"/>
    <w:rsid w:val="49C9C477"/>
    <w:rsid w:val="49CB72B5"/>
    <w:rsid w:val="49D36C51"/>
    <w:rsid w:val="49DB67B2"/>
    <w:rsid w:val="49DE0B9F"/>
    <w:rsid w:val="49DFFE49"/>
    <w:rsid w:val="49E1E871"/>
    <w:rsid w:val="49E67E59"/>
    <w:rsid w:val="49E6ED6F"/>
    <w:rsid w:val="49ECA25F"/>
    <w:rsid w:val="49F09B8A"/>
    <w:rsid w:val="49F27088"/>
    <w:rsid w:val="49F2F8B4"/>
    <w:rsid w:val="49F40E39"/>
    <w:rsid w:val="49F4890E"/>
    <w:rsid w:val="49F8F1DB"/>
    <w:rsid w:val="49F9EA47"/>
    <w:rsid w:val="49FBDBCB"/>
    <w:rsid w:val="4A045873"/>
    <w:rsid w:val="4A04A485"/>
    <w:rsid w:val="4A04B859"/>
    <w:rsid w:val="4A068D4A"/>
    <w:rsid w:val="4A0924A7"/>
    <w:rsid w:val="4A0AE7A3"/>
    <w:rsid w:val="4A0DB691"/>
    <w:rsid w:val="4A1A277F"/>
    <w:rsid w:val="4A21A347"/>
    <w:rsid w:val="4A22CEE6"/>
    <w:rsid w:val="4A2D92AD"/>
    <w:rsid w:val="4A359D94"/>
    <w:rsid w:val="4A3729BD"/>
    <w:rsid w:val="4A380CCD"/>
    <w:rsid w:val="4A3A36DB"/>
    <w:rsid w:val="4A3DBB48"/>
    <w:rsid w:val="4A3FEB3F"/>
    <w:rsid w:val="4A4384A7"/>
    <w:rsid w:val="4A48ACB6"/>
    <w:rsid w:val="4A4B0E5E"/>
    <w:rsid w:val="4A514FB5"/>
    <w:rsid w:val="4A5D3E16"/>
    <w:rsid w:val="4A60CD9C"/>
    <w:rsid w:val="4A60E7FE"/>
    <w:rsid w:val="4A62642E"/>
    <w:rsid w:val="4A6BBA9F"/>
    <w:rsid w:val="4A6C5E3F"/>
    <w:rsid w:val="4A70FD1A"/>
    <w:rsid w:val="4A73F287"/>
    <w:rsid w:val="4A775CCB"/>
    <w:rsid w:val="4A7AD2E1"/>
    <w:rsid w:val="4A7B4B02"/>
    <w:rsid w:val="4A7B5D7D"/>
    <w:rsid w:val="4A7EE4AF"/>
    <w:rsid w:val="4A82D828"/>
    <w:rsid w:val="4A8374F6"/>
    <w:rsid w:val="4A8733F9"/>
    <w:rsid w:val="4A881DDE"/>
    <w:rsid w:val="4A8BA55F"/>
    <w:rsid w:val="4A8CFDC7"/>
    <w:rsid w:val="4A8F880E"/>
    <w:rsid w:val="4A947586"/>
    <w:rsid w:val="4A94B682"/>
    <w:rsid w:val="4A95EDBE"/>
    <w:rsid w:val="4A9A3426"/>
    <w:rsid w:val="4A9CFC6F"/>
    <w:rsid w:val="4AA5C727"/>
    <w:rsid w:val="4AA9F53A"/>
    <w:rsid w:val="4AAD7C72"/>
    <w:rsid w:val="4AB26B28"/>
    <w:rsid w:val="4AB27273"/>
    <w:rsid w:val="4AB3B165"/>
    <w:rsid w:val="4AB95DA4"/>
    <w:rsid w:val="4AC694C2"/>
    <w:rsid w:val="4AC93644"/>
    <w:rsid w:val="4ACA40E1"/>
    <w:rsid w:val="4ACA6370"/>
    <w:rsid w:val="4AD104DA"/>
    <w:rsid w:val="4AD20DD9"/>
    <w:rsid w:val="4AD226AE"/>
    <w:rsid w:val="4AD2422A"/>
    <w:rsid w:val="4ADA0EA3"/>
    <w:rsid w:val="4ADCAE9F"/>
    <w:rsid w:val="4AE2FFB9"/>
    <w:rsid w:val="4AF37267"/>
    <w:rsid w:val="4AF6A518"/>
    <w:rsid w:val="4AF9CBE0"/>
    <w:rsid w:val="4AF9FFF6"/>
    <w:rsid w:val="4AFAE7E7"/>
    <w:rsid w:val="4AFDE77A"/>
    <w:rsid w:val="4B07FE5E"/>
    <w:rsid w:val="4B0BFE1B"/>
    <w:rsid w:val="4B0CFAEB"/>
    <w:rsid w:val="4B1058C3"/>
    <w:rsid w:val="4B117C52"/>
    <w:rsid w:val="4B15B0E1"/>
    <w:rsid w:val="4B16005C"/>
    <w:rsid w:val="4B187F66"/>
    <w:rsid w:val="4B19881E"/>
    <w:rsid w:val="4B204318"/>
    <w:rsid w:val="4B22CACF"/>
    <w:rsid w:val="4B31E5DA"/>
    <w:rsid w:val="4B338CBA"/>
    <w:rsid w:val="4B33E85B"/>
    <w:rsid w:val="4B3A0692"/>
    <w:rsid w:val="4B3AD7C4"/>
    <w:rsid w:val="4B3C1BF4"/>
    <w:rsid w:val="4B437243"/>
    <w:rsid w:val="4B45F12B"/>
    <w:rsid w:val="4B47D5D7"/>
    <w:rsid w:val="4B495212"/>
    <w:rsid w:val="4B4D880C"/>
    <w:rsid w:val="4B50493F"/>
    <w:rsid w:val="4B526B24"/>
    <w:rsid w:val="4B57F23F"/>
    <w:rsid w:val="4B5928C9"/>
    <w:rsid w:val="4B602732"/>
    <w:rsid w:val="4B60D458"/>
    <w:rsid w:val="4B671A1E"/>
    <w:rsid w:val="4B6819A0"/>
    <w:rsid w:val="4B6AE604"/>
    <w:rsid w:val="4B70DFDE"/>
    <w:rsid w:val="4B716231"/>
    <w:rsid w:val="4B7A23C9"/>
    <w:rsid w:val="4B7B31ED"/>
    <w:rsid w:val="4B7D40B6"/>
    <w:rsid w:val="4B7F876B"/>
    <w:rsid w:val="4B8249FD"/>
    <w:rsid w:val="4B83B8B1"/>
    <w:rsid w:val="4B858F0A"/>
    <w:rsid w:val="4B8872C0"/>
    <w:rsid w:val="4B8A1DD1"/>
    <w:rsid w:val="4B8A809E"/>
    <w:rsid w:val="4B9583FE"/>
    <w:rsid w:val="4B960546"/>
    <w:rsid w:val="4B9BF116"/>
    <w:rsid w:val="4B9C5AB6"/>
    <w:rsid w:val="4BA2CE77"/>
    <w:rsid w:val="4BA523D4"/>
    <w:rsid w:val="4BA986F2"/>
    <w:rsid w:val="4BABB109"/>
    <w:rsid w:val="4BAC3B30"/>
    <w:rsid w:val="4BB1DC5D"/>
    <w:rsid w:val="4BB6F006"/>
    <w:rsid w:val="4BB7E580"/>
    <w:rsid w:val="4BBAA260"/>
    <w:rsid w:val="4BBC3372"/>
    <w:rsid w:val="4BC2D461"/>
    <w:rsid w:val="4BC3D335"/>
    <w:rsid w:val="4BC7B0E5"/>
    <w:rsid w:val="4BCB006F"/>
    <w:rsid w:val="4BCB463E"/>
    <w:rsid w:val="4BCD6583"/>
    <w:rsid w:val="4BD10CB8"/>
    <w:rsid w:val="4BDA96AF"/>
    <w:rsid w:val="4BDBE25B"/>
    <w:rsid w:val="4BDC4297"/>
    <w:rsid w:val="4BE0305B"/>
    <w:rsid w:val="4BE1856F"/>
    <w:rsid w:val="4BE3A7C2"/>
    <w:rsid w:val="4BE42962"/>
    <w:rsid w:val="4BE6C8DE"/>
    <w:rsid w:val="4BE6E244"/>
    <w:rsid w:val="4BE83CDF"/>
    <w:rsid w:val="4BE97542"/>
    <w:rsid w:val="4BEAEECF"/>
    <w:rsid w:val="4BEE5918"/>
    <w:rsid w:val="4BF03EAE"/>
    <w:rsid w:val="4BF96CD1"/>
    <w:rsid w:val="4BF9F04A"/>
    <w:rsid w:val="4BFE223D"/>
    <w:rsid w:val="4BFFAEA5"/>
    <w:rsid w:val="4C00758B"/>
    <w:rsid w:val="4C028130"/>
    <w:rsid w:val="4C0620F4"/>
    <w:rsid w:val="4C074D74"/>
    <w:rsid w:val="4C0A05F4"/>
    <w:rsid w:val="4C0FC69F"/>
    <w:rsid w:val="4C181BD0"/>
    <w:rsid w:val="4C1E410F"/>
    <w:rsid w:val="4C24AD4A"/>
    <w:rsid w:val="4C266758"/>
    <w:rsid w:val="4C270835"/>
    <w:rsid w:val="4C35BEF7"/>
    <w:rsid w:val="4C3A5EBF"/>
    <w:rsid w:val="4C46B720"/>
    <w:rsid w:val="4C505662"/>
    <w:rsid w:val="4C51E267"/>
    <w:rsid w:val="4C5627ED"/>
    <w:rsid w:val="4C5A1177"/>
    <w:rsid w:val="4C5EE18C"/>
    <w:rsid w:val="4C61D4F3"/>
    <w:rsid w:val="4C644578"/>
    <w:rsid w:val="4C6C364C"/>
    <w:rsid w:val="4C725677"/>
    <w:rsid w:val="4C766E93"/>
    <w:rsid w:val="4C76D2CD"/>
    <w:rsid w:val="4C784EED"/>
    <w:rsid w:val="4C7B8DBD"/>
    <w:rsid w:val="4C7FDDA5"/>
    <w:rsid w:val="4C825C88"/>
    <w:rsid w:val="4C89BB0A"/>
    <w:rsid w:val="4C8D6CFB"/>
    <w:rsid w:val="4C915655"/>
    <w:rsid w:val="4C94A809"/>
    <w:rsid w:val="4C969786"/>
    <w:rsid w:val="4C990A78"/>
    <w:rsid w:val="4C99102F"/>
    <w:rsid w:val="4C9C7987"/>
    <w:rsid w:val="4C9EA476"/>
    <w:rsid w:val="4C9F18E1"/>
    <w:rsid w:val="4CA69B6C"/>
    <w:rsid w:val="4CB1A384"/>
    <w:rsid w:val="4CB38BA2"/>
    <w:rsid w:val="4CB8413E"/>
    <w:rsid w:val="4CB93A06"/>
    <w:rsid w:val="4CBA99F8"/>
    <w:rsid w:val="4CBB1292"/>
    <w:rsid w:val="4CBCC059"/>
    <w:rsid w:val="4CBF74DE"/>
    <w:rsid w:val="4CC26EF1"/>
    <w:rsid w:val="4CCAD95A"/>
    <w:rsid w:val="4CCCC714"/>
    <w:rsid w:val="4CCE05A8"/>
    <w:rsid w:val="4CCF5F15"/>
    <w:rsid w:val="4CE245D1"/>
    <w:rsid w:val="4CE4F481"/>
    <w:rsid w:val="4CEAEAD3"/>
    <w:rsid w:val="4CED41CF"/>
    <w:rsid w:val="4CED505D"/>
    <w:rsid w:val="4CEF3796"/>
    <w:rsid w:val="4CF0889B"/>
    <w:rsid w:val="4CF08E5E"/>
    <w:rsid w:val="4CFCB5BB"/>
    <w:rsid w:val="4CFFFCB8"/>
    <w:rsid w:val="4D074B80"/>
    <w:rsid w:val="4D07ABAE"/>
    <w:rsid w:val="4D0A69E3"/>
    <w:rsid w:val="4D0DFD57"/>
    <w:rsid w:val="4D10C835"/>
    <w:rsid w:val="4D16F813"/>
    <w:rsid w:val="4D1EEC57"/>
    <w:rsid w:val="4D2239FA"/>
    <w:rsid w:val="4D223BC5"/>
    <w:rsid w:val="4D24202F"/>
    <w:rsid w:val="4D2E2DCB"/>
    <w:rsid w:val="4D30BD4C"/>
    <w:rsid w:val="4D35B046"/>
    <w:rsid w:val="4D363E48"/>
    <w:rsid w:val="4D387D4D"/>
    <w:rsid w:val="4D38962E"/>
    <w:rsid w:val="4D3AD4C7"/>
    <w:rsid w:val="4D3F6535"/>
    <w:rsid w:val="4D418338"/>
    <w:rsid w:val="4D43C644"/>
    <w:rsid w:val="4D46FA2B"/>
    <w:rsid w:val="4D4A85C3"/>
    <w:rsid w:val="4D50FA75"/>
    <w:rsid w:val="4D51C0C0"/>
    <w:rsid w:val="4D54344D"/>
    <w:rsid w:val="4D568C8F"/>
    <w:rsid w:val="4D570B0E"/>
    <w:rsid w:val="4D5B51AB"/>
    <w:rsid w:val="4D644ABB"/>
    <w:rsid w:val="4D68AC1F"/>
    <w:rsid w:val="4D6CCBBA"/>
    <w:rsid w:val="4D6D3764"/>
    <w:rsid w:val="4D74CA3F"/>
    <w:rsid w:val="4D7BB4A6"/>
    <w:rsid w:val="4D804681"/>
    <w:rsid w:val="4D808D34"/>
    <w:rsid w:val="4D80EBA6"/>
    <w:rsid w:val="4D81AF34"/>
    <w:rsid w:val="4D82218C"/>
    <w:rsid w:val="4D87EE85"/>
    <w:rsid w:val="4D8E2A02"/>
    <w:rsid w:val="4D8FC71F"/>
    <w:rsid w:val="4D907005"/>
    <w:rsid w:val="4D90EF8E"/>
    <w:rsid w:val="4D91AEBC"/>
    <w:rsid w:val="4D9347AB"/>
    <w:rsid w:val="4D975D99"/>
    <w:rsid w:val="4D98EE9F"/>
    <w:rsid w:val="4D9B1504"/>
    <w:rsid w:val="4DA770AA"/>
    <w:rsid w:val="4DA8B5C6"/>
    <w:rsid w:val="4DAA4E64"/>
    <w:rsid w:val="4DAD7A85"/>
    <w:rsid w:val="4DB19BEB"/>
    <w:rsid w:val="4DBABD90"/>
    <w:rsid w:val="4DBB10A5"/>
    <w:rsid w:val="4DC237B9"/>
    <w:rsid w:val="4DC6DB01"/>
    <w:rsid w:val="4DC9C90E"/>
    <w:rsid w:val="4DCC4621"/>
    <w:rsid w:val="4DCED6FB"/>
    <w:rsid w:val="4DCFD664"/>
    <w:rsid w:val="4DD32C38"/>
    <w:rsid w:val="4DD49C63"/>
    <w:rsid w:val="4DD50AA1"/>
    <w:rsid w:val="4DD671E6"/>
    <w:rsid w:val="4DE1321F"/>
    <w:rsid w:val="4DE274EC"/>
    <w:rsid w:val="4DE31E76"/>
    <w:rsid w:val="4DE35695"/>
    <w:rsid w:val="4DE613E5"/>
    <w:rsid w:val="4DE6B744"/>
    <w:rsid w:val="4DE8A6F6"/>
    <w:rsid w:val="4DF23E5E"/>
    <w:rsid w:val="4DF26CF6"/>
    <w:rsid w:val="4DF2B238"/>
    <w:rsid w:val="4DF3BD69"/>
    <w:rsid w:val="4DF3C797"/>
    <w:rsid w:val="4DF5B3BE"/>
    <w:rsid w:val="4DFAF46F"/>
    <w:rsid w:val="4DFE69C2"/>
    <w:rsid w:val="4E015925"/>
    <w:rsid w:val="4E03FACA"/>
    <w:rsid w:val="4E091850"/>
    <w:rsid w:val="4E0A238E"/>
    <w:rsid w:val="4E0B2797"/>
    <w:rsid w:val="4E0B53FA"/>
    <w:rsid w:val="4E0F2064"/>
    <w:rsid w:val="4E0F33FF"/>
    <w:rsid w:val="4E123682"/>
    <w:rsid w:val="4E12ED95"/>
    <w:rsid w:val="4E13AFB5"/>
    <w:rsid w:val="4E1480D0"/>
    <w:rsid w:val="4E166406"/>
    <w:rsid w:val="4E168052"/>
    <w:rsid w:val="4E1B42E3"/>
    <w:rsid w:val="4E1E72D2"/>
    <w:rsid w:val="4E20B781"/>
    <w:rsid w:val="4E265B30"/>
    <w:rsid w:val="4E2669BF"/>
    <w:rsid w:val="4E2D83DD"/>
    <w:rsid w:val="4E2E2D9F"/>
    <w:rsid w:val="4E33340C"/>
    <w:rsid w:val="4E380F11"/>
    <w:rsid w:val="4E3A9B1B"/>
    <w:rsid w:val="4E423D0F"/>
    <w:rsid w:val="4E434379"/>
    <w:rsid w:val="4E45EECC"/>
    <w:rsid w:val="4E4DFCAA"/>
    <w:rsid w:val="4E546636"/>
    <w:rsid w:val="4E56E809"/>
    <w:rsid w:val="4E5902EA"/>
    <w:rsid w:val="4E5F493F"/>
    <w:rsid w:val="4E67332C"/>
    <w:rsid w:val="4E678576"/>
    <w:rsid w:val="4E692F22"/>
    <w:rsid w:val="4E70F5ED"/>
    <w:rsid w:val="4E7210A2"/>
    <w:rsid w:val="4E79DA90"/>
    <w:rsid w:val="4E7A63F3"/>
    <w:rsid w:val="4E7CE14D"/>
    <w:rsid w:val="4E7D2A7F"/>
    <w:rsid w:val="4E8416AA"/>
    <w:rsid w:val="4E999560"/>
    <w:rsid w:val="4E9A9B20"/>
    <w:rsid w:val="4E9BEAE1"/>
    <w:rsid w:val="4E9EB3A6"/>
    <w:rsid w:val="4E9F6942"/>
    <w:rsid w:val="4EA4B77D"/>
    <w:rsid w:val="4EA56F9E"/>
    <w:rsid w:val="4EA6D183"/>
    <w:rsid w:val="4EACE9EA"/>
    <w:rsid w:val="4EB597CD"/>
    <w:rsid w:val="4EB6AB28"/>
    <w:rsid w:val="4EBCC903"/>
    <w:rsid w:val="4EBCE4B7"/>
    <w:rsid w:val="4EBF3433"/>
    <w:rsid w:val="4EC01382"/>
    <w:rsid w:val="4EC2B881"/>
    <w:rsid w:val="4EC5C534"/>
    <w:rsid w:val="4ECACA34"/>
    <w:rsid w:val="4ECAE9D2"/>
    <w:rsid w:val="4ECB3BA4"/>
    <w:rsid w:val="4ECCC774"/>
    <w:rsid w:val="4ED8297C"/>
    <w:rsid w:val="4ED9CDCC"/>
    <w:rsid w:val="4EDDACC6"/>
    <w:rsid w:val="4EDEF349"/>
    <w:rsid w:val="4EE0E26E"/>
    <w:rsid w:val="4EE42C9B"/>
    <w:rsid w:val="4EE6968C"/>
    <w:rsid w:val="4EEA0286"/>
    <w:rsid w:val="4EEBE01F"/>
    <w:rsid w:val="4EEE27AE"/>
    <w:rsid w:val="4EEEA7D0"/>
    <w:rsid w:val="4EF2BA3B"/>
    <w:rsid w:val="4EF34541"/>
    <w:rsid w:val="4EF5849B"/>
    <w:rsid w:val="4EF5E699"/>
    <w:rsid w:val="4EFA447D"/>
    <w:rsid w:val="4EFAD575"/>
    <w:rsid w:val="4EFF3282"/>
    <w:rsid w:val="4F004E31"/>
    <w:rsid w:val="4F00B2C9"/>
    <w:rsid w:val="4F0D12D3"/>
    <w:rsid w:val="4F0DD734"/>
    <w:rsid w:val="4F18EF16"/>
    <w:rsid w:val="4F21DD05"/>
    <w:rsid w:val="4F21FCF6"/>
    <w:rsid w:val="4F2DE36E"/>
    <w:rsid w:val="4F2EAFD5"/>
    <w:rsid w:val="4F314C73"/>
    <w:rsid w:val="4F334E55"/>
    <w:rsid w:val="4F34621C"/>
    <w:rsid w:val="4F356B5E"/>
    <w:rsid w:val="4F37E811"/>
    <w:rsid w:val="4F3AC24B"/>
    <w:rsid w:val="4F3CAA6E"/>
    <w:rsid w:val="4F43154D"/>
    <w:rsid w:val="4F434238"/>
    <w:rsid w:val="4F45C934"/>
    <w:rsid w:val="4F49C068"/>
    <w:rsid w:val="4F4A820E"/>
    <w:rsid w:val="4F4ED50D"/>
    <w:rsid w:val="4F528BFB"/>
    <w:rsid w:val="4F52ED30"/>
    <w:rsid w:val="4F5336BE"/>
    <w:rsid w:val="4F555A65"/>
    <w:rsid w:val="4F57047B"/>
    <w:rsid w:val="4F5F3453"/>
    <w:rsid w:val="4F609E4E"/>
    <w:rsid w:val="4F62AB62"/>
    <w:rsid w:val="4F65B371"/>
    <w:rsid w:val="4F6BA230"/>
    <w:rsid w:val="4F7CA203"/>
    <w:rsid w:val="4F8296AE"/>
    <w:rsid w:val="4F849BF9"/>
    <w:rsid w:val="4F850B9F"/>
    <w:rsid w:val="4F859EF6"/>
    <w:rsid w:val="4F86B627"/>
    <w:rsid w:val="4F8C111D"/>
    <w:rsid w:val="4F8D1041"/>
    <w:rsid w:val="4F91D444"/>
    <w:rsid w:val="4F91F91C"/>
    <w:rsid w:val="4F92FD34"/>
    <w:rsid w:val="4F93572A"/>
    <w:rsid w:val="4F9B8E76"/>
    <w:rsid w:val="4F9C740E"/>
    <w:rsid w:val="4F9D61BA"/>
    <w:rsid w:val="4F9EDC8F"/>
    <w:rsid w:val="4FA15118"/>
    <w:rsid w:val="4FAD5ADA"/>
    <w:rsid w:val="4FAFE056"/>
    <w:rsid w:val="4FB0D652"/>
    <w:rsid w:val="4FB2BD59"/>
    <w:rsid w:val="4FB5C810"/>
    <w:rsid w:val="4FBC708A"/>
    <w:rsid w:val="4FC63E8A"/>
    <w:rsid w:val="4FC7BCBA"/>
    <w:rsid w:val="4FC8D2B4"/>
    <w:rsid w:val="4FCF7EB7"/>
    <w:rsid w:val="4FD3DF72"/>
    <w:rsid w:val="4FD90AB4"/>
    <w:rsid w:val="4FD9F9FF"/>
    <w:rsid w:val="4FDE0F55"/>
    <w:rsid w:val="4FE01F1A"/>
    <w:rsid w:val="4FE159C8"/>
    <w:rsid w:val="4FE45231"/>
    <w:rsid w:val="4FE7C549"/>
    <w:rsid w:val="4FE80A64"/>
    <w:rsid w:val="4FE9DB0B"/>
    <w:rsid w:val="4FEA16EE"/>
    <w:rsid w:val="4FEBF089"/>
    <w:rsid w:val="4FF1A8B6"/>
    <w:rsid w:val="4FF1BFD2"/>
    <w:rsid w:val="4FF445CD"/>
    <w:rsid w:val="4FF610E6"/>
    <w:rsid w:val="4FF7ECAF"/>
    <w:rsid w:val="4FFE1D65"/>
    <w:rsid w:val="500878A2"/>
    <w:rsid w:val="500A47C6"/>
    <w:rsid w:val="500AB321"/>
    <w:rsid w:val="500EF39D"/>
    <w:rsid w:val="5019A443"/>
    <w:rsid w:val="501E248B"/>
    <w:rsid w:val="50217591"/>
    <w:rsid w:val="50237C9D"/>
    <w:rsid w:val="5029EBA9"/>
    <w:rsid w:val="502ABBEA"/>
    <w:rsid w:val="502CD7E7"/>
    <w:rsid w:val="5032D965"/>
    <w:rsid w:val="50368B78"/>
    <w:rsid w:val="50428B2E"/>
    <w:rsid w:val="50430472"/>
    <w:rsid w:val="5056710E"/>
    <w:rsid w:val="50581989"/>
    <w:rsid w:val="5059BB8B"/>
    <w:rsid w:val="5059DABC"/>
    <w:rsid w:val="505B0494"/>
    <w:rsid w:val="505D8EF4"/>
    <w:rsid w:val="5061453F"/>
    <w:rsid w:val="5064BDCE"/>
    <w:rsid w:val="50659343"/>
    <w:rsid w:val="5066BA33"/>
    <w:rsid w:val="50675D3E"/>
    <w:rsid w:val="5067D153"/>
    <w:rsid w:val="506A7FF4"/>
    <w:rsid w:val="506B83D5"/>
    <w:rsid w:val="5072F661"/>
    <w:rsid w:val="5073F9DD"/>
    <w:rsid w:val="5074ACA1"/>
    <w:rsid w:val="507620CC"/>
    <w:rsid w:val="50795CD6"/>
    <w:rsid w:val="507ABAAE"/>
    <w:rsid w:val="507B403B"/>
    <w:rsid w:val="507F9A2B"/>
    <w:rsid w:val="50802412"/>
    <w:rsid w:val="5083DA66"/>
    <w:rsid w:val="508444C3"/>
    <w:rsid w:val="5084FDC3"/>
    <w:rsid w:val="508D4D5A"/>
    <w:rsid w:val="508E2D51"/>
    <w:rsid w:val="508F670E"/>
    <w:rsid w:val="5092AEF0"/>
    <w:rsid w:val="509CE42E"/>
    <w:rsid w:val="50A00B2F"/>
    <w:rsid w:val="50A6DADC"/>
    <w:rsid w:val="50A7CFB9"/>
    <w:rsid w:val="50AD0116"/>
    <w:rsid w:val="50B3AEFB"/>
    <w:rsid w:val="50B5811D"/>
    <w:rsid w:val="50BA2E03"/>
    <w:rsid w:val="50BC2A92"/>
    <w:rsid w:val="50C0F5E0"/>
    <w:rsid w:val="50C1DF1C"/>
    <w:rsid w:val="50C78A45"/>
    <w:rsid w:val="50CBF0AB"/>
    <w:rsid w:val="50CCA94D"/>
    <w:rsid w:val="50D11EF9"/>
    <w:rsid w:val="50D19B1F"/>
    <w:rsid w:val="50D2DC6B"/>
    <w:rsid w:val="50D5E267"/>
    <w:rsid w:val="50D728E5"/>
    <w:rsid w:val="50DCFAE2"/>
    <w:rsid w:val="50DE0D7F"/>
    <w:rsid w:val="50DE769D"/>
    <w:rsid w:val="50EFD4F8"/>
    <w:rsid w:val="50F9D87B"/>
    <w:rsid w:val="50FD9646"/>
    <w:rsid w:val="5100882A"/>
    <w:rsid w:val="5100CB08"/>
    <w:rsid w:val="51011DB6"/>
    <w:rsid w:val="51091C50"/>
    <w:rsid w:val="511AAE25"/>
    <w:rsid w:val="511B56D6"/>
    <w:rsid w:val="5120A64C"/>
    <w:rsid w:val="51235321"/>
    <w:rsid w:val="512527ED"/>
    <w:rsid w:val="512BAC83"/>
    <w:rsid w:val="512FF9A8"/>
    <w:rsid w:val="5130FF0F"/>
    <w:rsid w:val="51331E5B"/>
    <w:rsid w:val="5136E977"/>
    <w:rsid w:val="5138298A"/>
    <w:rsid w:val="513C0C04"/>
    <w:rsid w:val="513D9B35"/>
    <w:rsid w:val="514E7053"/>
    <w:rsid w:val="514E931E"/>
    <w:rsid w:val="51511E89"/>
    <w:rsid w:val="515198C3"/>
    <w:rsid w:val="51537ECD"/>
    <w:rsid w:val="5154A8C1"/>
    <w:rsid w:val="515662C2"/>
    <w:rsid w:val="515E72E4"/>
    <w:rsid w:val="516D9B5F"/>
    <w:rsid w:val="5170A7A5"/>
    <w:rsid w:val="51775139"/>
    <w:rsid w:val="5177CF18"/>
    <w:rsid w:val="517AE43B"/>
    <w:rsid w:val="517C82C3"/>
    <w:rsid w:val="517CCF83"/>
    <w:rsid w:val="517D04A4"/>
    <w:rsid w:val="5184E1D6"/>
    <w:rsid w:val="5188440F"/>
    <w:rsid w:val="5188F031"/>
    <w:rsid w:val="51896DD0"/>
    <w:rsid w:val="518FBCEC"/>
    <w:rsid w:val="5191D33C"/>
    <w:rsid w:val="519864CD"/>
    <w:rsid w:val="519D0281"/>
    <w:rsid w:val="51A0303D"/>
    <w:rsid w:val="51A60B7F"/>
    <w:rsid w:val="51A7AAD8"/>
    <w:rsid w:val="51AEF60D"/>
    <w:rsid w:val="51AF3E49"/>
    <w:rsid w:val="51B1DBC1"/>
    <w:rsid w:val="51B2F7DA"/>
    <w:rsid w:val="51B43A87"/>
    <w:rsid w:val="51B59A67"/>
    <w:rsid w:val="51C33123"/>
    <w:rsid w:val="51C4CBC7"/>
    <w:rsid w:val="51C5D0B3"/>
    <w:rsid w:val="51CDA153"/>
    <w:rsid w:val="51D6A84B"/>
    <w:rsid w:val="51D997BD"/>
    <w:rsid w:val="51DD72B6"/>
    <w:rsid w:val="51E1ADD5"/>
    <w:rsid w:val="51E2F7B9"/>
    <w:rsid w:val="51E33217"/>
    <w:rsid w:val="51E4E572"/>
    <w:rsid w:val="51E65D90"/>
    <w:rsid w:val="51EE933E"/>
    <w:rsid w:val="51F3521E"/>
    <w:rsid w:val="51F728B3"/>
    <w:rsid w:val="51FB8EE2"/>
    <w:rsid w:val="5201FE53"/>
    <w:rsid w:val="520328E3"/>
    <w:rsid w:val="5205D0DC"/>
    <w:rsid w:val="5209A8BB"/>
    <w:rsid w:val="520A5F84"/>
    <w:rsid w:val="520ECE85"/>
    <w:rsid w:val="52128307"/>
    <w:rsid w:val="521B2736"/>
    <w:rsid w:val="521BEA7A"/>
    <w:rsid w:val="521DBB67"/>
    <w:rsid w:val="5221FE6B"/>
    <w:rsid w:val="52223297"/>
    <w:rsid w:val="52278817"/>
    <w:rsid w:val="5227B3FB"/>
    <w:rsid w:val="5228EDBE"/>
    <w:rsid w:val="5229B758"/>
    <w:rsid w:val="522CCB70"/>
    <w:rsid w:val="523354D0"/>
    <w:rsid w:val="52369FCC"/>
    <w:rsid w:val="524255E3"/>
    <w:rsid w:val="52439CC4"/>
    <w:rsid w:val="5243FE86"/>
    <w:rsid w:val="52453892"/>
    <w:rsid w:val="524D1B4A"/>
    <w:rsid w:val="5250C69A"/>
    <w:rsid w:val="5257BE20"/>
    <w:rsid w:val="525E414F"/>
    <w:rsid w:val="52664CF7"/>
    <w:rsid w:val="526A72E5"/>
    <w:rsid w:val="526F183E"/>
    <w:rsid w:val="5270FFE3"/>
    <w:rsid w:val="5272AAC7"/>
    <w:rsid w:val="527A7417"/>
    <w:rsid w:val="527DF4DA"/>
    <w:rsid w:val="528079F4"/>
    <w:rsid w:val="52850E92"/>
    <w:rsid w:val="528B067A"/>
    <w:rsid w:val="528D84E6"/>
    <w:rsid w:val="52913E98"/>
    <w:rsid w:val="529370FC"/>
    <w:rsid w:val="529E0241"/>
    <w:rsid w:val="52A60F96"/>
    <w:rsid w:val="52A9AE58"/>
    <w:rsid w:val="52AEF362"/>
    <w:rsid w:val="52BF78D0"/>
    <w:rsid w:val="52BFDC0F"/>
    <w:rsid w:val="52C121D7"/>
    <w:rsid w:val="52C28805"/>
    <w:rsid w:val="52C3BA0E"/>
    <w:rsid w:val="52C880A6"/>
    <w:rsid w:val="52D60245"/>
    <w:rsid w:val="52D779D9"/>
    <w:rsid w:val="52DD6EE9"/>
    <w:rsid w:val="52EADE03"/>
    <w:rsid w:val="52EB552B"/>
    <w:rsid w:val="52F25D0B"/>
    <w:rsid w:val="52F6848F"/>
    <w:rsid w:val="52F6C4E6"/>
    <w:rsid w:val="52F8B951"/>
    <w:rsid w:val="52FA409A"/>
    <w:rsid w:val="52FE2A0C"/>
    <w:rsid w:val="52FF5A8F"/>
    <w:rsid w:val="5301637A"/>
    <w:rsid w:val="53060A43"/>
    <w:rsid w:val="5306C467"/>
    <w:rsid w:val="5309550A"/>
    <w:rsid w:val="53098707"/>
    <w:rsid w:val="530CEECB"/>
    <w:rsid w:val="5314BA4A"/>
    <w:rsid w:val="53151C7B"/>
    <w:rsid w:val="5316B49C"/>
    <w:rsid w:val="5317AA3D"/>
    <w:rsid w:val="531AD181"/>
    <w:rsid w:val="532296EB"/>
    <w:rsid w:val="5326BD78"/>
    <w:rsid w:val="532A9B06"/>
    <w:rsid w:val="532B2461"/>
    <w:rsid w:val="532D68AB"/>
    <w:rsid w:val="532E3784"/>
    <w:rsid w:val="5330B9F3"/>
    <w:rsid w:val="53342502"/>
    <w:rsid w:val="5334968E"/>
    <w:rsid w:val="533FA35C"/>
    <w:rsid w:val="53456F3E"/>
    <w:rsid w:val="534AD7C6"/>
    <w:rsid w:val="534C6136"/>
    <w:rsid w:val="53532F03"/>
    <w:rsid w:val="53554D0C"/>
    <w:rsid w:val="535AD7FF"/>
    <w:rsid w:val="535CA52E"/>
    <w:rsid w:val="535D55EA"/>
    <w:rsid w:val="53621A8A"/>
    <w:rsid w:val="53625CF3"/>
    <w:rsid w:val="5365B3E6"/>
    <w:rsid w:val="53667852"/>
    <w:rsid w:val="536C3ABD"/>
    <w:rsid w:val="5372DB0A"/>
    <w:rsid w:val="537315D8"/>
    <w:rsid w:val="537CCDF2"/>
    <w:rsid w:val="537DA7B9"/>
    <w:rsid w:val="537F49FA"/>
    <w:rsid w:val="537FA5A6"/>
    <w:rsid w:val="5386CC5E"/>
    <w:rsid w:val="5386EC4D"/>
    <w:rsid w:val="53885B39"/>
    <w:rsid w:val="538F5BA0"/>
    <w:rsid w:val="5393B935"/>
    <w:rsid w:val="539701D2"/>
    <w:rsid w:val="53984FEE"/>
    <w:rsid w:val="539ACF80"/>
    <w:rsid w:val="53A107AB"/>
    <w:rsid w:val="53A4D3F8"/>
    <w:rsid w:val="53AB9A9F"/>
    <w:rsid w:val="53ABC55E"/>
    <w:rsid w:val="53ABF471"/>
    <w:rsid w:val="53AD7F7B"/>
    <w:rsid w:val="53AE229A"/>
    <w:rsid w:val="53B1CC53"/>
    <w:rsid w:val="53B3737D"/>
    <w:rsid w:val="53BAED2B"/>
    <w:rsid w:val="53BED372"/>
    <w:rsid w:val="53C10FC0"/>
    <w:rsid w:val="53C912D3"/>
    <w:rsid w:val="53CD02D6"/>
    <w:rsid w:val="53D39A89"/>
    <w:rsid w:val="53D3C760"/>
    <w:rsid w:val="53D3E84C"/>
    <w:rsid w:val="53D6C4AC"/>
    <w:rsid w:val="53D99767"/>
    <w:rsid w:val="53DB693E"/>
    <w:rsid w:val="53DD639F"/>
    <w:rsid w:val="53DE94D3"/>
    <w:rsid w:val="53DF669B"/>
    <w:rsid w:val="53E01454"/>
    <w:rsid w:val="53E14B95"/>
    <w:rsid w:val="53E57D74"/>
    <w:rsid w:val="53E6DE59"/>
    <w:rsid w:val="53EE5D7C"/>
    <w:rsid w:val="53F32B42"/>
    <w:rsid w:val="53F6E42F"/>
    <w:rsid w:val="53F728CD"/>
    <w:rsid w:val="53FD0BF9"/>
    <w:rsid w:val="53FECEF4"/>
    <w:rsid w:val="54015212"/>
    <w:rsid w:val="540516B4"/>
    <w:rsid w:val="54086228"/>
    <w:rsid w:val="540B6EA4"/>
    <w:rsid w:val="540B80ED"/>
    <w:rsid w:val="540DBFC9"/>
    <w:rsid w:val="540EC3AC"/>
    <w:rsid w:val="540FF67C"/>
    <w:rsid w:val="5412E270"/>
    <w:rsid w:val="5412FDF3"/>
    <w:rsid w:val="54131ADA"/>
    <w:rsid w:val="54135608"/>
    <w:rsid w:val="541372DD"/>
    <w:rsid w:val="5413DC36"/>
    <w:rsid w:val="54147835"/>
    <w:rsid w:val="541762DF"/>
    <w:rsid w:val="541E565C"/>
    <w:rsid w:val="542093A0"/>
    <w:rsid w:val="5421D07F"/>
    <w:rsid w:val="5426F9F8"/>
    <w:rsid w:val="54277065"/>
    <w:rsid w:val="542929C2"/>
    <w:rsid w:val="542B1B75"/>
    <w:rsid w:val="542B687C"/>
    <w:rsid w:val="543110B1"/>
    <w:rsid w:val="54343D00"/>
    <w:rsid w:val="54392F1D"/>
    <w:rsid w:val="543B4D9B"/>
    <w:rsid w:val="544152D9"/>
    <w:rsid w:val="54420257"/>
    <w:rsid w:val="54453027"/>
    <w:rsid w:val="54462DB1"/>
    <w:rsid w:val="5447D193"/>
    <w:rsid w:val="5451D6B0"/>
    <w:rsid w:val="545601DC"/>
    <w:rsid w:val="5459C0B6"/>
    <w:rsid w:val="5459C9FC"/>
    <w:rsid w:val="545DFD42"/>
    <w:rsid w:val="54634D58"/>
    <w:rsid w:val="5466A52F"/>
    <w:rsid w:val="546A86D3"/>
    <w:rsid w:val="546B1539"/>
    <w:rsid w:val="546F0B40"/>
    <w:rsid w:val="54741C37"/>
    <w:rsid w:val="5475348B"/>
    <w:rsid w:val="547BEB81"/>
    <w:rsid w:val="547DB2E4"/>
    <w:rsid w:val="547F055E"/>
    <w:rsid w:val="5482C65F"/>
    <w:rsid w:val="54833018"/>
    <w:rsid w:val="54855885"/>
    <w:rsid w:val="54868800"/>
    <w:rsid w:val="548BD472"/>
    <w:rsid w:val="548E2D6C"/>
    <w:rsid w:val="5490DA77"/>
    <w:rsid w:val="549D5894"/>
    <w:rsid w:val="549E2A3F"/>
    <w:rsid w:val="54A14F55"/>
    <w:rsid w:val="54A14F55"/>
    <w:rsid w:val="54A53F8C"/>
    <w:rsid w:val="54A8D78C"/>
    <w:rsid w:val="54AB0A98"/>
    <w:rsid w:val="54ABCB0B"/>
    <w:rsid w:val="54ADA215"/>
    <w:rsid w:val="54AFCAED"/>
    <w:rsid w:val="54B43A31"/>
    <w:rsid w:val="54B90737"/>
    <w:rsid w:val="54BA277F"/>
    <w:rsid w:val="54BA48A4"/>
    <w:rsid w:val="54BEE30B"/>
    <w:rsid w:val="54C35323"/>
    <w:rsid w:val="54C3EB8E"/>
    <w:rsid w:val="54C5F7E2"/>
    <w:rsid w:val="54C9390C"/>
    <w:rsid w:val="54C94F3C"/>
    <w:rsid w:val="54D301D3"/>
    <w:rsid w:val="54D33F6A"/>
    <w:rsid w:val="54D43DF0"/>
    <w:rsid w:val="54E6164E"/>
    <w:rsid w:val="54ECD569"/>
    <w:rsid w:val="54ECFA80"/>
    <w:rsid w:val="54EEE39E"/>
    <w:rsid w:val="54F68271"/>
    <w:rsid w:val="54F6C2AA"/>
    <w:rsid w:val="54F754F4"/>
    <w:rsid w:val="54F8A1AD"/>
    <w:rsid w:val="54FDE25F"/>
    <w:rsid w:val="54FF3FA7"/>
    <w:rsid w:val="5503000F"/>
    <w:rsid w:val="55080E92"/>
    <w:rsid w:val="5509117E"/>
    <w:rsid w:val="551115EF"/>
    <w:rsid w:val="55163CEB"/>
    <w:rsid w:val="5516996D"/>
    <w:rsid w:val="551A4E37"/>
    <w:rsid w:val="551BB915"/>
    <w:rsid w:val="551D418C"/>
    <w:rsid w:val="551F0BB6"/>
    <w:rsid w:val="55200627"/>
    <w:rsid w:val="55211360"/>
    <w:rsid w:val="552812C2"/>
    <w:rsid w:val="552A24BC"/>
    <w:rsid w:val="552DDBFA"/>
    <w:rsid w:val="552E115D"/>
    <w:rsid w:val="553276BC"/>
    <w:rsid w:val="5534A34D"/>
    <w:rsid w:val="5535C653"/>
    <w:rsid w:val="55365967"/>
    <w:rsid w:val="553ACE61"/>
    <w:rsid w:val="5543F636"/>
    <w:rsid w:val="554BAB36"/>
    <w:rsid w:val="554EE674"/>
    <w:rsid w:val="554F67BE"/>
    <w:rsid w:val="554F8A63"/>
    <w:rsid w:val="55504DD7"/>
    <w:rsid w:val="55524880"/>
    <w:rsid w:val="5555F6DA"/>
    <w:rsid w:val="5563A82A"/>
    <w:rsid w:val="5567C4D3"/>
    <w:rsid w:val="556D0717"/>
    <w:rsid w:val="556DBC8F"/>
    <w:rsid w:val="556F5CA0"/>
    <w:rsid w:val="5576F5DA"/>
    <w:rsid w:val="55780510"/>
    <w:rsid w:val="55793400"/>
    <w:rsid w:val="558092BB"/>
    <w:rsid w:val="5584CA41"/>
    <w:rsid w:val="5588F04A"/>
    <w:rsid w:val="558A2DDD"/>
    <w:rsid w:val="558C4975"/>
    <w:rsid w:val="558CAB00"/>
    <w:rsid w:val="558E0F60"/>
    <w:rsid w:val="55900AAD"/>
    <w:rsid w:val="5591232C"/>
    <w:rsid w:val="55945494"/>
    <w:rsid w:val="5594E978"/>
    <w:rsid w:val="559EFED1"/>
    <w:rsid w:val="55A0176B"/>
    <w:rsid w:val="55A9E40C"/>
    <w:rsid w:val="55AFAC97"/>
    <w:rsid w:val="55B21D46"/>
    <w:rsid w:val="55B22899"/>
    <w:rsid w:val="55B484AB"/>
    <w:rsid w:val="55B5DEEE"/>
    <w:rsid w:val="55BB6EF7"/>
    <w:rsid w:val="55C0071B"/>
    <w:rsid w:val="55C59DC3"/>
    <w:rsid w:val="55D0349F"/>
    <w:rsid w:val="55D95DF2"/>
    <w:rsid w:val="55DC14BF"/>
    <w:rsid w:val="55DE1F5C"/>
    <w:rsid w:val="55DE5664"/>
    <w:rsid w:val="55E20495"/>
    <w:rsid w:val="55E2ABEF"/>
    <w:rsid w:val="55E3DD2F"/>
    <w:rsid w:val="55E4B9C7"/>
    <w:rsid w:val="55E56AA3"/>
    <w:rsid w:val="55EFBFB3"/>
    <w:rsid w:val="55F205AF"/>
    <w:rsid w:val="55F27250"/>
    <w:rsid w:val="55F3682B"/>
    <w:rsid w:val="55F3BB5E"/>
    <w:rsid w:val="55FDFABC"/>
    <w:rsid w:val="5602F91F"/>
    <w:rsid w:val="56044167"/>
    <w:rsid w:val="56055203"/>
    <w:rsid w:val="560B0A31"/>
    <w:rsid w:val="560D608F"/>
    <w:rsid w:val="560DDE8A"/>
    <w:rsid w:val="560FE822"/>
    <w:rsid w:val="56124208"/>
    <w:rsid w:val="5613B0D3"/>
    <w:rsid w:val="56184F5F"/>
    <w:rsid w:val="56191AED"/>
    <w:rsid w:val="5619F038"/>
    <w:rsid w:val="561C101B"/>
    <w:rsid w:val="561E2DE2"/>
    <w:rsid w:val="562238AA"/>
    <w:rsid w:val="5629899D"/>
    <w:rsid w:val="562B1041"/>
    <w:rsid w:val="562CA9BC"/>
    <w:rsid w:val="5632F865"/>
    <w:rsid w:val="563A4704"/>
    <w:rsid w:val="563C34E1"/>
    <w:rsid w:val="563EE62C"/>
    <w:rsid w:val="5642ABBC"/>
    <w:rsid w:val="5643C0E0"/>
    <w:rsid w:val="56440741"/>
    <w:rsid w:val="564A0600"/>
    <w:rsid w:val="564A1E8E"/>
    <w:rsid w:val="564DF81C"/>
    <w:rsid w:val="564FEA4A"/>
    <w:rsid w:val="56548B39"/>
    <w:rsid w:val="56550A96"/>
    <w:rsid w:val="565F2E2B"/>
    <w:rsid w:val="56612232"/>
    <w:rsid w:val="5661E5DB"/>
    <w:rsid w:val="56637282"/>
    <w:rsid w:val="56649A02"/>
    <w:rsid w:val="5665096D"/>
    <w:rsid w:val="56717980"/>
    <w:rsid w:val="5678651E"/>
    <w:rsid w:val="567BBC3F"/>
    <w:rsid w:val="5683F45D"/>
    <w:rsid w:val="5684D0B9"/>
    <w:rsid w:val="5686A29F"/>
    <w:rsid w:val="5689D846"/>
    <w:rsid w:val="568D251D"/>
    <w:rsid w:val="56932555"/>
    <w:rsid w:val="56A96FB0"/>
    <w:rsid w:val="56AB0788"/>
    <w:rsid w:val="56B41213"/>
    <w:rsid w:val="56B4DF34"/>
    <w:rsid w:val="56BA7E02"/>
    <w:rsid w:val="56BFA23D"/>
    <w:rsid w:val="56C15A2E"/>
    <w:rsid w:val="56C95077"/>
    <w:rsid w:val="56CA22F7"/>
    <w:rsid w:val="56CB1A3A"/>
    <w:rsid w:val="56CBAE25"/>
    <w:rsid w:val="56CD380D"/>
    <w:rsid w:val="56CEF44C"/>
    <w:rsid w:val="56D22A3E"/>
    <w:rsid w:val="56D4B953"/>
    <w:rsid w:val="56D5DF3E"/>
    <w:rsid w:val="56DB314F"/>
    <w:rsid w:val="56DD5A9E"/>
    <w:rsid w:val="56E43ADB"/>
    <w:rsid w:val="56E472FD"/>
    <w:rsid w:val="56EB8EE9"/>
    <w:rsid w:val="56F126EA"/>
    <w:rsid w:val="56F143D0"/>
    <w:rsid w:val="56F255F3"/>
    <w:rsid w:val="56F28DED"/>
    <w:rsid w:val="56F65A84"/>
    <w:rsid w:val="56F9AFF1"/>
    <w:rsid w:val="57026703"/>
    <w:rsid w:val="570302DC"/>
    <w:rsid w:val="570FE46F"/>
    <w:rsid w:val="5710F276"/>
    <w:rsid w:val="571278B4"/>
    <w:rsid w:val="5716CF72"/>
    <w:rsid w:val="5716FAAC"/>
    <w:rsid w:val="57199D5A"/>
    <w:rsid w:val="571C5DE9"/>
    <w:rsid w:val="571E8E29"/>
    <w:rsid w:val="572147C6"/>
    <w:rsid w:val="5725271A"/>
    <w:rsid w:val="572703B7"/>
    <w:rsid w:val="572C0607"/>
    <w:rsid w:val="572D9C27"/>
    <w:rsid w:val="572D9F8A"/>
    <w:rsid w:val="572EC98F"/>
    <w:rsid w:val="57300C71"/>
    <w:rsid w:val="57305556"/>
    <w:rsid w:val="57319A66"/>
    <w:rsid w:val="5735155D"/>
    <w:rsid w:val="5739C282"/>
    <w:rsid w:val="5742716E"/>
    <w:rsid w:val="5743D041"/>
    <w:rsid w:val="57496C83"/>
    <w:rsid w:val="5754041A"/>
    <w:rsid w:val="575A7001"/>
    <w:rsid w:val="575F3577"/>
    <w:rsid w:val="575FE344"/>
    <w:rsid w:val="5766997A"/>
    <w:rsid w:val="5767616C"/>
    <w:rsid w:val="5770FD58"/>
    <w:rsid w:val="5771E15E"/>
    <w:rsid w:val="57781285"/>
    <w:rsid w:val="577B9682"/>
    <w:rsid w:val="57839C07"/>
    <w:rsid w:val="57842C3B"/>
    <w:rsid w:val="578A1B60"/>
    <w:rsid w:val="578A62DA"/>
    <w:rsid w:val="578C9B85"/>
    <w:rsid w:val="5790FB34"/>
    <w:rsid w:val="57916178"/>
    <w:rsid w:val="5792519A"/>
    <w:rsid w:val="57A3A6C0"/>
    <w:rsid w:val="57A3B27B"/>
    <w:rsid w:val="57B186D3"/>
    <w:rsid w:val="57B3EFCF"/>
    <w:rsid w:val="57B676E6"/>
    <w:rsid w:val="57BD9E83"/>
    <w:rsid w:val="57BE2E43"/>
    <w:rsid w:val="57BE6169"/>
    <w:rsid w:val="57BE64AC"/>
    <w:rsid w:val="57C1E457"/>
    <w:rsid w:val="57C63817"/>
    <w:rsid w:val="57CF0792"/>
    <w:rsid w:val="57CFB5A6"/>
    <w:rsid w:val="57D5EA92"/>
    <w:rsid w:val="57D60DE0"/>
    <w:rsid w:val="57DACDA7"/>
    <w:rsid w:val="57DBFD3D"/>
    <w:rsid w:val="57DE79C8"/>
    <w:rsid w:val="57E22808"/>
    <w:rsid w:val="57F0DD48"/>
    <w:rsid w:val="57F12BA1"/>
    <w:rsid w:val="57F5B321"/>
    <w:rsid w:val="57FFDCFD"/>
    <w:rsid w:val="58006BF4"/>
    <w:rsid w:val="5800E821"/>
    <w:rsid w:val="5801A8A7"/>
    <w:rsid w:val="5802948D"/>
    <w:rsid w:val="5805F6B8"/>
    <w:rsid w:val="58101721"/>
    <w:rsid w:val="58186437"/>
    <w:rsid w:val="582029F5"/>
    <w:rsid w:val="5823E0AD"/>
    <w:rsid w:val="582520F1"/>
    <w:rsid w:val="58277CB2"/>
    <w:rsid w:val="582E281E"/>
    <w:rsid w:val="582EF5B6"/>
    <w:rsid w:val="5838FAD9"/>
    <w:rsid w:val="58416C5D"/>
    <w:rsid w:val="584CF6F6"/>
    <w:rsid w:val="584E651B"/>
    <w:rsid w:val="5850E6EE"/>
    <w:rsid w:val="5855664E"/>
    <w:rsid w:val="58587AC2"/>
    <w:rsid w:val="585A6215"/>
    <w:rsid w:val="58641C9B"/>
    <w:rsid w:val="5864BF95"/>
    <w:rsid w:val="5872AC48"/>
    <w:rsid w:val="58745143"/>
    <w:rsid w:val="58751260"/>
    <w:rsid w:val="58754F06"/>
    <w:rsid w:val="58770736"/>
    <w:rsid w:val="5878073C"/>
    <w:rsid w:val="587A232D"/>
    <w:rsid w:val="587CD8E6"/>
    <w:rsid w:val="5881A113"/>
    <w:rsid w:val="58892E0D"/>
    <w:rsid w:val="588A4A8A"/>
    <w:rsid w:val="58920F71"/>
    <w:rsid w:val="5894D8D2"/>
    <w:rsid w:val="5895E40B"/>
    <w:rsid w:val="5899DF71"/>
    <w:rsid w:val="589FA419"/>
    <w:rsid w:val="58A13501"/>
    <w:rsid w:val="58A45C17"/>
    <w:rsid w:val="58A75A49"/>
    <w:rsid w:val="58ADCB8F"/>
    <w:rsid w:val="58B1E486"/>
    <w:rsid w:val="58BA2D95"/>
    <w:rsid w:val="58BB9DE4"/>
    <w:rsid w:val="58BC3671"/>
    <w:rsid w:val="58C9469D"/>
    <w:rsid w:val="58C99D8E"/>
    <w:rsid w:val="58C9BB2A"/>
    <w:rsid w:val="58CCED30"/>
    <w:rsid w:val="58D1516C"/>
    <w:rsid w:val="58D1A0B5"/>
    <w:rsid w:val="58D2961B"/>
    <w:rsid w:val="58D4543E"/>
    <w:rsid w:val="58D5A3C4"/>
    <w:rsid w:val="58D720D9"/>
    <w:rsid w:val="58D72A8B"/>
    <w:rsid w:val="58DDBF16"/>
    <w:rsid w:val="58E20E68"/>
    <w:rsid w:val="58F028DD"/>
    <w:rsid w:val="58F13A61"/>
    <w:rsid w:val="58F271B2"/>
    <w:rsid w:val="58F9168C"/>
    <w:rsid w:val="58F9951D"/>
    <w:rsid w:val="58F9C689"/>
    <w:rsid w:val="58FAEB32"/>
    <w:rsid w:val="58FB1C4B"/>
    <w:rsid w:val="58FBB3A5"/>
    <w:rsid w:val="59017C49"/>
    <w:rsid w:val="5905340D"/>
    <w:rsid w:val="590C88CE"/>
    <w:rsid w:val="590CCDB9"/>
    <w:rsid w:val="590D8CBE"/>
    <w:rsid w:val="590EF3C6"/>
    <w:rsid w:val="591CDF7D"/>
    <w:rsid w:val="5920F6AF"/>
    <w:rsid w:val="592C7108"/>
    <w:rsid w:val="592E7FA2"/>
    <w:rsid w:val="592F8493"/>
    <w:rsid w:val="593207F9"/>
    <w:rsid w:val="5934D2FC"/>
    <w:rsid w:val="59352270"/>
    <w:rsid w:val="593A02AF"/>
    <w:rsid w:val="593A99E1"/>
    <w:rsid w:val="593B3258"/>
    <w:rsid w:val="593FAB3A"/>
    <w:rsid w:val="594C51F1"/>
    <w:rsid w:val="594F8BDC"/>
    <w:rsid w:val="5952DB52"/>
    <w:rsid w:val="59541A76"/>
    <w:rsid w:val="595AED4B"/>
    <w:rsid w:val="595C3778"/>
    <w:rsid w:val="595FB876"/>
    <w:rsid w:val="59636B11"/>
    <w:rsid w:val="596D4D12"/>
    <w:rsid w:val="596F962D"/>
    <w:rsid w:val="597012E9"/>
    <w:rsid w:val="5970A0B8"/>
    <w:rsid w:val="5972600C"/>
    <w:rsid w:val="59750056"/>
    <w:rsid w:val="59763719"/>
    <w:rsid w:val="5978B4D2"/>
    <w:rsid w:val="59835757"/>
    <w:rsid w:val="5985AEED"/>
    <w:rsid w:val="59894D95"/>
    <w:rsid w:val="59916EED"/>
    <w:rsid w:val="59925AE1"/>
    <w:rsid w:val="5994A3E5"/>
    <w:rsid w:val="59963D0D"/>
    <w:rsid w:val="599756E3"/>
    <w:rsid w:val="59993A3A"/>
    <w:rsid w:val="599E133C"/>
    <w:rsid w:val="59A1319C"/>
    <w:rsid w:val="59A5A775"/>
    <w:rsid w:val="59A952C4"/>
    <w:rsid w:val="59AE2718"/>
    <w:rsid w:val="59B911D2"/>
    <w:rsid w:val="59BF9420"/>
    <w:rsid w:val="59BFD9E0"/>
    <w:rsid w:val="59C0D32F"/>
    <w:rsid w:val="59C2787D"/>
    <w:rsid w:val="59C2C66E"/>
    <w:rsid w:val="59C37A10"/>
    <w:rsid w:val="59C49DA8"/>
    <w:rsid w:val="59C51F37"/>
    <w:rsid w:val="59C8A7FB"/>
    <w:rsid w:val="59C8E409"/>
    <w:rsid w:val="59C91134"/>
    <w:rsid w:val="59D2B39D"/>
    <w:rsid w:val="59D36639"/>
    <w:rsid w:val="59DB679E"/>
    <w:rsid w:val="59DEA0A8"/>
    <w:rsid w:val="59DEA5F1"/>
    <w:rsid w:val="59DF5486"/>
    <w:rsid w:val="59E20C89"/>
    <w:rsid w:val="59E3EE74"/>
    <w:rsid w:val="59E87ECF"/>
    <w:rsid w:val="59E8D3CB"/>
    <w:rsid w:val="59EB48DD"/>
    <w:rsid w:val="59F51727"/>
    <w:rsid w:val="59F81932"/>
    <w:rsid w:val="59F8A018"/>
    <w:rsid w:val="59FA66C7"/>
    <w:rsid w:val="59FF5F80"/>
    <w:rsid w:val="59FFA2E8"/>
    <w:rsid w:val="5A0416B5"/>
    <w:rsid w:val="5A0912A9"/>
    <w:rsid w:val="5A09DA6D"/>
    <w:rsid w:val="5A0A047A"/>
    <w:rsid w:val="5A0B9788"/>
    <w:rsid w:val="5A0E284A"/>
    <w:rsid w:val="5A0FDDDD"/>
    <w:rsid w:val="5A176B9A"/>
    <w:rsid w:val="5A21BE66"/>
    <w:rsid w:val="5A28E294"/>
    <w:rsid w:val="5A29A73E"/>
    <w:rsid w:val="5A2DC271"/>
    <w:rsid w:val="5A30BE5E"/>
    <w:rsid w:val="5A34BD5F"/>
    <w:rsid w:val="5A352A57"/>
    <w:rsid w:val="5A383A7F"/>
    <w:rsid w:val="5A3A275B"/>
    <w:rsid w:val="5A42B9DD"/>
    <w:rsid w:val="5A42CDC3"/>
    <w:rsid w:val="5A42E3CC"/>
    <w:rsid w:val="5A45DC38"/>
    <w:rsid w:val="5A4634E9"/>
    <w:rsid w:val="5A4B82E5"/>
    <w:rsid w:val="5A4BD1CA"/>
    <w:rsid w:val="5A4D3BFF"/>
    <w:rsid w:val="5A4D62A9"/>
    <w:rsid w:val="5A517AFD"/>
    <w:rsid w:val="5A540DD5"/>
    <w:rsid w:val="5A56189B"/>
    <w:rsid w:val="5A57B999"/>
    <w:rsid w:val="5A57DD54"/>
    <w:rsid w:val="5A58E4C1"/>
    <w:rsid w:val="5A5FE17D"/>
    <w:rsid w:val="5A655312"/>
    <w:rsid w:val="5A657833"/>
    <w:rsid w:val="5A6926BD"/>
    <w:rsid w:val="5A730888"/>
    <w:rsid w:val="5A73D205"/>
    <w:rsid w:val="5A7439EB"/>
    <w:rsid w:val="5A769135"/>
    <w:rsid w:val="5A7E9916"/>
    <w:rsid w:val="5A846BF0"/>
    <w:rsid w:val="5A87181B"/>
    <w:rsid w:val="5A8770C2"/>
    <w:rsid w:val="5A888011"/>
    <w:rsid w:val="5A89ACC6"/>
    <w:rsid w:val="5A8B6100"/>
    <w:rsid w:val="5A8B7E6C"/>
    <w:rsid w:val="5A9B3BEF"/>
    <w:rsid w:val="5AA535A7"/>
    <w:rsid w:val="5AA5A9BD"/>
    <w:rsid w:val="5AAE67F7"/>
    <w:rsid w:val="5AB7BB90"/>
    <w:rsid w:val="5ABBB34B"/>
    <w:rsid w:val="5ABF41F8"/>
    <w:rsid w:val="5AC9CE79"/>
    <w:rsid w:val="5AD0F2D1"/>
    <w:rsid w:val="5AD55087"/>
    <w:rsid w:val="5ADAF2F1"/>
    <w:rsid w:val="5ADB4108"/>
    <w:rsid w:val="5ADDCE24"/>
    <w:rsid w:val="5AE1C901"/>
    <w:rsid w:val="5AE8E89D"/>
    <w:rsid w:val="5AE9F299"/>
    <w:rsid w:val="5AECC723"/>
    <w:rsid w:val="5AEE4070"/>
    <w:rsid w:val="5AF3B5F7"/>
    <w:rsid w:val="5AF54678"/>
    <w:rsid w:val="5AF54DE6"/>
    <w:rsid w:val="5AF8529B"/>
    <w:rsid w:val="5AFB97DF"/>
    <w:rsid w:val="5AFC3389"/>
    <w:rsid w:val="5AFC6044"/>
    <w:rsid w:val="5AFE31A7"/>
    <w:rsid w:val="5B0B5F40"/>
    <w:rsid w:val="5B0F69D7"/>
    <w:rsid w:val="5B12586E"/>
    <w:rsid w:val="5B1553EE"/>
    <w:rsid w:val="5B161A8A"/>
    <w:rsid w:val="5B192A10"/>
    <w:rsid w:val="5B194699"/>
    <w:rsid w:val="5B196C4A"/>
    <w:rsid w:val="5B1CEA30"/>
    <w:rsid w:val="5B1E7F9F"/>
    <w:rsid w:val="5B208677"/>
    <w:rsid w:val="5B2159D0"/>
    <w:rsid w:val="5B2589F3"/>
    <w:rsid w:val="5B2EC243"/>
    <w:rsid w:val="5B2F660C"/>
    <w:rsid w:val="5B35CB60"/>
    <w:rsid w:val="5B3C0739"/>
    <w:rsid w:val="5B3CEB96"/>
    <w:rsid w:val="5B3D63F6"/>
    <w:rsid w:val="5B41DD8E"/>
    <w:rsid w:val="5B44D09C"/>
    <w:rsid w:val="5B459E4A"/>
    <w:rsid w:val="5B4746D3"/>
    <w:rsid w:val="5B48587A"/>
    <w:rsid w:val="5B4B1558"/>
    <w:rsid w:val="5B4C6C90"/>
    <w:rsid w:val="5B4F28F6"/>
    <w:rsid w:val="5B552942"/>
    <w:rsid w:val="5B58B6AC"/>
    <w:rsid w:val="5B5A177B"/>
    <w:rsid w:val="5B5C1B24"/>
    <w:rsid w:val="5B5F6189"/>
    <w:rsid w:val="5B634714"/>
    <w:rsid w:val="5B639361"/>
    <w:rsid w:val="5B642CB6"/>
    <w:rsid w:val="5B669678"/>
    <w:rsid w:val="5B678F2E"/>
    <w:rsid w:val="5B6FDE23"/>
    <w:rsid w:val="5B7195B4"/>
    <w:rsid w:val="5B7BFCAD"/>
    <w:rsid w:val="5B7DBC27"/>
    <w:rsid w:val="5B7E9273"/>
    <w:rsid w:val="5B80843E"/>
    <w:rsid w:val="5B830AF7"/>
    <w:rsid w:val="5B836115"/>
    <w:rsid w:val="5B844F30"/>
    <w:rsid w:val="5B84A42C"/>
    <w:rsid w:val="5B880D18"/>
    <w:rsid w:val="5B8BB4DC"/>
    <w:rsid w:val="5B8C1702"/>
    <w:rsid w:val="5B8F121F"/>
    <w:rsid w:val="5B914F99"/>
    <w:rsid w:val="5B9C75BC"/>
    <w:rsid w:val="5BA4CDA3"/>
    <w:rsid w:val="5BA767E9"/>
    <w:rsid w:val="5BA8A0B2"/>
    <w:rsid w:val="5BAC8562"/>
    <w:rsid w:val="5BAC8B2C"/>
    <w:rsid w:val="5BACB228"/>
    <w:rsid w:val="5BADDF6B"/>
    <w:rsid w:val="5BB4CD7C"/>
    <w:rsid w:val="5BB7BA6B"/>
    <w:rsid w:val="5BB90AFE"/>
    <w:rsid w:val="5BBDF30C"/>
    <w:rsid w:val="5BC4C428"/>
    <w:rsid w:val="5BC901EC"/>
    <w:rsid w:val="5BC964D5"/>
    <w:rsid w:val="5BC9A9A6"/>
    <w:rsid w:val="5BCA1778"/>
    <w:rsid w:val="5BCD2A52"/>
    <w:rsid w:val="5BCF23FD"/>
    <w:rsid w:val="5BD01C00"/>
    <w:rsid w:val="5BD1709A"/>
    <w:rsid w:val="5BD29DE0"/>
    <w:rsid w:val="5BD46945"/>
    <w:rsid w:val="5BD52B5F"/>
    <w:rsid w:val="5BD92B26"/>
    <w:rsid w:val="5BDA5715"/>
    <w:rsid w:val="5BE0156E"/>
    <w:rsid w:val="5BE2C0D3"/>
    <w:rsid w:val="5BE56ADD"/>
    <w:rsid w:val="5BE5F100"/>
    <w:rsid w:val="5BE95FF4"/>
    <w:rsid w:val="5BF92212"/>
    <w:rsid w:val="5C02A86D"/>
    <w:rsid w:val="5C052E77"/>
    <w:rsid w:val="5C05D7F6"/>
    <w:rsid w:val="5C0E81E4"/>
    <w:rsid w:val="5C0E84C9"/>
    <w:rsid w:val="5C17DEF6"/>
    <w:rsid w:val="5C1969D6"/>
    <w:rsid w:val="5C1BA4C1"/>
    <w:rsid w:val="5C1EBC92"/>
    <w:rsid w:val="5C1FB85D"/>
    <w:rsid w:val="5C20A1F8"/>
    <w:rsid w:val="5C257FF0"/>
    <w:rsid w:val="5C275E11"/>
    <w:rsid w:val="5C282775"/>
    <w:rsid w:val="5C29A9AC"/>
    <w:rsid w:val="5C31FAA6"/>
    <w:rsid w:val="5C349EA9"/>
    <w:rsid w:val="5C37E0ED"/>
    <w:rsid w:val="5C3E2E0D"/>
    <w:rsid w:val="5C403796"/>
    <w:rsid w:val="5C40FE1A"/>
    <w:rsid w:val="5C46FC68"/>
    <w:rsid w:val="5C474052"/>
    <w:rsid w:val="5C482A54"/>
    <w:rsid w:val="5C4CB653"/>
    <w:rsid w:val="5C4DBC4C"/>
    <w:rsid w:val="5C4EFF81"/>
    <w:rsid w:val="5C56DE20"/>
    <w:rsid w:val="5C5AAE59"/>
    <w:rsid w:val="5C5FD7CF"/>
    <w:rsid w:val="5C5FD7CF"/>
    <w:rsid w:val="5C62EA67"/>
    <w:rsid w:val="5C64DBE1"/>
    <w:rsid w:val="5C6B8681"/>
    <w:rsid w:val="5C6FCE1B"/>
    <w:rsid w:val="5C76EAE4"/>
    <w:rsid w:val="5C7CBCF5"/>
    <w:rsid w:val="5C7CC9D7"/>
    <w:rsid w:val="5C85EB8F"/>
    <w:rsid w:val="5C88FA48"/>
    <w:rsid w:val="5C8B435C"/>
    <w:rsid w:val="5C91947F"/>
    <w:rsid w:val="5C9259C4"/>
    <w:rsid w:val="5C938A37"/>
    <w:rsid w:val="5CA3CC91"/>
    <w:rsid w:val="5CAB0877"/>
    <w:rsid w:val="5CAE7026"/>
    <w:rsid w:val="5CB1EDAC"/>
    <w:rsid w:val="5CBA7D33"/>
    <w:rsid w:val="5CBEA6F2"/>
    <w:rsid w:val="5CC4011B"/>
    <w:rsid w:val="5CC4668B"/>
    <w:rsid w:val="5CC6E057"/>
    <w:rsid w:val="5CC9E480"/>
    <w:rsid w:val="5CCC70C0"/>
    <w:rsid w:val="5CCCD575"/>
    <w:rsid w:val="5CDE82A5"/>
    <w:rsid w:val="5CDF2176"/>
    <w:rsid w:val="5CE0CD85"/>
    <w:rsid w:val="5CE3FE64"/>
    <w:rsid w:val="5CED3199"/>
    <w:rsid w:val="5CF3253B"/>
    <w:rsid w:val="5CF6EFFD"/>
    <w:rsid w:val="5CF8298B"/>
    <w:rsid w:val="5D04C1A7"/>
    <w:rsid w:val="5D0704FB"/>
    <w:rsid w:val="5D0A4E22"/>
    <w:rsid w:val="5D0A859E"/>
    <w:rsid w:val="5D16F548"/>
    <w:rsid w:val="5D196E75"/>
    <w:rsid w:val="5D19A3B3"/>
    <w:rsid w:val="5D1C0E87"/>
    <w:rsid w:val="5D22C55D"/>
    <w:rsid w:val="5D22E99F"/>
    <w:rsid w:val="5D254E67"/>
    <w:rsid w:val="5D25A833"/>
    <w:rsid w:val="5D25C16C"/>
    <w:rsid w:val="5D299259"/>
    <w:rsid w:val="5D2F82DD"/>
    <w:rsid w:val="5D33A937"/>
    <w:rsid w:val="5D377FAB"/>
    <w:rsid w:val="5D382AA5"/>
    <w:rsid w:val="5D454B81"/>
    <w:rsid w:val="5D512297"/>
    <w:rsid w:val="5D56E1FB"/>
    <w:rsid w:val="5D5AF17B"/>
    <w:rsid w:val="5D5B3B0E"/>
    <w:rsid w:val="5D5C7CD8"/>
    <w:rsid w:val="5D622ECB"/>
    <w:rsid w:val="5D66B5AA"/>
    <w:rsid w:val="5D68D8DD"/>
    <w:rsid w:val="5D699940"/>
    <w:rsid w:val="5D6A3952"/>
    <w:rsid w:val="5D6C3279"/>
    <w:rsid w:val="5D71B496"/>
    <w:rsid w:val="5D72F4EA"/>
    <w:rsid w:val="5D78E29F"/>
    <w:rsid w:val="5D7A9979"/>
    <w:rsid w:val="5D800003"/>
    <w:rsid w:val="5D81F0FA"/>
    <w:rsid w:val="5D826A21"/>
    <w:rsid w:val="5D8927EF"/>
    <w:rsid w:val="5D8AC555"/>
    <w:rsid w:val="5D975AB2"/>
    <w:rsid w:val="5D9BF95A"/>
    <w:rsid w:val="5D9E2D62"/>
    <w:rsid w:val="5DA278D0"/>
    <w:rsid w:val="5DA92286"/>
    <w:rsid w:val="5DAA4444"/>
    <w:rsid w:val="5DAC5DA1"/>
    <w:rsid w:val="5DB28EA3"/>
    <w:rsid w:val="5DBC7A8A"/>
    <w:rsid w:val="5DBCC6D4"/>
    <w:rsid w:val="5DBF2F2C"/>
    <w:rsid w:val="5DC06C41"/>
    <w:rsid w:val="5DC1A897"/>
    <w:rsid w:val="5DC323F9"/>
    <w:rsid w:val="5DC6C772"/>
    <w:rsid w:val="5DC6F76C"/>
    <w:rsid w:val="5DC79BF7"/>
    <w:rsid w:val="5DC83557"/>
    <w:rsid w:val="5DC9E38D"/>
    <w:rsid w:val="5DD09D56"/>
    <w:rsid w:val="5DD8A1A7"/>
    <w:rsid w:val="5DDC37A0"/>
    <w:rsid w:val="5DDF108B"/>
    <w:rsid w:val="5DE012B1"/>
    <w:rsid w:val="5DE02331"/>
    <w:rsid w:val="5DE115BA"/>
    <w:rsid w:val="5DE2935D"/>
    <w:rsid w:val="5DE45B9B"/>
    <w:rsid w:val="5DE4F75C"/>
    <w:rsid w:val="5DE721B8"/>
    <w:rsid w:val="5DE92230"/>
    <w:rsid w:val="5DEE3A49"/>
    <w:rsid w:val="5DF14C99"/>
    <w:rsid w:val="5DF6C1C7"/>
    <w:rsid w:val="5DFC05FA"/>
    <w:rsid w:val="5DFD7CAE"/>
    <w:rsid w:val="5E041E96"/>
    <w:rsid w:val="5E067527"/>
    <w:rsid w:val="5E099480"/>
    <w:rsid w:val="5E0C2749"/>
    <w:rsid w:val="5E0E6E0F"/>
    <w:rsid w:val="5E0F3A53"/>
    <w:rsid w:val="5E11E1A0"/>
    <w:rsid w:val="5E1289E3"/>
    <w:rsid w:val="5E17DA5D"/>
    <w:rsid w:val="5E17FD7E"/>
    <w:rsid w:val="5E1C6C61"/>
    <w:rsid w:val="5E1DA2FD"/>
    <w:rsid w:val="5E23442C"/>
    <w:rsid w:val="5E2C3B0A"/>
    <w:rsid w:val="5E35C85E"/>
    <w:rsid w:val="5E39ADB8"/>
    <w:rsid w:val="5E3EA2A2"/>
    <w:rsid w:val="5E42D4F1"/>
    <w:rsid w:val="5E44CD71"/>
    <w:rsid w:val="5E46F0BD"/>
    <w:rsid w:val="5E4B48BF"/>
    <w:rsid w:val="5E4C9BB5"/>
    <w:rsid w:val="5E4EDF75"/>
    <w:rsid w:val="5E4F1F37"/>
    <w:rsid w:val="5E519282"/>
    <w:rsid w:val="5E536DC4"/>
    <w:rsid w:val="5E541E0F"/>
    <w:rsid w:val="5E562810"/>
    <w:rsid w:val="5E595C11"/>
    <w:rsid w:val="5E598A07"/>
    <w:rsid w:val="5E60A148"/>
    <w:rsid w:val="5E6A47FA"/>
    <w:rsid w:val="5E6C38DB"/>
    <w:rsid w:val="5E6FD527"/>
    <w:rsid w:val="5E773B35"/>
    <w:rsid w:val="5E7C715E"/>
    <w:rsid w:val="5E7D3F0C"/>
    <w:rsid w:val="5E7DBC39"/>
    <w:rsid w:val="5E80C972"/>
    <w:rsid w:val="5E869F23"/>
    <w:rsid w:val="5E8732DA"/>
    <w:rsid w:val="5E8B2DFE"/>
    <w:rsid w:val="5E8C41FB"/>
    <w:rsid w:val="5E910BC2"/>
    <w:rsid w:val="5E923202"/>
    <w:rsid w:val="5E97FDDC"/>
    <w:rsid w:val="5E9FC509"/>
    <w:rsid w:val="5EA2430D"/>
    <w:rsid w:val="5EA88201"/>
    <w:rsid w:val="5EAB7A94"/>
    <w:rsid w:val="5EAC28E5"/>
    <w:rsid w:val="5EAD7F29"/>
    <w:rsid w:val="5EB118B2"/>
    <w:rsid w:val="5EB60DDA"/>
    <w:rsid w:val="5EB696F4"/>
    <w:rsid w:val="5EB88FED"/>
    <w:rsid w:val="5EC40C3D"/>
    <w:rsid w:val="5EC86009"/>
    <w:rsid w:val="5ECCB96F"/>
    <w:rsid w:val="5ECF7DF8"/>
    <w:rsid w:val="5ED303B5"/>
    <w:rsid w:val="5ED9A9CC"/>
    <w:rsid w:val="5EDA2F68"/>
    <w:rsid w:val="5EDAF12F"/>
    <w:rsid w:val="5EDD4583"/>
    <w:rsid w:val="5EDFB258"/>
    <w:rsid w:val="5EE29603"/>
    <w:rsid w:val="5EEB293E"/>
    <w:rsid w:val="5EEBB19D"/>
    <w:rsid w:val="5EED040E"/>
    <w:rsid w:val="5EF518D0"/>
    <w:rsid w:val="5EF593CE"/>
    <w:rsid w:val="5EF66D33"/>
    <w:rsid w:val="5EF71CF2"/>
    <w:rsid w:val="5F130283"/>
    <w:rsid w:val="5F196775"/>
    <w:rsid w:val="5F1BAA5C"/>
    <w:rsid w:val="5F1BE8FB"/>
    <w:rsid w:val="5F1E3B2C"/>
    <w:rsid w:val="5F2313E3"/>
    <w:rsid w:val="5F23AD28"/>
    <w:rsid w:val="5F240EC2"/>
    <w:rsid w:val="5F245D80"/>
    <w:rsid w:val="5F35E89A"/>
    <w:rsid w:val="5F3CE8E8"/>
    <w:rsid w:val="5F3E8128"/>
    <w:rsid w:val="5F429742"/>
    <w:rsid w:val="5F43AAC8"/>
    <w:rsid w:val="5F4BDC86"/>
    <w:rsid w:val="5F4D9EE7"/>
    <w:rsid w:val="5F5B1080"/>
    <w:rsid w:val="5F650289"/>
    <w:rsid w:val="5F660758"/>
    <w:rsid w:val="5F667526"/>
    <w:rsid w:val="5F85171A"/>
    <w:rsid w:val="5F8E1F22"/>
    <w:rsid w:val="5F8FD225"/>
    <w:rsid w:val="5F909019"/>
    <w:rsid w:val="5F986D46"/>
    <w:rsid w:val="5F9D16DD"/>
    <w:rsid w:val="5F9D8E62"/>
    <w:rsid w:val="5F9E7C8F"/>
    <w:rsid w:val="5FA21A8D"/>
    <w:rsid w:val="5FA2A051"/>
    <w:rsid w:val="5FA8AD70"/>
    <w:rsid w:val="5FA9E98F"/>
    <w:rsid w:val="5FAB56A3"/>
    <w:rsid w:val="5FB06AA6"/>
    <w:rsid w:val="5FB24289"/>
    <w:rsid w:val="5FB25E40"/>
    <w:rsid w:val="5FB3B287"/>
    <w:rsid w:val="5FB45219"/>
    <w:rsid w:val="5FB94385"/>
    <w:rsid w:val="5FB98BC4"/>
    <w:rsid w:val="5FBD3FFE"/>
    <w:rsid w:val="5FBFDF3F"/>
    <w:rsid w:val="5FC1CC92"/>
    <w:rsid w:val="5FC2D0F1"/>
    <w:rsid w:val="5FC36789"/>
    <w:rsid w:val="5FC373ED"/>
    <w:rsid w:val="5FC535EF"/>
    <w:rsid w:val="5FCB9140"/>
    <w:rsid w:val="5FCC0935"/>
    <w:rsid w:val="5FD213E9"/>
    <w:rsid w:val="5FDA41A0"/>
    <w:rsid w:val="5FE038C0"/>
    <w:rsid w:val="5FE0D435"/>
    <w:rsid w:val="5FE98BAD"/>
    <w:rsid w:val="5FEB40CC"/>
    <w:rsid w:val="5FEF135F"/>
    <w:rsid w:val="5FF4CC99"/>
    <w:rsid w:val="5FF62EE9"/>
    <w:rsid w:val="5FFF0AD7"/>
    <w:rsid w:val="6002C51A"/>
    <w:rsid w:val="60069971"/>
    <w:rsid w:val="60090779"/>
    <w:rsid w:val="600D80DF"/>
    <w:rsid w:val="60124249"/>
    <w:rsid w:val="6015799F"/>
    <w:rsid w:val="601DED17"/>
    <w:rsid w:val="601EC47C"/>
    <w:rsid w:val="6025DB79"/>
    <w:rsid w:val="602AB956"/>
    <w:rsid w:val="60313392"/>
    <w:rsid w:val="60330FD6"/>
    <w:rsid w:val="60372642"/>
    <w:rsid w:val="60389DE3"/>
    <w:rsid w:val="603CD6A6"/>
    <w:rsid w:val="603FFE89"/>
    <w:rsid w:val="6042EB72"/>
    <w:rsid w:val="6043E324"/>
    <w:rsid w:val="6044E9A8"/>
    <w:rsid w:val="6050390E"/>
    <w:rsid w:val="6051ECA5"/>
    <w:rsid w:val="6053DD53"/>
    <w:rsid w:val="60564FAC"/>
    <w:rsid w:val="60568B14"/>
    <w:rsid w:val="605A9FE4"/>
    <w:rsid w:val="605E0A4F"/>
    <w:rsid w:val="605E219D"/>
    <w:rsid w:val="606A8A7A"/>
    <w:rsid w:val="606B0509"/>
    <w:rsid w:val="606D3E6E"/>
    <w:rsid w:val="6078D19B"/>
    <w:rsid w:val="607915E4"/>
    <w:rsid w:val="6079D660"/>
    <w:rsid w:val="607D7799"/>
    <w:rsid w:val="608781EA"/>
    <w:rsid w:val="60886276"/>
    <w:rsid w:val="6088A153"/>
    <w:rsid w:val="608BC58E"/>
    <w:rsid w:val="608D1789"/>
    <w:rsid w:val="6093C54B"/>
    <w:rsid w:val="60962524"/>
    <w:rsid w:val="60A07117"/>
    <w:rsid w:val="60A57C5B"/>
    <w:rsid w:val="60A8B7DA"/>
    <w:rsid w:val="60A954DC"/>
    <w:rsid w:val="60AA04EE"/>
    <w:rsid w:val="60AAB3AD"/>
    <w:rsid w:val="60ACBD20"/>
    <w:rsid w:val="60B02F5D"/>
    <w:rsid w:val="60B56C07"/>
    <w:rsid w:val="60B644B1"/>
    <w:rsid w:val="60BAF4B2"/>
    <w:rsid w:val="60BD4165"/>
    <w:rsid w:val="60BFD262"/>
    <w:rsid w:val="60C015C7"/>
    <w:rsid w:val="60C14907"/>
    <w:rsid w:val="60C7F5F9"/>
    <w:rsid w:val="60CD0BB4"/>
    <w:rsid w:val="60CEAD1C"/>
    <w:rsid w:val="60D55127"/>
    <w:rsid w:val="60D7FD75"/>
    <w:rsid w:val="60D9BAE5"/>
    <w:rsid w:val="60DE91F3"/>
    <w:rsid w:val="60DF1299"/>
    <w:rsid w:val="60E07446"/>
    <w:rsid w:val="60E47E21"/>
    <w:rsid w:val="60E669D7"/>
    <w:rsid w:val="60E716EE"/>
    <w:rsid w:val="60EF20FF"/>
    <w:rsid w:val="60F029A3"/>
    <w:rsid w:val="60F83B60"/>
    <w:rsid w:val="60FABFF0"/>
    <w:rsid w:val="61024F61"/>
    <w:rsid w:val="6104F52D"/>
    <w:rsid w:val="610DC96A"/>
    <w:rsid w:val="6110049F"/>
    <w:rsid w:val="61121CFD"/>
    <w:rsid w:val="611416E6"/>
    <w:rsid w:val="61175A34"/>
    <w:rsid w:val="611A47C1"/>
    <w:rsid w:val="611A8980"/>
    <w:rsid w:val="611B261F"/>
    <w:rsid w:val="611FD9AD"/>
    <w:rsid w:val="6126D235"/>
    <w:rsid w:val="612731D8"/>
    <w:rsid w:val="6134967F"/>
    <w:rsid w:val="61384D04"/>
    <w:rsid w:val="6138A6FD"/>
    <w:rsid w:val="614189A8"/>
    <w:rsid w:val="614231A3"/>
    <w:rsid w:val="6142F562"/>
    <w:rsid w:val="61441992"/>
    <w:rsid w:val="6147DCBF"/>
    <w:rsid w:val="614AC5E1"/>
    <w:rsid w:val="614B2276"/>
    <w:rsid w:val="614DD23A"/>
    <w:rsid w:val="6151B321"/>
    <w:rsid w:val="615B0A6E"/>
    <w:rsid w:val="615D2023"/>
    <w:rsid w:val="6164DCF4"/>
    <w:rsid w:val="61667145"/>
    <w:rsid w:val="616A2FDE"/>
    <w:rsid w:val="616AFCB9"/>
    <w:rsid w:val="616C47D7"/>
    <w:rsid w:val="616C64DE"/>
    <w:rsid w:val="6173411F"/>
    <w:rsid w:val="61774702"/>
    <w:rsid w:val="6179C78E"/>
    <w:rsid w:val="617F6DB6"/>
    <w:rsid w:val="617FB6E6"/>
    <w:rsid w:val="61817BA4"/>
    <w:rsid w:val="618A10D1"/>
    <w:rsid w:val="618CC8B0"/>
    <w:rsid w:val="619132DE"/>
    <w:rsid w:val="619136D0"/>
    <w:rsid w:val="61957F61"/>
    <w:rsid w:val="619E8B3D"/>
    <w:rsid w:val="61A48BE3"/>
    <w:rsid w:val="61AE7AAA"/>
    <w:rsid w:val="61B167DF"/>
    <w:rsid w:val="61B1C6F3"/>
    <w:rsid w:val="61B65968"/>
    <w:rsid w:val="61BCC124"/>
    <w:rsid w:val="61C519BD"/>
    <w:rsid w:val="61CA54E6"/>
    <w:rsid w:val="61CB8B08"/>
    <w:rsid w:val="61D24DCD"/>
    <w:rsid w:val="61D5D7FC"/>
    <w:rsid w:val="61D74224"/>
    <w:rsid w:val="61DA761E"/>
    <w:rsid w:val="61DB58BE"/>
    <w:rsid w:val="61DC78A8"/>
    <w:rsid w:val="61E14897"/>
    <w:rsid w:val="61E43912"/>
    <w:rsid w:val="61E59B91"/>
    <w:rsid w:val="61E64554"/>
    <w:rsid w:val="61E7F83E"/>
    <w:rsid w:val="61EA666B"/>
    <w:rsid w:val="61EDC9B1"/>
    <w:rsid w:val="61EFADB4"/>
    <w:rsid w:val="61FF6A4B"/>
    <w:rsid w:val="62021FD6"/>
    <w:rsid w:val="6202EC45"/>
    <w:rsid w:val="620404C6"/>
    <w:rsid w:val="620CA48E"/>
    <w:rsid w:val="620D1D45"/>
    <w:rsid w:val="620EA4EC"/>
    <w:rsid w:val="6213C7CB"/>
    <w:rsid w:val="6214E645"/>
    <w:rsid w:val="62150AC1"/>
    <w:rsid w:val="621EB649"/>
    <w:rsid w:val="622493BA"/>
    <w:rsid w:val="622B0FEB"/>
    <w:rsid w:val="622B5D85"/>
    <w:rsid w:val="622B9429"/>
    <w:rsid w:val="622EA97C"/>
    <w:rsid w:val="6230208E"/>
    <w:rsid w:val="6237234A"/>
    <w:rsid w:val="623FCB9A"/>
    <w:rsid w:val="624187E0"/>
    <w:rsid w:val="62423FE5"/>
    <w:rsid w:val="6243D9C0"/>
    <w:rsid w:val="6243DD97"/>
    <w:rsid w:val="62440332"/>
    <w:rsid w:val="6258D188"/>
    <w:rsid w:val="625B7F80"/>
    <w:rsid w:val="625BE4ED"/>
    <w:rsid w:val="625D1D33"/>
    <w:rsid w:val="625F6F5A"/>
    <w:rsid w:val="6264D7AA"/>
    <w:rsid w:val="626621D8"/>
    <w:rsid w:val="626F4DB3"/>
    <w:rsid w:val="6276E004"/>
    <w:rsid w:val="6277FF45"/>
    <w:rsid w:val="627C1812"/>
    <w:rsid w:val="627F7352"/>
    <w:rsid w:val="6284C292"/>
    <w:rsid w:val="628B1D9D"/>
    <w:rsid w:val="628D6CB9"/>
    <w:rsid w:val="62922D65"/>
    <w:rsid w:val="629ACB28"/>
    <w:rsid w:val="629B0F10"/>
    <w:rsid w:val="62A0A31C"/>
    <w:rsid w:val="62A5A29E"/>
    <w:rsid w:val="62A60C4D"/>
    <w:rsid w:val="62A69565"/>
    <w:rsid w:val="62AB9819"/>
    <w:rsid w:val="62B02CD3"/>
    <w:rsid w:val="62B30BA3"/>
    <w:rsid w:val="62B8D926"/>
    <w:rsid w:val="62C11E56"/>
    <w:rsid w:val="62C1838F"/>
    <w:rsid w:val="62CAF9DA"/>
    <w:rsid w:val="62D07717"/>
    <w:rsid w:val="62D68857"/>
    <w:rsid w:val="62D82FF9"/>
    <w:rsid w:val="62D89BB5"/>
    <w:rsid w:val="62DCB6CA"/>
    <w:rsid w:val="62E0AED2"/>
    <w:rsid w:val="62E0C09E"/>
    <w:rsid w:val="62E49987"/>
    <w:rsid w:val="62E4D12A"/>
    <w:rsid w:val="62ED3AD6"/>
    <w:rsid w:val="62EFAC27"/>
    <w:rsid w:val="62F32956"/>
    <w:rsid w:val="62F7FF01"/>
    <w:rsid w:val="62F836FD"/>
    <w:rsid w:val="62FB3069"/>
    <w:rsid w:val="62FBD630"/>
    <w:rsid w:val="6300CAA6"/>
    <w:rsid w:val="6304B186"/>
    <w:rsid w:val="6304B468"/>
    <w:rsid w:val="630C8561"/>
    <w:rsid w:val="630F0990"/>
    <w:rsid w:val="631470AD"/>
    <w:rsid w:val="6318482C"/>
    <w:rsid w:val="631DA3EE"/>
    <w:rsid w:val="631DC92F"/>
    <w:rsid w:val="632410AF"/>
    <w:rsid w:val="63273807"/>
    <w:rsid w:val="632A0A53"/>
    <w:rsid w:val="632C1752"/>
    <w:rsid w:val="63316058"/>
    <w:rsid w:val="6336B0E8"/>
    <w:rsid w:val="6339ED0E"/>
    <w:rsid w:val="634626AE"/>
    <w:rsid w:val="6348753C"/>
    <w:rsid w:val="6349401E"/>
    <w:rsid w:val="634C209B"/>
    <w:rsid w:val="6351C5A6"/>
    <w:rsid w:val="6356CB1D"/>
    <w:rsid w:val="6359CB26"/>
    <w:rsid w:val="635CDF80"/>
    <w:rsid w:val="635D5D84"/>
    <w:rsid w:val="635E56EC"/>
    <w:rsid w:val="635E6AA2"/>
    <w:rsid w:val="6362F5E3"/>
    <w:rsid w:val="63638465"/>
    <w:rsid w:val="636A704E"/>
    <w:rsid w:val="636C98BA"/>
    <w:rsid w:val="636CFD5C"/>
    <w:rsid w:val="636D25AF"/>
    <w:rsid w:val="63737878"/>
    <w:rsid w:val="637B8AC6"/>
    <w:rsid w:val="637E9678"/>
    <w:rsid w:val="637FDD7C"/>
    <w:rsid w:val="6384FCE8"/>
    <w:rsid w:val="6386673C"/>
    <w:rsid w:val="638C8E5D"/>
    <w:rsid w:val="638FB611"/>
    <w:rsid w:val="6390295D"/>
    <w:rsid w:val="6395AB11"/>
    <w:rsid w:val="63975219"/>
    <w:rsid w:val="639D6B32"/>
    <w:rsid w:val="63A1159B"/>
    <w:rsid w:val="63A874EF"/>
    <w:rsid w:val="63AE312C"/>
    <w:rsid w:val="63B3078E"/>
    <w:rsid w:val="63B7E898"/>
    <w:rsid w:val="63B8DCB3"/>
    <w:rsid w:val="63B8F90A"/>
    <w:rsid w:val="63BB3046"/>
    <w:rsid w:val="63C069BE"/>
    <w:rsid w:val="63C16A27"/>
    <w:rsid w:val="63CDBE10"/>
    <w:rsid w:val="63CE7BC8"/>
    <w:rsid w:val="63D4B8F7"/>
    <w:rsid w:val="63D65C2F"/>
    <w:rsid w:val="63D83834"/>
    <w:rsid w:val="63DAAFD5"/>
    <w:rsid w:val="63E03DDF"/>
    <w:rsid w:val="63E6821D"/>
    <w:rsid w:val="63E7375E"/>
    <w:rsid w:val="63E7785D"/>
    <w:rsid w:val="63E9C958"/>
    <w:rsid w:val="63EAF4AB"/>
    <w:rsid w:val="63EBB1FC"/>
    <w:rsid w:val="63ED587C"/>
    <w:rsid w:val="63EE4E81"/>
    <w:rsid w:val="63EF6844"/>
    <w:rsid w:val="63F1BC1E"/>
    <w:rsid w:val="63FEA4FB"/>
    <w:rsid w:val="63FF18C5"/>
    <w:rsid w:val="64038095"/>
    <w:rsid w:val="64066E83"/>
    <w:rsid w:val="6407685F"/>
    <w:rsid w:val="640E5E42"/>
    <w:rsid w:val="64190B4B"/>
    <w:rsid w:val="642354DB"/>
    <w:rsid w:val="6424B9B2"/>
    <w:rsid w:val="64262D8A"/>
    <w:rsid w:val="6429ABA1"/>
    <w:rsid w:val="642A3ECC"/>
    <w:rsid w:val="642C7DA8"/>
    <w:rsid w:val="642D4452"/>
    <w:rsid w:val="64323A12"/>
    <w:rsid w:val="6436C346"/>
    <w:rsid w:val="6438A219"/>
    <w:rsid w:val="644766B6"/>
    <w:rsid w:val="64494671"/>
    <w:rsid w:val="644F01B6"/>
    <w:rsid w:val="6450AF26"/>
    <w:rsid w:val="6451AD75"/>
    <w:rsid w:val="64558037"/>
    <w:rsid w:val="64567C1C"/>
    <w:rsid w:val="645885BC"/>
    <w:rsid w:val="64591E62"/>
    <w:rsid w:val="645DF9AB"/>
    <w:rsid w:val="64607F0C"/>
    <w:rsid w:val="6463AE18"/>
    <w:rsid w:val="64642B72"/>
    <w:rsid w:val="646CC34A"/>
    <w:rsid w:val="64713853"/>
    <w:rsid w:val="6477CBA2"/>
    <w:rsid w:val="64784E25"/>
    <w:rsid w:val="64786628"/>
    <w:rsid w:val="64794846"/>
    <w:rsid w:val="6479E290"/>
    <w:rsid w:val="647D0C76"/>
    <w:rsid w:val="64834134"/>
    <w:rsid w:val="64877DB0"/>
    <w:rsid w:val="648DB7F9"/>
    <w:rsid w:val="6490E234"/>
    <w:rsid w:val="64A1B712"/>
    <w:rsid w:val="64A3D473"/>
    <w:rsid w:val="64A4AE14"/>
    <w:rsid w:val="64A4DE83"/>
    <w:rsid w:val="64AAE3A0"/>
    <w:rsid w:val="64AD9716"/>
    <w:rsid w:val="64B0064C"/>
    <w:rsid w:val="64B095EE"/>
    <w:rsid w:val="64B2B6BA"/>
    <w:rsid w:val="64B62B7F"/>
    <w:rsid w:val="64B92293"/>
    <w:rsid w:val="64B941BD"/>
    <w:rsid w:val="64BF174D"/>
    <w:rsid w:val="64BFDBCF"/>
    <w:rsid w:val="64C2860F"/>
    <w:rsid w:val="64C45C9C"/>
    <w:rsid w:val="64C61D77"/>
    <w:rsid w:val="64C94511"/>
    <w:rsid w:val="64CB5DC9"/>
    <w:rsid w:val="64D7A8C7"/>
    <w:rsid w:val="64D9A02D"/>
    <w:rsid w:val="64DA1490"/>
    <w:rsid w:val="64E0B872"/>
    <w:rsid w:val="64E952B9"/>
    <w:rsid w:val="64EA9616"/>
    <w:rsid w:val="64EE5ACF"/>
    <w:rsid w:val="64F3375B"/>
    <w:rsid w:val="64F544F9"/>
    <w:rsid w:val="64F629A5"/>
    <w:rsid w:val="64FBA008"/>
    <w:rsid w:val="64FDF05D"/>
    <w:rsid w:val="6502D0FE"/>
    <w:rsid w:val="6503912A"/>
    <w:rsid w:val="6504E1FD"/>
    <w:rsid w:val="65068765"/>
    <w:rsid w:val="650932A4"/>
    <w:rsid w:val="65117E7D"/>
    <w:rsid w:val="651216E0"/>
    <w:rsid w:val="6512B154"/>
    <w:rsid w:val="651354C7"/>
    <w:rsid w:val="651438FA"/>
    <w:rsid w:val="651B8C2F"/>
    <w:rsid w:val="652384F5"/>
    <w:rsid w:val="652D2527"/>
    <w:rsid w:val="652E0C33"/>
    <w:rsid w:val="6531B719"/>
    <w:rsid w:val="6535E90A"/>
    <w:rsid w:val="6537C23E"/>
    <w:rsid w:val="6539236D"/>
    <w:rsid w:val="653E1777"/>
    <w:rsid w:val="653F97F1"/>
    <w:rsid w:val="65454A7B"/>
    <w:rsid w:val="654BBED2"/>
    <w:rsid w:val="654C39D5"/>
    <w:rsid w:val="654C6D2B"/>
    <w:rsid w:val="654FC365"/>
    <w:rsid w:val="65511E9A"/>
    <w:rsid w:val="65537F57"/>
    <w:rsid w:val="6553B8F9"/>
    <w:rsid w:val="65541130"/>
    <w:rsid w:val="655BC0DD"/>
    <w:rsid w:val="655E1E40"/>
    <w:rsid w:val="65613598"/>
    <w:rsid w:val="656BCD0D"/>
    <w:rsid w:val="657471C5"/>
    <w:rsid w:val="65752C93"/>
    <w:rsid w:val="6575D75A"/>
    <w:rsid w:val="657F138F"/>
    <w:rsid w:val="65847ECF"/>
    <w:rsid w:val="65908C1F"/>
    <w:rsid w:val="6592B116"/>
    <w:rsid w:val="65946145"/>
    <w:rsid w:val="659B17EB"/>
    <w:rsid w:val="659CF86A"/>
    <w:rsid w:val="65B136A0"/>
    <w:rsid w:val="65B88927"/>
    <w:rsid w:val="65B950DD"/>
    <w:rsid w:val="65BADE8B"/>
    <w:rsid w:val="65BBCA1D"/>
    <w:rsid w:val="65BF8BEA"/>
    <w:rsid w:val="65C169EF"/>
    <w:rsid w:val="65C20D5D"/>
    <w:rsid w:val="65C38893"/>
    <w:rsid w:val="65C416AC"/>
    <w:rsid w:val="65C5A259"/>
    <w:rsid w:val="65C6706A"/>
    <w:rsid w:val="65CB2D60"/>
    <w:rsid w:val="65CD2DF5"/>
    <w:rsid w:val="65D1B8FB"/>
    <w:rsid w:val="65D2968B"/>
    <w:rsid w:val="65D4A387"/>
    <w:rsid w:val="65D9C775"/>
    <w:rsid w:val="65DBB230"/>
    <w:rsid w:val="65DDE268"/>
    <w:rsid w:val="65DDED00"/>
    <w:rsid w:val="65DEC6CB"/>
    <w:rsid w:val="65E05BB5"/>
    <w:rsid w:val="65E9F09A"/>
    <w:rsid w:val="65EA066C"/>
    <w:rsid w:val="65EB16E3"/>
    <w:rsid w:val="65EC7F87"/>
    <w:rsid w:val="65F4B35B"/>
    <w:rsid w:val="65F4D182"/>
    <w:rsid w:val="65F6D320"/>
    <w:rsid w:val="65F84ED4"/>
    <w:rsid w:val="65FB26F7"/>
    <w:rsid w:val="66006557"/>
    <w:rsid w:val="66017505"/>
    <w:rsid w:val="66021AE5"/>
    <w:rsid w:val="66036E01"/>
    <w:rsid w:val="6603CAAF"/>
    <w:rsid w:val="66041239"/>
    <w:rsid w:val="6605A1F4"/>
    <w:rsid w:val="660B2202"/>
    <w:rsid w:val="660C58D7"/>
    <w:rsid w:val="6611E43C"/>
    <w:rsid w:val="66121DF7"/>
    <w:rsid w:val="6616132A"/>
    <w:rsid w:val="6617B6A1"/>
    <w:rsid w:val="661A5F80"/>
    <w:rsid w:val="661C96F7"/>
    <w:rsid w:val="6620AC36"/>
    <w:rsid w:val="66240C91"/>
    <w:rsid w:val="66268D94"/>
    <w:rsid w:val="662BBBBE"/>
    <w:rsid w:val="662D8840"/>
    <w:rsid w:val="66317227"/>
    <w:rsid w:val="6632A916"/>
    <w:rsid w:val="663391BC"/>
    <w:rsid w:val="6634311D"/>
    <w:rsid w:val="66369B4E"/>
    <w:rsid w:val="6637669B"/>
    <w:rsid w:val="66379EB4"/>
    <w:rsid w:val="66388436"/>
    <w:rsid w:val="663E7078"/>
    <w:rsid w:val="6640C896"/>
    <w:rsid w:val="6640D0F9"/>
    <w:rsid w:val="664157C5"/>
    <w:rsid w:val="66451E4C"/>
    <w:rsid w:val="665064D6"/>
    <w:rsid w:val="665258E0"/>
    <w:rsid w:val="6653C2BE"/>
    <w:rsid w:val="665B8930"/>
    <w:rsid w:val="665BC942"/>
    <w:rsid w:val="666248CA"/>
    <w:rsid w:val="66631241"/>
    <w:rsid w:val="66649BED"/>
    <w:rsid w:val="66651E1F"/>
    <w:rsid w:val="666984A9"/>
    <w:rsid w:val="666EE9C8"/>
    <w:rsid w:val="66711A33"/>
    <w:rsid w:val="6674AAE7"/>
    <w:rsid w:val="667ECE71"/>
    <w:rsid w:val="6686E448"/>
    <w:rsid w:val="66870941"/>
    <w:rsid w:val="6691C7FB"/>
    <w:rsid w:val="669519BC"/>
    <w:rsid w:val="669B328D"/>
    <w:rsid w:val="66ADA007"/>
    <w:rsid w:val="66AE643F"/>
    <w:rsid w:val="66B30406"/>
    <w:rsid w:val="66B740AB"/>
    <w:rsid w:val="66B868AB"/>
    <w:rsid w:val="66C81589"/>
    <w:rsid w:val="66CA09E3"/>
    <w:rsid w:val="66CC45E5"/>
    <w:rsid w:val="66CC9289"/>
    <w:rsid w:val="66D053FA"/>
    <w:rsid w:val="66D22944"/>
    <w:rsid w:val="66E08748"/>
    <w:rsid w:val="66EB2761"/>
    <w:rsid w:val="66EBF8C9"/>
    <w:rsid w:val="66EC2CE6"/>
    <w:rsid w:val="66ECE65E"/>
    <w:rsid w:val="66F7A3FA"/>
    <w:rsid w:val="66FA5758"/>
    <w:rsid w:val="66FA9AE7"/>
    <w:rsid w:val="66FAC58C"/>
    <w:rsid w:val="66FD0382"/>
    <w:rsid w:val="66FDCE39"/>
    <w:rsid w:val="66FDD477"/>
    <w:rsid w:val="670353E7"/>
    <w:rsid w:val="670AF77A"/>
    <w:rsid w:val="670D790D"/>
    <w:rsid w:val="6710FEB1"/>
    <w:rsid w:val="67118D72"/>
    <w:rsid w:val="6714A2E7"/>
    <w:rsid w:val="6718A201"/>
    <w:rsid w:val="671988AD"/>
    <w:rsid w:val="67235007"/>
    <w:rsid w:val="672412A4"/>
    <w:rsid w:val="67245F40"/>
    <w:rsid w:val="6727306A"/>
    <w:rsid w:val="672844A7"/>
    <w:rsid w:val="6728AC88"/>
    <w:rsid w:val="672AC89A"/>
    <w:rsid w:val="672C218E"/>
    <w:rsid w:val="672F4979"/>
    <w:rsid w:val="673498C9"/>
    <w:rsid w:val="67353117"/>
    <w:rsid w:val="6744ED59"/>
    <w:rsid w:val="6747F742"/>
    <w:rsid w:val="674E59C9"/>
    <w:rsid w:val="674FD4ED"/>
    <w:rsid w:val="67526DAF"/>
    <w:rsid w:val="6753B14B"/>
    <w:rsid w:val="6754F57C"/>
    <w:rsid w:val="67594F47"/>
    <w:rsid w:val="675F9FC9"/>
    <w:rsid w:val="676917BD"/>
    <w:rsid w:val="676C33D1"/>
    <w:rsid w:val="676E3EB3"/>
    <w:rsid w:val="676FDD65"/>
    <w:rsid w:val="6771D8AE"/>
    <w:rsid w:val="67727610"/>
    <w:rsid w:val="6772CC35"/>
    <w:rsid w:val="6773A21A"/>
    <w:rsid w:val="6777B257"/>
    <w:rsid w:val="677BFFCD"/>
    <w:rsid w:val="677F976C"/>
    <w:rsid w:val="6780DD90"/>
    <w:rsid w:val="6788743F"/>
    <w:rsid w:val="678DA292"/>
    <w:rsid w:val="678FE7FB"/>
    <w:rsid w:val="6793A9E3"/>
    <w:rsid w:val="67972DE4"/>
    <w:rsid w:val="67996A07"/>
    <w:rsid w:val="679982EE"/>
    <w:rsid w:val="679C6673"/>
    <w:rsid w:val="679D470D"/>
    <w:rsid w:val="679EA810"/>
    <w:rsid w:val="67A41BBB"/>
    <w:rsid w:val="67A79E74"/>
    <w:rsid w:val="67A871B4"/>
    <w:rsid w:val="67AE9EAE"/>
    <w:rsid w:val="67B1E38B"/>
    <w:rsid w:val="67B3F835"/>
    <w:rsid w:val="67B78D32"/>
    <w:rsid w:val="67B8F89E"/>
    <w:rsid w:val="67C644C3"/>
    <w:rsid w:val="67C9124C"/>
    <w:rsid w:val="67D4471D"/>
    <w:rsid w:val="67D7C425"/>
    <w:rsid w:val="67D957D4"/>
    <w:rsid w:val="67D9BDCD"/>
    <w:rsid w:val="67DBCE48"/>
    <w:rsid w:val="67DD6283"/>
    <w:rsid w:val="67DEEB97"/>
    <w:rsid w:val="67DF56B9"/>
    <w:rsid w:val="67E2A0AD"/>
    <w:rsid w:val="67E3FB03"/>
    <w:rsid w:val="67E89020"/>
    <w:rsid w:val="67EEABB4"/>
    <w:rsid w:val="67F362FE"/>
    <w:rsid w:val="67F9CB43"/>
    <w:rsid w:val="67FDAD82"/>
    <w:rsid w:val="67FDB46E"/>
    <w:rsid w:val="6806919A"/>
    <w:rsid w:val="68099D71"/>
    <w:rsid w:val="680C208D"/>
    <w:rsid w:val="68108732"/>
    <w:rsid w:val="6811A9AF"/>
    <w:rsid w:val="68182DDA"/>
    <w:rsid w:val="68193712"/>
    <w:rsid w:val="681AC909"/>
    <w:rsid w:val="681B1FB7"/>
    <w:rsid w:val="681DA632"/>
    <w:rsid w:val="681DC69F"/>
    <w:rsid w:val="682B5819"/>
    <w:rsid w:val="682C9442"/>
    <w:rsid w:val="682D06DF"/>
    <w:rsid w:val="683670E2"/>
    <w:rsid w:val="683742B0"/>
    <w:rsid w:val="68391338"/>
    <w:rsid w:val="6839F7E8"/>
    <w:rsid w:val="683E2E44"/>
    <w:rsid w:val="6840FD1D"/>
    <w:rsid w:val="68413CC2"/>
    <w:rsid w:val="6843666F"/>
    <w:rsid w:val="6845A023"/>
    <w:rsid w:val="684827B5"/>
    <w:rsid w:val="684D3A42"/>
    <w:rsid w:val="684E4425"/>
    <w:rsid w:val="684F6D84"/>
    <w:rsid w:val="6859D736"/>
    <w:rsid w:val="6859E932"/>
    <w:rsid w:val="685D94E9"/>
    <w:rsid w:val="68621B1F"/>
    <w:rsid w:val="686356C5"/>
    <w:rsid w:val="6865735C"/>
    <w:rsid w:val="6865B0BC"/>
    <w:rsid w:val="6865C194"/>
    <w:rsid w:val="6866E0FC"/>
    <w:rsid w:val="68675A52"/>
    <w:rsid w:val="6868DDBA"/>
    <w:rsid w:val="686D6C3F"/>
    <w:rsid w:val="686D89CC"/>
    <w:rsid w:val="6871B0AA"/>
    <w:rsid w:val="6871F946"/>
    <w:rsid w:val="687411E1"/>
    <w:rsid w:val="687779A5"/>
    <w:rsid w:val="687784D6"/>
    <w:rsid w:val="687BC390"/>
    <w:rsid w:val="687FB057"/>
    <w:rsid w:val="68824276"/>
    <w:rsid w:val="6886B33A"/>
    <w:rsid w:val="688B389C"/>
    <w:rsid w:val="688B7DFF"/>
    <w:rsid w:val="688DC6D6"/>
    <w:rsid w:val="6890CF05"/>
    <w:rsid w:val="6893745B"/>
    <w:rsid w:val="6893E3FD"/>
    <w:rsid w:val="6894F89B"/>
    <w:rsid w:val="689A0997"/>
    <w:rsid w:val="689D26E0"/>
    <w:rsid w:val="68A1F881"/>
    <w:rsid w:val="68A6661E"/>
    <w:rsid w:val="68A96445"/>
    <w:rsid w:val="68AA43D4"/>
    <w:rsid w:val="68AF348F"/>
    <w:rsid w:val="68B68C8E"/>
    <w:rsid w:val="68B756C4"/>
    <w:rsid w:val="68BB0735"/>
    <w:rsid w:val="68BFD96E"/>
    <w:rsid w:val="68C4F1D8"/>
    <w:rsid w:val="68C5B19F"/>
    <w:rsid w:val="68C67395"/>
    <w:rsid w:val="68C698FB"/>
    <w:rsid w:val="68CA831C"/>
    <w:rsid w:val="68D0D167"/>
    <w:rsid w:val="68D0EC9C"/>
    <w:rsid w:val="68D10142"/>
    <w:rsid w:val="68DAA1D6"/>
    <w:rsid w:val="68DAE41F"/>
    <w:rsid w:val="68DB6F22"/>
    <w:rsid w:val="68DBBEB2"/>
    <w:rsid w:val="68DC8F36"/>
    <w:rsid w:val="68DE05CB"/>
    <w:rsid w:val="68E07A78"/>
    <w:rsid w:val="68E09702"/>
    <w:rsid w:val="68E1382E"/>
    <w:rsid w:val="68E5CA03"/>
    <w:rsid w:val="68EB9A9B"/>
    <w:rsid w:val="68EC1AC6"/>
    <w:rsid w:val="68ED870B"/>
    <w:rsid w:val="68F20560"/>
    <w:rsid w:val="68F47BA7"/>
    <w:rsid w:val="68FD2C80"/>
    <w:rsid w:val="68FDAB3B"/>
    <w:rsid w:val="68FFEECB"/>
    <w:rsid w:val="6905B432"/>
    <w:rsid w:val="69062D7A"/>
    <w:rsid w:val="6906912D"/>
    <w:rsid w:val="69089D0E"/>
    <w:rsid w:val="69096E68"/>
    <w:rsid w:val="69097CC5"/>
    <w:rsid w:val="690A3347"/>
    <w:rsid w:val="690C67AF"/>
    <w:rsid w:val="690D3DDF"/>
    <w:rsid w:val="690D7DAF"/>
    <w:rsid w:val="69208930"/>
    <w:rsid w:val="6924A312"/>
    <w:rsid w:val="692870AE"/>
    <w:rsid w:val="692BA460"/>
    <w:rsid w:val="692C744C"/>
    <w:rsid w:val="692DCD2B"/>
    <w:rsid w:val="69307B9E"/>
    <w:rsid w:val="69357743"/>
    <w:rsid w:val="69358BA8"/>
    <w:rsid w:val="6938D40C"/>
    <w:rsid w:val="6939A206"/>
    <w:rsid w:val="6940DBCA"/>
    <w:rsid w:val="6944393C"/>
    <w:rsid w:val="694492AA"/>
    <w:rsid w:val="69475F45"/>
    <w:rsid w:val="694A0473"/>
    <w:rsid w:val="694B2069"/>
    <w:rsid w:val="694B3076"/>
    <w:rsid w:val="694BE0F4"/>
    <w:rsid w:val="694C764D"/>
    <w:rsid w:val="694D6AE2"/>
    <w:rsid w:val="6951084D"/>
    <w:rsid w:val="695ED24F"/>
    <w:rsid w:val="6960658E"/>
    <w:rsid w:val="696E064A"/>
    <w:rsid w:val="6970538D"/>
    <w:rsid w:val="6971E026"/>
    <w:rsid w:val="69751524"/>
    <w:rsid w:val="697E9D05"/>
    <w:rsid w:val="69841672"/>
    <w:rsid w:val="6986D0D3"/>
    <w:rsid w:val="69871041"/>
    <w:rsid w:val="698736E1"/>
    <w:rsid w:val="69881186"/>
    <w:rsid w:val="698D6AF6"/>
    <w:rsid w:val="698E4245"/>
    <w:rsid w:val="698EB77D"/>
    <w:rsid w:val="6992A500"/>
    <w:rsid w:val="699314CA"/>
    <w:rsid w:val="699BAD39"/>
    <w:rsid w:val="699F1C8C"/>
    <w:rsid w:val="69A022F7"/>
    <w:rsid w:val="69A1B75F"/>
    <w:rsid w:val="69A3786F"/>
    <w:rsid w:val="69A4DB35"/>
    <w:rsid w:val="69A5743A"/>
    <w:rsid w:val="69A82FD3"/>
    <w:rsid w:val="69A8A561"/>
    <w:rsid w:val="69AB0224"/>
    <w:rsid w:val="69AE6DEE"/>
    <w:rsid w:val="69B6A982"/>
    <w:rsid w:val="69B6C5C9"/>
    <w:rsid w:val="69B8FEF4"/>
    <w:rsid w:val="69BACB85"/>
    <w:rsid w:val="69BB621F"/>
    <w:rsid w:val="69BC08FA"/>
    <w:rsid w:val="69C126DB"/>
    <w:rsid w:val="69C5BCF4"/>
    <w:rsid w:val="69C63242"/>
    <w:rsid w:val="69C6B943"/>
    <w:rsid w:val="69C82EAF"/>
    <w:rsid w:val="69C84726"/>
    <w:rsid w:val="69C864A3"/>
    <w:rsid w:val="69C96254"/>
    <w:rsid w:val="69CCF6A2"/>
    <w:rsid w:val="69CFFB04"/>
    <w:rsid w:val="69D07376"/>
    <w:rsid w:val="69D90845"/>
    <w:rsid w:val="69D9F99F"/>
    <w:rsid w:val="69DB1030"/>
    <w:rsid w:val="69DED307"/>
    <w:rsid w:val="69DFEB91"/>
    <w:rsid w:val="69E0F129"/>
    <w:rsid w:val="69E117F2"/>
    <w:rsid w:val="69E4FDFC"/>
    <w:rsid w:val="69E78228"/>
    <w:rsid w:val="69EBF389"/>
    <w:rsid w:val="69ED405F"/>
    <w:rsid w:val="69ED441B"/>
    <w:rsid w:val="69F0BD8B"/>
    <w:rsid w:val="69F4C1A7"/>
    <w:rsid w:val="69F84463"/>
    <w:rsid w:val="69F97489"/>
    <w:rsid w:val="69F99092"/>
    <w:rsid w:val="69FA1B14"/>
    <w:rsid w:val="69FC11A1"/>
    <w:rsid w:val="6A00338F"/>
    <w:rsid w:val="6A00C22E"/>
    <w:rsid w:val="6A0136C5"/>
    <w:rsid w:val="6A055D6B"/>
    <w:rsid w:val="6A08EEA4"/>
    <w:rsid w:val="6A095A2D"/>
    <w:rsid w:val="6A0D236B"/>
    <w:rsid w:val="6A0EF346"/>
    <w:rsid w:val="6A10561D"/>
    <w:rsid w:val="6A1062A5"/>
    <w:rsid w:val="6A121FED"/>
    <w:rsid w:val="6A128441"/>
    <w:rsid w:val="6A13599A"/>
    <w:rsid w:val="6A1854AD"/>
    <w:rsid w:val="6A1A6BDE"/>
    <w:rsid w:val="6A1D9936"/>
    <w:rsid w:val="6A22CD9C"/>
    <w:rsid w:val="6A264292"/>
    <w:rsid w:val="6A2C3C0C"/>
    <w:rsid w:val="6A344E9C"/>
    <w:rsid w:val="6A355218"/>
    <w:rsid w:val="6A357539"/>
    <w:rsid w:val="6A3A7709"/>
    <w:rsid w:val="6A40FC17"/>
    <w:rsid w:val="6A431086"/>
    <w:rsid w:val="6A468DA7"/>
    <w:rsid w:val="6A520E9D"/>
    <w:rsid w:val="6A525CEF"/>
    <w:rsid w:val="6A530C7C"/>
    <w:rsid w:val="6A5433A3"/>
    <w:rsid w:val="6A5774E5"/>
    <w:rsid w:val="6A581915"/>
    <w:rsid w:val="6A5A08D3"/>
    <w:rsid w:val="6A5E9666"/>
    <w:rsid w:val="6A65A399"/>
    <w:rsid w:val="6A6C8B4D"/>
    <w:rsid w:val="6A6E5A49"/>
    <w:rsid w:val="6A72C692"/>
    <w:rsid w:val="6A7367AC"/>
    <w:rsid w:val="6A75AA6A"/>
    <w:rsid w:val="6A79FDAF"/>
    <w:rsid w:val="6A7D1E6B"/>
    <w:rsid w:val="6A7FD381"/>
    <w:rsid w:val="6A826714"/>
    <w:rsid w:val="6A887D90"/>
    <w:rsid w:val="6A8C23C2"/>
    <w:rsid w:val="6A8E0A1C"/>
    <w:rsid w:val="6A8F6142"/>
    <w:rsid w:val="6A8FC067"/>
    <w:rsid w:val="6A916976"/>
    <w:rsid w:val="6A96117A"/>
    <w:rsid w:val="6A9AF8E2"/>
    <w:rsid w:val="6AA04484"/>
    <w:rsid w:val="6AA12094"/>
    <w:rsid w:val="6AA652B4"/>
    <w:rsid w:val="6AAC447F"/>
    <w:rsid w:val="6AAECB4B"/>
    <w:rsid w:val="6AAF2353"/>
    <w:rsid w:val="6AB161CA"/>
    <w:rsid w:val="6AB7CAF2"/>
    <w:rsid w:val="6AB7EA30"/>
    <w:rsid w:val="6ABE4434"/>
    <w:rsid w:val="6AC05AD3"/>
    <w:rsid w:val="6AC22B65"/>
    <w:rsid w:val="6AC5D626"/>
    <w:rsid w:val="6AC6640B"/>
    <w:rsid w:val="6AC6A073"/>
    <w:rsid w:val="6AC7308F"/>
    <w:rsid w:val="6AD09CE2"/>
    <w:rsid w:val="6AD1FA03"/>
    <w:rsid w:val="6AD38798"/>
    <w:rsid w:val="6AD6B98C"/>
    <w:rsid w:val="6ADC073D"/>
    <w:rsid w:val="6ADD70F6"/>
    <w:rsid w:val="6AEC18E5"/>
    <w:rsid w:val="6AED378A"/>
    <w:rsid w:val="6AEEFB5E"/>
    <w:rsid w:val="6AF52168"/>
    <w:rsid w:val="6AF5702D"/>
    <w:rsid w:val="6AF61FD9"/>
    <w:rsid w:val="6AFE1607"/>
    <w:rsid w:val="6B00A7D0"/>
    <w:rsid w:val="6B02F466"/>
    <w:rsid w:val="6B0376E2"/>
    <w:rsid w:val="6B06CF09"/>
    <w:rsid w:val="6B19217E"/>
    <w:rsid w:val="6B1D9512"/>
    <w:rsid w:val="6B23FE2C"/>
    <w:rsid w:val="6B247EC8"/>
    <w:rsid w:val="6B25E927"/>
    <w:rsid w:val="6B32A88F"/>
    <w:rsid w:val="6B3343FD"/>
    <w:rsid w:val="6B3A26F3"/>
    <w:rsid w:val="6B3BA726"/>
    <w:rsid w:val="6B3E37DE"/>
    <w:rsid w:val="6B414E23"/>
    <w:rsid w:val="6B476AF3"/>
    <w:rsid w:val="6B4D802F"/>
    <w:rsid w:val="6B522D2C"/>
    <w:rsid w:val="6B53AFDD"/>
    <w:rsid w:val="6B54CAEB"/>
    <w:rsid w:val="6B573280"/>
    <w:rsid w:val="6B575AB9"/>
    <w:rsid w:val="6B6192AF"/>
    <w:rsid w:val="6B64702C"/>
    <w:rsid w:val="6B67C096"/>
    <w:rsid w:val="6B6904CF"/>
    <w:rsid w:val="6B6A790B"/>
    <w:rsid w:val="6B70510E"/>
    <w:rsid w:val="6B77D218"/>
    <w:rsid w:val="6B78D511"/>
    <w:rsid w:val="6B7BC7B8"/>
    <w:rsid w:val="6B7F0AA0"/>
    <w:rsid w:val="6B872E41"/>
    <w:rsid w:val="6B8C8354"/>
    <w:rsid w:val="6B8CB4E7"/>
    <w:rsid w:val="6B8CB872"/>
    <w:rsid w:val="6B8D3BCF"/>
    <w:rsid w:val="6B8F4989"/>
    <w:rsid w:val="6B9018E4"/>
    <w:rsid w:val="6B9493BE"/>
    <w:rsid w:val="6B9B0450"/>
    <w:rsid w:val="6B9DB3F2"/>
    <w:rsid w:val="6B9FBEBC"/>
    <w:rsid w:val="6BA1A62E"/>
    <w:rsid w:val="6BA46720"/>
    <w:rsid w:val="6BA4BE8A"/>
    <w:rsid w:val="6BA7DF80"/>
    <w:rsid w:val="6BAA12F6"/>
    <w:rsid w:val="6BABE7A0"/>
    <w:rsid w:val="6BAE0996"/>
    <w:rsid w:val="6BB1FC51"/>
    <w:rsid w:val="6BB27560"/>
    <w:rsid w:val="6BB66926"/>
    <w:rsid w:val="6BB6B2AB"/>
    <w:rsid w:val="6BB8C1C7"/>
    <w:rsid w:val="6BBBDCDB"/>
    <w:rsid w:val="6BC0BF94"/>
    <w:rsid w:val="6BCD3EA6"/>
    <w:rsid w:val="6BCF88E0"/>
    <w:rsid w:val="6BCF989E"/>
    <w:rsid w:val="6BD0615D"/>
    <w:rsid w:val="6BD93D95"/>
    <w:rsid w:val="6BDA537D"/>
    <w:rsid w:val="6BDE0F7A"/>
    <w:rsid w:val="6BE68562"/>
    <w:rsid w:val="6BE82813"/>
    <w:rsid w:val="6BE99D42"/>
    <w:rsid w:val="6BEB4A73"/>
    <w:rsid w:val="6BFE39BD"/>
    <w:rsid w:val="6C0723A5"/>
    <w:rsid w:val="6C08B062"/>
    <w:rsid w:val="6C0B6BEB"/>
    <w:rsid w:val="6C0BA6E9"/>
    <w:rsid w:val="6C0D76BA"/>
    <w:rsid w:val="6C169E1E"/>
    <w:rsid w:val="6C198FD2"/>
    <w:rsid w:val="6C1ED88F"/>
    <w:rsid w:val="6C2151ED"/>
    <w:rsid w:val="6C24DB92"/>
    <w:rsid w:val="6C250286"/>
    <w:rsid w:val="6C281A22"/>
    <w:rsid w:val="6C28918E"/>
    <w:rsid w:val="6C2BF8EA"/>
    <w:rsid w:val="6C32CDF1"/>
    <w:rsid w:val="6C32F184"/>
    <w:rsid w:val="6C330E79"/>
    <w:rsid w:val="6C33AEF1"/>
    <w:rsid w:val="6C354B58"/>
    <w:rsid w:val="6C3D51B3"/>
    <w:rsid w:val="6C3EA8C9"/>
    <w:rsid w:val="6C409BFD"/>
    <w:rsid w:val="6C446B40"/>
    <w:rsid w:val="6C47706A"/>
    <w:rsid w:val="6C4AC102"/>
    <w:rsid w:val="6C4AF3B4"/>
    <w:rsid w:val="6C4B8E13"/>
    <w:rsid w:val="6C4D6B38"/>
    <w:rsid w:val="6C573A80"/>
    <w:rsid w:val="6C5B3DAC"/>
    <w:rsid w:val="6C605919"/>
    <w:rsid w:val="6C69468F"/>
    <w:rsid w:val="6C6B84C1"/>
    <w:rsid w:val="6C6CC25C"/>
    <w:rsid w:val="6C6D52D6"/>
    <w:rsid w:val="6C6E5A47"/>
    <w:rsid w:val="6C788B4F"/>
    <w:rsid w:val="6C7A7760"/>
    <w:rsid w:val="6C7B7C71"/>
    <w:rsid w:val="6C7BA91E"/>
    <w:rsid w:val="6C7BBF73"/>
    <w:rsid w:val="6C884CA4"/>
    <w:rsid w:val="6C8CA9DD"/>
    <w:rsid w:val="6C8D5721"/>
    <w:rsid w:val="6C8FFD9B"/>
    <w:rsid w:val="6C922AF8"/>
    <w:rsid w:val="6C9B69E2"/>
    <w:rsid w:val="6C9D42A4"/>
    <w:rsid w:val="6C9FB83D"/>
    <w:rsid w:val="6CA10F55"/>
    <w:rsid w:val="6CAC4AAC"/>
    <w:rsid w:val="6CAD3641"/>
    <w:rsid w:val="6CAF54C4"/>
    <w:rsid w:val="6CB2BE42"/>
    <w:rsid w:val="6CB2E021"/>
    <w:rsid w:val="6CB4AE69"/>
    <w:rsid w:val="6CB70E52"/>
    <w:rsid w:val="6CC57E33"/>
    <w:rsid w:val="6CC5900F"/>
    <w:rsid w:val="6CCFFE8C"/>
    <w:rsid w:val="6CD1D8E8"/>
    <w:rsid w:val="6CD252B2"/>
    <w:rsid w:val="6CDBFAE9"/>
    <w:rsid w:val="6CDD0931"/>
    <w:rsid w:val="6CDEFB57"/>
    <w:rsid w:val="6CE21566"/>
    <w:rsid w:val="6CE310D1"/>
    <w:rsid w:val="6CE74988"/>
    <w:rsid w:val="6CEB5C6E"/>
    <w:rsid w:val="6CF120F8"/>
    <w:rsid w:val="6CF3152D"/>
    <w:rsid w:val="6CF81DEA"/>
    <w:rsid w:val="6CFAD0B0"/>
    <w:rsid w:val="6CFC70FA"/>
    <w:rsid w:val="6CFE63F6"/>
    <w:rsid w:val="6D0A4B6D"/>
    <w:rsid w:val="6D0A958C"/>
    <w:rsid w:val="6D0FBFC2"/>
    <w:rsid w:val="6D14BBA3"/>
    <w:rsid w:val="6D1814BA"/>
    <w:rsid w:val="6D20B7DC"/>
    <w:rsid w:val="6D262781"/>
    <w:rsid w:val="6D29AEC6"/>
    <w:rsid w:val="6D320AC5"/>
    <w:rsid w:val="6D33C87A"/>
    <w:rsid w:val="6D35E47D"/>
    <w:rsid w:val="6D379DD8"/>
    <w:rsid w:val="6D3BA426"/>
    <w:rsid w:val="6D3FB1B4"/>
    <w:rsid w:val="6D43B9C6"/>
    <w:rsid w:val="6D4BD989"/>
    <w:rsid w:val="6D4CA4FB"/>
    <w:rsid w:val="6D597A2D"/>
    <w:rsid w:val="6D60AC66"/>
    <w:rsid w:val="6D695A46"/>
    <w:rsid w:val="6D6E007E"/>
    <w:rsid w:val="6D744C5B"/>
    <w:rsid w:val="6D76F994"/>
    <w:rsid w:val="6D77D4BD"/>
    <w:rsid w:val="6D8238D1"/>
    <w:rsid w:val="6D83090C"/>
    <w:rsid w:val="6D8613DA"/>
    <w:rsid w:val="6D86CF9F"/>
    <w:rsid w:val="6D87AF5C"/>
    <w:rsid w:val="6D89F63A"/>
    <w:rsid w:val="6D974C93"/>
    <w:rsid w:val="6D985C9B"/>
    <w:rsid w:val="6D9D83AD"/>
    <w:rsid w:val="6DA3BF94"/>
    <w:rsid w:val="6DA68A8C"/>
    <w:rsid w:val="6DB18959"/>
    <w:rsid w:val="6DB19D2E"/>
    <w:rsid w:val="6DB2D1D5"/>
    <w:rsid w:val="6DB8531D"/>
    <w:rsid w:val="6DBC4937"/>
    <w:rsid w:val="6DC4FF1B"/>
    <w:rsid w:val="6DC9B7E2"/>
    <w:rsid w:val="6DCA2DB3"/>
    <w:rsid w:val="6DCAEA70"/>
    <w:rsid w:val="6DCCBA07"/>
    <w:rsid w:val="6DCEF2F2"/>
    <w:rsid w:val="6DD03BC2"/>
    <w:rsid w:val="6DD11BB9"/>
    <w:rsid w:val="6DD21E5B"/>
    <w:rsid w:val="6DD413C3"/>
    <w:rsid w:val="6DD5342E"/>
    <w:rsid w:val="6DD7FC3F"/>
    <w:rsid w:val="6DDF1D92"/>
    <w:rsid w:val="6DE185FF"/>
    <w:rsid w:val="6DE28D74"/>
    <w:rsid w:val="6DEC7CA0"/>
    <w:rsid w:val="6DEF5177"/>
    <w:rsid w:val="6DEFC683"/>
    <w:rsid w:val="6DF29695"/>
    <w:rsid w:val="6DF6AA41"/>
    <w:rsid w:val="6DF7431A"/>
    <w:rsid w:val="6DF8C6F9"/>
    <w:rsid w:val="6DF924A7"/>
    <w:rsid w:val="6E03D2F1"/>
    <w:rsid w:val="6E041247"/>
    <w:rsid w:val="6E07570E"/>
    <w:rsid w:val="6E0760CC"/>
    <w:rsid w:val="6E122877"/>
    <w:rsid w:val="6E2B59DB"/>
    <w:rsid w:val="6E2C9F6A"/>
    <w:rsid w:val="6E2EA0E7"/>
    <w:rsid w:val="6E374812"/>
    <w:rsid w:val="6E37ED23"/>
    <w:rsid w:val="6E39226E"/>
    <w:rsid w:val="6E3A045B"/>
    <w:rsid w:val="6E3AD8E7"/>
    <w:rsid w:val="6E3C1D49"/>
    <w:rsid w:val="6E43F93E"/>
    <w:rsid w:val="6E456234"/>
    <w:rsid w:val="6E4875DB"/>
    <w:rsid w:val="6E5036B7"/>
    <w:rsid w:val="6E509C38"/>
    <w:rsid w:val="6E52FA50"/>
    <w:rsid w:val="6E5743CD"/>
    <w:rsid w:val="6E5846CD"/>
    <w:rsid w:val="6E5A11DD"/>
    <w:rsid w:val="6E5AEAB2"/>
    <w:rsid w:val="6E5D44C6"/>
    <w:rsid w:val="6E6C4754"/>
    <w:rsid w:val="6E6F1E5C"/>
    <w:rsid w:val="6E70D57C"/>
    <w:rsid w:val="6E70EA55"/>
    <w:rsid w:val="6E78A999"/>
    <w:rsid w:val="6E7CA24A"/>
    <w:rsid w:val="6E7DCC76"/>
    <w:rsid w:val="6E7F428C"/>
    <w:rsid w:val="6E806B44"/>
    <w:rsid w:val="6E80D828"/>
    <w:rsid w:val="6E8319D3"/>
    <w:rsid w:val="6E837382"/>
    <w:rsid w:val="6E8933C2"/>
    <w:rsid w:val="6E8D6C75"/>
    <w:rsid w:val="6E9643DB"/>
    <w:rsid w:val="6E990514"/>
    <w:rsid w:val="6E9D6057"/>
    <w:rsid w:val="6E9DF7BC"/>
    <w:rsid w:val="6EA12726"/>
    <w:rsid w:val="6EA5E102"/>
    <w:rsid w:val="6EA72749"/>
    <w:rsid w:val="6EAA913D"/>
    <w:rsid w:val="6EAB75CB"/>
    <w:rsid w:val="6EAF7394"/>
    <w:rsid w:val="6EB0DB0E"/>
    <w:rsid w:val="6EB4004E"/>
    <w:rsid w:val="6EB7DC2F"/>
    <w:rsid w:val="6EB97624"/>
    <w:rsid w:val="6EBA7556"/>
    <w:rsid w:val="6EC409BD"/>
    <w:rsid w:val="6EC62924"/>
    <w:rsid w:val="6EC77000"/>
    <w:rsid w:val="6ECDD8A2"/>
    <w:rsid w:val="6ECE01DA"/>
    <w:rsid w:val="6ECF0454"/>
    <w:rsid w:val="6ED184C6"/>
    <w:rsid w:val="6ED1FC69"/>
    <w:rsid w:val="6ED2C92F"/>
    <w:rsid w:val="6ED36E39"/>
    <w:rsid w:val="6EDB35FB"/>
    <w:rsid w:val="6EDCADC8"/>
    <w:rsid w:val="6EDE5B7E"/>
    <w:rsid w:val="6EE0E443"/>
    <w:rsid w:val="6EE46777"/>
    <w:rsid w:val="6EE49B57"/>
    <w:rsid w:val="6EE5C940"/>
    <w:rsid w:val="6EE86271"/>
    <w:rsid w:val="6EEC6323"/>
    <w:rsid w:val="6EF0155D"/>
    <w:rsid w:val="6EF06A96"/>
    <w:rsid w:val="6EF09CA6"/>
    <w:rsid w:val="6EF749D6"/>
    <w:rsid w:val="6EF9027F"/>
    <w:rsid w:val="6EFAA2DF"/>
    <w:rsid w:val="6EFF811A"/>
    <w:rsid w:val="6F09E07D"/>
    <w:rsid w:val="6F0BD9E1"/>
    <w:rsid w:val="6F0F56F6"/>
    <w:rsid w:val="6F130B56"/>
    <w:rsid w:val="6F1680E1"/>
    <w:rsid w:val="6F21E43B"/>
    <w:rsid w:val="6F262F73"/>
    <w:rsid w:val="6F2F25C7"/>
    <w:rsid w:val="6F3341C6"/>
    <w:rsid w:val="6F3348CC"/>
    <w:rsid w:val="6F334990"/>
    <w:rsid w:val="6F34D691"/>
    <w:rsid w:val="6F3BABEC"/>
    <w:rsid w:val="6F41CCEA"/>
    <w:rsid w:val="6F4CAE5B"/>
    <w:rsid w:val="6F511DAA"/>
    <w:rsid w:val="6F51C0B9"/>
    <w:rsid w:val="6F5E0D1B"/>
    <w:rsid w:val="6F65939E"/>
    <w:rsid w:val="6F695C90"/>
    <w:rsid w:val="6F6DD77D"/>
    <w:rsid w:val="6F71C872"/>
    <w:rsid w:val="6F7E08FA"/>
    <w:rsid w:val="6F839BC5"/>
    <w:rsid w:val="6F8B616D"/>
    <w:rsid w:val="6F8E6FD5"/>
    <w:rsid w:val="6F940089"/>
    <w:rsid w:val="6F9CA4E9"/>
    <w:rsid w:val="6FA57652"/>
    <w:rsid w:val="6FA6068D"/>
    <w:rsid w:val="6FB1128B"/>
    <w:rsid w:val="6FB9FABB"/>
    <w:rsid w:val="6FBAD4D0"/>
    <w:rsid w:val="6FC06D27"/>
    <w:rsid w:val="6FC1D9AA"/>
    <w:rsid w:val="6FD44C62"/>
    <w:rsid w:val="6FD51244"/>
    <w:rsid w:val="6FDD1BF1"/>
    <w:rsid w:val="6FE1B2A7"/>
    <w:rsid w:val="6FE21BCA"/>
    <w:rsid w:val="6FE47451"/>
    <w:rsid w:val="6FEA4616"/>
    <w:rsid w:val="6FECCADB"/>
    <w:rsid w:val="6FEF02A0"/>
    <w:rsid w:val="6FEF8DCB"/>
    <w:rsid w:val="6FF3E7E3"/>
    <w:rsid w:val="7008477F"/>
    <w:rsid w:val="7009D801"/>
    <w:rsid w:val="700A0BBB"/>
    <w:rsid w:val="700BB235"/>
    <w:rsid w:val="70119296"/>
    <w:rsid w:val="70132A63"/>
    <w:rsid w:val="7019459D"/>
    <w:rsid w:val="701A6581"/>
    <w:rsid w:val="701F050E"/>
    <w:rsid w:val="70205088"/>
    <w:rsid w:val="70221AE4"/>
    <w:rsid w:val="70224850"/>
    <w:rsid w:val="7026E5F6"/>
    <w:rsid w:val="70272F5E"/>
    <w:rsid w:val="7028C3D2"/>
    <w:rsid w:val="7029FD03"/>
    <w:rsid w:val="702B57C1"/>
    <w:rsid w:val="702C0AD6"/>
    <w:rsid w:val="70351D7D"/>
    <w:rsid w:val="7035FB40"/>
    <w:rsid w:val="703C7678"/>
    <w:rsid w:val="703DBEFA"/>
    <w:rsid w:val="7041C0B1"/>
    <w:rsid w:val="7046CC1A"/>
    <w:rsid w:val="70474D3D"/>
    <w:rsid w:val="7049F67C"/>
    <w:rsid w:val="704B7334"/>
    <w:rsid w:val="7058F96C"/>
    <w:rsid w:val="705FA8F4"/>
    <w:rsid w:val="705FE159"/>
    <w:rsid w:val="70776401"/>
    <w:rsid w:val="70782630"/>
    <w:rsid w:val="70793FB7"/>
    <w:rsid w:val="707C99D1"/>
    <w:rsid w:val="7084D25A"/>
    <w:rsid w:val="70884B44"/>
    <w:rsid w:val="708DB1E0"/>
    <w:rsid w:val="708E93EB"/>
    <w:rsid w:val="70907A83"/>
    <w:rsid w:val="709233EA"/>
    <w:rsid w:val="70946F45"/>
    <w:rsid w:val="70998D2E"/>
    <w:rsid w:val="709DFA9E"/>
    <w:rsid w:val="70A516C1"/>
    <w:rsid w:val="70A7AFA8"/>
    <w:rsid w:val="70A7EF61"/>
    <w:rsid w:val="70A99139"/>
    <w:rsid w:val="70ACD3E8"/>
    <w:rsid w:val="70B59D09"/>
    <w:rsid w:val="70B68360"/>
    <w:rsid w:val="70B6F870"/>
    <w:rsid w:val="70BA1AD1"/>
    <w:rsid w:val="70BB0431"/>
    <w:rsid w:val="70BF86DE"/>
    <w:rsid w:val="70BFB9FF"/>
    <w:rsid w:val="70C123E4"/>
    <w:rsid w:val="70C8A062"/>
    <w:rsid w:val="70C9B5AA"/>
    <w:rsid w:val="70DB6C35"/>
    <w:rsid w:val="70DD9D4B"/>
    <w:rsid w:val="70DDFCDD"/>
    <w:rsid w:val="70E2D1BD"/>
    <w:rsid w:val="70E7274A"/>
    <w:rsid w:val="70EB81C9"/>
    <w:rsid w:val="70EC70E6"/>
    <w:rsid w:val="70ED07AB"/>
    <w:rsid w:val="70F1E34B"/>
    <w:rsid w:val="70F49CA3"/>
    <w:rsid w:val="70F59147"/>
    <w:rsid w:val="70F6923E"/>
    <w:rsid w:val="70F743C7"/>
    <w:rsid w:val="70F8390F"/>
    <w:rsid w:val="70FAEF4F"/>
    <w:rsid w:val="70FC8A7B"/>
    <w:rsid w:val="71007386"/>
    <w:rsid w:val="71020FB3"/>
    <w:rsid w:val="71028D24"/>
    <w:rsid w:val="7103F0BD"/>
    <w:rsid w:val="710780C2"/>
    <w:rsid w:val="710C357A"/>
    <w:rsid w:val="710EF9AF"/>
    <w:rsid w:val="711328FB"/>
    <w:rsid w:val="711B9326"/>
    <w:rsid w:val="711BB315"/>
    <w:rsid w:val="7120129A"/>
    <w:rsid w:val="7122F35B"/>
    <w:rsid w:val="7123503B"/>
    <w:rsid w:val="71241690"/>
    <w:rsid w:val="712867E5"/>
    <w:rsid w:val="712E8CBE"/>
    <w:rsid w:val="7130F28B"/>
    <w:rsid w:val="7131056B"/>
    <w:rsid w:val="71314B04"/>
    <w:rsid w:val="71359EEA"/>
    <w:rsid w:val="7137E96B"/>
    <w:rsid w:val="71465264"/>
    <w:rsid w:val="71466854"/>
    <w:rsid w:val="7149D9F1"/>
    <w:rsid w:val="714ED065"/>
    <w:rsid w:val="71541F97"/>
    <w:rsid w:val="7157ED19"/>
    <w:rsid w:val="715A2BDF"/>
    <w:rsid w:val="7161BA10"/>
    <w:rsid w:val="7161BFDC"/>
    <w:rsid w:val="71627BFD"/>
    <w:rsid w:val="7165C20A"/>
    <w:rsid w:val="716777B6"/>
    <w:rsid w:val="716D2A4B"/>
    <w:rsid w:val="7171A580"/>
    <w:rsid w:val="717374AE"/>
    <w:rsid w:val="7173F0D4"/>
    <w:rsid w:val="71748400"/>
    <w:rsid w:val="71786F18"/>
    <w:rsid w:val="717BD9C3"/>
    <w:rsid w:val="717D9B96"/>
    <w:rsid w:val="717F7B08"/>
    <w:rsid w:val="719452DB"/>
    <w:rsid w:val="7194FD13"/>
    <w:rsid w:val="719A1ECA"/>
    <w:rsid w:val="71A17A1A"/>
    <w:rsid w:val="71A17A1A"/>
    <w:rsid w:val="71A2CDA7"/>
    <w:rsid w:val="71A5F245"/>
    <w:rsid w:val="71A88B17"/>
    <w:rsid w:val="71AD2A21"/>
    <w:rsid w:val="71ADB26E"/>
    <w:rsid w:val="71B21F5D"/>
    <w:rsid w:val="71B562D9"/>
    <w:rsid w:val="71B71EED"/>
    <w:rsid w:val="71B98E98"/>
    <w:rsid w:val="71C392EE"/>
    <w:rsid w:val="71CF5E00"/>
    <w:rsid w:val="71D4164F"/>
    <w:rsid w:val="71D4740E"/>
    <w:rsid w:val="71D7D29F"/>
    <w:rsid w:val="71DD72E4"/>
    <w:rsid w:val="71DEC78B"/>
    <w:rsid w:val="71DEE493"/>
    <w:rsid w:val="71E05568"/>
    <w:rsid w:val="71E218A3"/>
    <w:rsid w:val="71E27D38"/>
    <w:rsid w:val="71E436B0"/>
    <w:rsid w:val="71EB6DD4"/>
    <w:rsid w:val="71ED1911"/>
    <w:rsid w:val="71FB1077"/>
    <w:rsid w:val="71FED5EC"/>
    <w:rsid w:val="720006CD"/>
    <w:rsid w:val="7203C9EE"/>
    <w:rsid w:val="72083C92"/>
    <w:rsid w:val="7209F89A"/>
    <w:rsid w:val="7212469C"/>
    <w:rsid w:val="721369FC"/>
    <w:rsid w:val="72137B2A"/>
    <w:rsid w:val="72193E38"/>
    <w:rsid w:val="721DC566"/>
    <w:rsid w:val="721DE8A2"/>
    <w:rsid w:val="7238C284"/>
    <w:rsid w:val="72444677"/>
    <w:rsid w:val="72457C6F"/>
    <w:rsid w:val="72476255"/>
    <w:rsid w:val="7247EA85"/>
    <w:rsid w:val="724CECA2"/>
    <w:rsid w:val="724F9CDB"/>
    <w:rsid w:val="72534255"/>
    <w:rsid w:val="72547FD9"/>
    <w:rsid w:val="725617C7"/>
    <w:rsid w:val="725B6647"/>
    <w:rsid w:val="725B97C3"/>
    <w:rsid w:val="725C9FFB"/>
    <w:rsid w:val="725DB7FA"/>
    <w:rsid w:val="7261B083"/>
    <w:rsid w:val="7261B621"/>
    <w:rsid w:val="7265A29C"/>
    <w:rsid w:val="72669D31"/>
    <w:rsid w:val="726D7B41"/>
    <w:rsid w:val="7270749A"/>
    <w:rsid w:val="727453DC"/>
    <w:rsid w:val="7276701D"/>
    <w:rsid w:val="72796DAC"/>
    <w:rsid w:val="7279A6EF"/>
    <w:rsid w:val="7279CD3E"/>
    <w:rsid w:val="727E893E"/>
    <w:rsid w:val="727ECE02"/>
    <w:rsid w:val="72800DE2"/>
    <w:rsid w:val="7288D26E"/>
    <w:rsid w:val="728AAF10"/>
    <w:rsid w:val="728D82DB"/>
    <w:rsid w:val="729261E9"/>
    <w:rsid w:val="7298F631"/>
    <w:rsid w:val="729FEE55"/>
    <w:rsid w:val="72A17D51"/>
    <w:rsid w:val="72A35123"/>
    <w:rsid w:val="72AA31FB"/>
    <w:rsid w:val="72AA8BC4"/>
    <w:rsid w:val="72ADCF2F"/>
    <w:rsid w:val="72AE4080"/>
    <w:rsid w:val="72B0B599"/>
    <w:rsid w:val="72BF572C"/>
    <w:rsid w:val="72C1F30D"/>
    <w:rsid w:val="72C39B6E"/>
    <w:rsid w:val="72C7C2E0"/>
    <w:rsid w:val="72C7EFC9"/>
    <w:rsid w:val="72C94C3B"/>
    <w:rsid w:val="72C9B233"/>
    <w:rsid w:val="72CB80A7"/>
    <w:rsid w:val="72CEE7E6"/>
    <w:rsid w:val="72D50935"/>
    <w:rsid w:val="72D9A884"/>
    <w:rsid w:val="72D9D858"/>
    <w:rsid w:val="72DB7022"/>
    <w:rsid w:val="72E0A97D"/>
    <w:rsid w:val="72EE2407"/>
    <w:rsid w:val="72EF7D17"/>
    <w:rsid w:val="72F22021"/>
    <w:rsid w:val="72FFC372"/>
    <w:rsid w:val="7301926B"/>
    <w:rsid w:val="7302E27A"/>
    <w:rsid w:val="730683F4"/>
    <w:rsid w:val="730F3E9A"/>
    <w:rsid w:val="7314063A"/>
    <w:rsid w:val="73168395"/>
    <w:rsid w:val="731BCDCF"/>
    <w:rsid w:val="73245B83"/>
    <w:rsid w:val="73280537"/>
    <w:rsid w:val="732B1408"/>
    <w:rsid w:val="732C5DB3"/>
    <w:rsid w:val="732C95B8"/>
    <w:rsid w:val="732CD2FF"/>
    <w:rsid w:val="732CF2CA"/>
    <w:rsid w:val="732D1448"/>
    <w:rsid w:val="732FEF3A"/>
    <w:rsid w:val="7336C308"/>
    <w:rsid w:val="73371386"/>
    <w:rsid w:val="733E9C20"/>
    <w:rsid w:val="73429731"/>
    <w:rsid w:val="73435655"/>
    <w:rsid w:val="7345208A"/>
    <w:rsid w:val="7345AFC8"/>
    <w:rsid w:val="7346F2D6"/>
    <w:rsid w:val="734F981F"/>
    <w:rsid w:val="7356D691"/>
    <w:rsid w:val="735A263B"/>
    <w:rsid w:val="735D6503"/>
    <w:rsid w:val="7360D5B9"/>
    <w:rsid w:val="73664066"/>
    <w:rsid w:val="73689B9A"/>
    <w:rsid w:val="7369F21C"/>
    <w:rsid w:val="736A3FED"/>
    <w:rsid w:val="736D5AD8"/>
    <w:rsid w:val="736E2DE1"/>
    <w:rsid w:val="73813B20"/>
    <w:rsid w:val="7385E9C8"/>
    <w:rsid w:val="738825A9"/>
    <w:rsid w:val="738B0888"/>
    <w:rsid w:val="738ED7DA"/>
    <w:rsid w:val="738FD231"/>
    <w:rsid w:val="7392A3BF"/>
    <w:rsid w:val="739F57E0"/>
    <w:rsid w:val="73A02888"/>
    <w:rsid w:val="73ABAA22"/>
    <w:rsid w:val="73B7461B"/>
    <w:rsid w:val="73BAAEB8"/>
    <w:rsid w:val="73BE1908"/>
    <w:rsid w:val="73C3AC5A"/>
    <w:rsid w:val="73C456D0"/>
    <w:rsid w:val="73CC9824"/>
    <w:rsid w:val="73D35081"/>
    <w:rsid w:val="73D4509E"/>
    <w:rsid w:val="73D492E5"/>
    <w:rsid w:val="73E3A88E"/>
    <w:rsid w:val="73E6B667"/>
    <w:rsid w:val="73E8BD04"/>
    <w:rsid w:val="73E9CFAC"/>
    <w:rsid w:val="73E9F570"/>
    <w:rsid w:val="73EEA4C8"/>
    <w:rsid w:val="73EF8B69"/>
    <w:rsid w:val="73F44B41"/>
    <w:rsid w:val="73F46192"/>
    <w:rsid w:val="73F80B2F"/>
    <w:rsid w:val="74016CB2"/>
    <w:rsid w:val="74030821"/>
    <w:rsid w:val="7406679A"/>
    <w:rsid w:val="740A5534"/>
    <w:rsid w:val="740CBE43"/>
    <w:rsid w:val="740D5EC7"/>
    <w:rsid w:val="7415C69E"/>
    <w:rsid w:val="741A53D0"/>
    <w:rsid w:val="742C11FD"/>
    <w:rsid w:val="742E7268"/>
    <w:rsid w:val="742E9704"/>
    <w:rsid w:val="743239BA"/>
    <w:rsid w:val="74340606"/>
    <w:rsid w:val="7439D935"/>
    <w:rsid w:val="743AD18D"/>
    <w:rsid w:val="7445660F"/>
    <w:rsid w:val="74496152"/>
    <w:rsid w:val="744AAF39"/>
    <w:rsid w:val="744C80B8"/>
    <w:rsid w:val="745413FE"/>
    <w:rsid w:val="74549023"/>
    <w:rsid w:val="7460077C"/>
    <w:rsid w:val="7460C280"/>
    <w:rsid w:val="74634ECF"/>
    <w:rsid w:val="74676C0C"/>
    <w:rsid w:val="74680BBB"/>
    <w:rsid w:val="746A4E06"/>
    <w:rsid w:val="746E4547"/>
    <w:rsid w:val="7475CCCD"/>
    <w:rsid w:val="747B8F1A"/>
    <w:rsid w:val="747FFDF9"/>
    <w:rsid w:val="7485586E"/>
    <w:rsid w:val="74940C02"/>
    <w:rsid w:val="7495374B"/>
    <w:rsid w:val="74958560"/>
    <w:rsid w:val="749798FD"/>
    <w:rsid w:val="749E04EC"/>
    <w:rsid w:val="749EB27F"/>
    <w:rsid w:val="749F5B0A"/>
    <w:rsid w:val="74A0EFE2"/>
    <w:rsid w:val="74A599E5"/>
    <w:rsid w:val="74AF001C"/>
    <w:rsid w:val="74B0692E"/>
    <w:rsid w:val="74B53631"/>
    <w:rsid w:val="74B85F3A"/>
    <w:rsid w:val="74B87339"/>
    <w:rsid w:val="74B8D2DB"/>
    <w:rsid w:val="74BD452A"/>
    <w:rsid w:val="74BF813E"/>
    <w:rsid w:val="74C09073"/>
    <w:rsid w:val="74C3D598"/>
    <w:rsid w:val="74D22045"/>
    <w:rsid w:val="74DA5327"/>
    <w:rsid w:val="74DCEB1B"/>
    <w:rsid w:val="74DD8885"/>
    <w:rsid w:val="74E0BF66"/>
    <w:rsid w:val="74E5A9C4"/>
    <w:rsid w:val="74EA1288"/>
    <w:rsid w:val="74EA75CE"/>
    <w:rsid w:val="74F965F4"/>
    <w:rsid w:val="74FC8799"/>
    <w:rsid w:val="7506104E"/>
    <w:rsid w:val="750791B5"/>
    <w:rsid w:val="7507C908"/>
    <w:rsid w:val="7511B220"/>
    <w:rsid w:val="7514387F"/>
    <w:rsid w:val="751BFD7E"/>
    <w:rsid w:val="75203954"/>
    <w:rsid w:val="75219248"/>
    <w:rsid w:val="752E4224"/>
    <w:rsid w:val="75321406"/>
    <w:rsid w:val="753384C0"/>
    <w:rsid w:val="75366465"/>
    <w:rsid w:val="753D40C2"/>
    <w:rsid w:val="753D96DB"/>
    <w:rsid w:val="753F2A21"/>
    <w:rsid w:val="75409A50"/>
    <w:rsid w:val="75439B1B"/>
    <w:rsid w:val="754DD14A"/>
    <w:rsid w:val="75522B70"/>
    <w:rsid w:val="75592FE9"/>
    <w:rsid w:val="755DF00C"/>
    <w:rsid w:val="7565BDAC"/>
    <w:rsid w:val="7565EB8F"/>
    <w:rsid w:val="756C564E"/>
    <w:rsid w:val="756C8694"/>
    <w:rsid w:val="756DD4B5"/>
    <w:rsid w:val="75706346"/>
    <w:rsid w:val="75714BC1"/>
    <w:rsid w:val="75794566"/>
    <w:rsid w:val="757CAC58"/>
    <w:rsid w:val="75801834"/>
    <w:rsid w:val="7585A00D"/>
    <w:rsid w:val="75875194"/>
    <w:rsid w:val="7587F65E"/>
    <w:rsid w:val="75886FDA"/>
    <w:rsid w:val="758AB482"/>
    <w:rsid w:val="759031F3"/>
    <w:rsid w:val="7593B575"/>
    <w:rsid w:val="75966EEB"/>
    <w:rsid w:val="75974CBC"/>
    <w:rsid w:val="7599EF2A"/>
    <w:rsid w:val="75A08746"/>
    <w:rsid w:val="75A1E996"/>
    <w:rsid w:val="75A37486"/>
    <w:rsid w:val="75A50560"/>
    <w:rsid w:val="75A5F140"/>
    <w:rsid w:val="75AB7A0F"/>
    <w:rsid w:val="75AE50DF"/>
    <w:rsid w:val="75AED0AE"/>
    <w:rsid w:val="75B10E6E"/>
    <w:rsid w:val="75B280ED"/>
    <w:rsid w:val="75B4A132"/>
    <w:rsid w:val="75B7B40E"/>
    <w:rsid w:val="75B8497C"/>
    <w:rsid w:val="75BC372D"/>
    <w:rsid w:val="75C04133"/>
    <w:rsid w:val="75C2AC02"/>
    <w:rsid w:val="75C5F62D"/>
    <w:rsid w:val="75C825EA"/>
    <w:rsid w:val="75CF48A2"/>
    <w:rsid w:val="75D076E1"/>
    <w:rsid w:val="75DEEA44"/>
    <w:rsid w:val="75E79CCE"/>
    <w:rsid w:val="75ECF9A3"/>
    <w:rsid w:val="75EEC242"/>
    <w:rsid w:val="75F216CA"/>
    <w:rsid w:val="75F24A9B"/>
    <w:rsid w:val="75F8A5A0"/>
    <w:rsid w:val="75F9612F"/>
    <w:rsid w:val="75FBC4A9"/>
    <w:rsid w:val="75FF162E"/>
    <w:rsid w:val="76044102"/>
    <w:rsid w:val="7606ECCD"/>
    <w:rsid w:val="7610B229"/>
    <w:rsid w:val="76143F98"/>
    <w:rsid w:val="7617AAD0"/>
    <w:rsid w:val="761AF198"/>
    <w:rsid w:val="761E7281"/>
    <w:rsid w:val="7622871F"/>
    <w:rsid w:val="7623B9B5"/>
    <w:rsid w:val="762AB9F5"/>
    <w:rsid w:val="762C6AE4"/>
    <w:rsid w:val="762D13C0"/>
    <w:rsid w:val="76307792"/>
    <w:rsid w:val="76369B24"/>
    <w:rsid w:val="76394367"/>
    <w:rsid w:val="7639F61D"/>
    <w:rsid w:val="763CAA1C"/>
    <w:rsid w:val="763F247B"/>
    <w:rsid w:val="7647FC74"/>
    <w:rsid w:val="765282C3"/>
    <w:rsid w:val="76530621"/>
    <w:rsid w:val="76565BE0"/>
    <w:rsid w:val="7657A388"/>
    <w:rsid w:val="7659AA22"/>
    <w:rsid w:val="7659E716"/>
    <w:rsid w:val="765C7C05"/>
    <w:rsid w:val="765FA5F9"/>
    <w:rsid w:val="76681BB7"/>
    <w:rsid w:val="76703DB1"/>
    <w:rsid w:val="7672D94E"/>
    <w:rsid w:val="76775422"/>
    <w:rsid w:val="767D7DD7"/>
    <w:rsid w:val="7682681B"/>
    <w:rsid w:val="76858C7B"/>
    <w:rsid w:val="7687DE58"/>
    <w:rsid w:val="768A92A0"/>
    <w:rsid w:val="768D98AF"/>
    <w:rsid w:val="7690FE3C"/>
    <w:rsid w:val="76921382"/>
    <w:rsid w:val="7692277A"/>
    <w:rsid w:val="7695C2A3"/>
    <w:rsid w:val="769F4516"/>
    <w:rsid w:val="76A08BED"/>
    <w:rsid w:val="76A457F5"/>
    <w:rsid w:val="76A4C453"/>
    <w:rsid w:val="76AC3032"/>
    <w:rsid w:val="76B1A96A"/>
    <w:rsid w:val="76B8B901"/>
    <w:rsid w:val="76BFC81B"/>
    <w:rsid w:val="76BFD557"/>
    <w:rsid w:val="76C15EAF"/>
    <w:rsid w:val="76C34E4A"/>
    <w:rsid w:val="76C4D15A"/>
    <w:rsid w:val="76D3B99A"/>
    <w:rsid w:val="76DD5391"/>
    <w:rsid w:val="76E00A03"/>
    <w:rsid w:val="76E58683"/>
    <w:rsid w:val="76E92380"/>
    <w:rsid w:val="76EF0F54"/>
    <w:rsid w:val="76EFE9ED"/>
    <w:rsid w:val="76F07254"/>
    <w:rsid w:val="76F6FAA6"/>
    <w:rsid w:val="76FD45E6"/>
    <w:rsid w:val="77046278"/>
    <w:rsid w:val="770463D8"/>
    <w:rsid w:val="7709A516"/>
    <w:rsid w:val="7709BE9D"/>
    <w:rsid w:val="770B2826"/>
    <w:rsid w:val="770BB19A"/>
    <w:rsid w:val="770C20E6"/>
    <w:rsid w:val="7713BA6F"/>
    <w:rsid w:val="7715B54A"/>
    <w:rsid w:val="7715D71E"/>
    <w:rsid w:val="771B4317"/>
    <w:rsid w:val="771D8C35"/>
    <w:rsid w:val="772A23E2"/>
    <w:rsid w:val="772BD7D4"/>
    <w:rsid w:val="77352867"/>
    <w:rsid w:val="7745016F"/>
    <w:rsid w:val="7747084B"/>
    <w:rsid w:val="7748D9EA"/>
    <w:rsid w:val="7748F786"/>
    <w:rsid w:val="774C7980"/>
    <w:rsid w:val="775274D6"/>
    <w:rsid w:val="775413FD"/>
    <w:rsid w:val="77559919"/>
    <w:rsid w:val="7755FA04"/>
    <w:rsid w:val="775ABEC8"/>
    <w:rsid w:val="775B2278"/>
    <w:rsid w:val="775CAB0C"/>
    <w:rsid w:val="775D6F34"/>
    <w:rsid w:val="775F114F"/>
    <w:rsid w:val="775F98FC"/>
    <w:rsid w:val="77638863"/>
    <w:rsid w:val="776521A4"/>
    <w:rsid w:val="7765D9DE"/>
    <w:rsid w:val="7766132A"/>
    <w:rsid w:val="776B1903"/>
    <w:rsid w:val="776B8E79"/>
    <w:rsid w:val="776F8DCB"/>
    <w:rsid w:val="7774B9A9"/>
    <w:rsid w:val="7776B924"/>
    <w:rsid w:val="777906ED"/>
    <w:rsid w:val="777E5519"/>
    <w:rsid w:val="7781EA56"/>
    <w:rsid w:val="7784A9B2"/>
    <w:rsid w:val="7785C9A7"/>
    <w:rsid w:val="7786CB08"/>
    <w:rsid w:val="778D59AA"/>
    <w:rsid w:val="77924617"/>
    <w:rsid w:val="77947601"/>
    <w:rsid w:val="77A330D2"/>
    <w:rsid w:val="77A59365"/>
    <w:rsid w:val="77A7DBC9"/>
    <w:rsid w:val="77A8F575"/>
    <w:rsid w:val="77A8F986"/>
    <w:rsid w:val="77AAE999"/>
    <w:rsid w:val="77ABA49C"/>
    <w:rsid w:val="77AC285B"/>
    <w:rsid w:val="77AC777B"/>
    <w:rsid w:val="77AFB09E"/>
    <w:rsid w:val="77B81533"/>
    <w:rsid w:val="77BD707C"/>
    <w:rsid w:val="77C068DC"/>
    <w:rsid w:val="77C4588F"/>
    <w:rsid w:val="77C78C7E"/>
    <w:rsid w:val="77CE0ACF"/>
    <w:rsid w:val="77CEA4CF"/>
    <w:rsid w:val="77D0AAD1"/>
    <w:rsid w:val="77D4034E"/>
    <w:rsid w:val="77D62261"/>
    <w:rsid w:val="77DE0AB6"/>
    <w:rsid w:val="77E1E6E4"/>
    <w:rsid w:val="77E2B4BC"/>
    <w:rsid w:val="77E76D55"/>
    <w:rsid w:val="77F32171"/>
    <w:rsid w:val="77F9C6B7"/>
    <w:rsid w:val="7802B183"/>
    <w:rsid w:val="7807354A"/>
    <w:rsid w:val="78115A9B"/>
    <w:rsid w:val="7812305C"/>
    <w:rsid w:val="7815DA5F"/>
    <w:rsid w:val="7817B3C1"/>
    <w:rsid w:val="781CCF1F"/>
    <w:rsid w:val="781DB0D0"/>
    <w:rsid w:val="781FF07F"/>
    <w:rsid w:val="7822C124"/>
    <w:rsid w:val="782429B4"/>
    <w:rsid w:val="78271D41"/>
    <w:rsid w:val="78297F22"/>
    <w:rsid w:val="782A18C6"/>
    <w:rsid w:val="782E5357"/>
    <w:rsid w:val="782ED693"/>
    <w:rsid w:val="78320AF3"/>
    <w:rsid w:val="78335355"/>
    <w:rsid w:val="7834AF57"/>
    <w:rsid w:val="78357D61"/>
    <w:rsid w:val="78383590"/>
    <w:rsid w:val="783DD112"/>
    <w:rsid w:val="7840741A"/>
    <w:rsid w:val="7842F575"/>
    <w:rsid w:val="7847E768"/>
    <w:rsid w:val="784A8F67"/>
    <w:rsid w:val="78590357"/>
    <w:rsid w:val="785D62C4"/>
    <w:rsid w:val="785E47BC"/>
    <w:rsid w:val="7868FA1A"/>
    <w:rsid w:val="786B20DD"/>
    <w:rsid w:val="786C7F2C"/>
    <w:rsid w:val="7871D714"/>
    <w:rsid w:val="787C3B4A"/>
    <w:rsid w:val="787F8B3C"/>
    <w:rsid w:val="78805407"/>
    <w:rsid w:val="7881D945"/>
    <w:rsid w:val="78871BF6"/>
    <w:rsid w:val="7889B86B"/>
    <w:rsid w:val="788F4DA0"/>
    <w:rsid w:val="78905571"/>
    <w:rsid w:val="7891F836"/>
    <w:rsid w:val="7893CAB6"/>
    <w:rsid w:val="78954571"/>
    <w:rsid w:val="789DB9B6"/>
    <w:rsid w:val="789F812A"/>
    <w:rsid w:val="789F8918"/>
    <w:rsid w:val="78A57577"/>
    <w:rsid w:val="78A74A20"/>
    <w:rsid w:val="78AA4E31"/>
    <w:rsid w:val="78AEB346"/>
    <w:rsid w:val="78C3BC88"/>
    <w:rsid w:val="78C5AADA"/>
    <w:rsid w:val="78CA32C6"/>
    <w:rsid w:val="78CA331D"/>
    <w:rsid w:val="78CA384D"/>
    <w:rsid w:val="78CCF96E"/>
    <w:rsid w:val="78D332F3"/>
    <w:rsid w:val="78D3B09E"/>
    <w:rsid w:val="78D7438D"/>
    <w:rsid w:val="78DDB774"/>
    <w:rsid w:val="78DFD909"/>
    <w:rsid w:val="78E0FE8D"/>
    <w:rsid w:val="78E8EABD"/>
    <w:rsid w:val="78EDA77D"/>
    <w:rsid w:val="78EE160B"/>
    <w:rsid w:val="78F0AA61"/>
    <w:rsid w:val="78F136EF"/>
    <w:rsid w:val="78F89DEE"/>
    <w:rsid w:val="78F8F56F"/>
    <w:rsid w:val="78FABF42"/>
    <w:rsid w:val="79042604"/>
    <w:rsid w:val="7905626F"/>
    <w:rsid w:val="79062FB0"/>
    <w:rsid w:val="7909D67E"/>
    <w:rsid w:val="790DDD53"/>
    <w:rsid w:val="790EED3D"/>
    <w:rsid w:val="791044D3"/>
    <w:rsid w:val="79141204"/>
    <w:rsid w:val="791556DE"/>
    <w:rsid w:val="791B036C"/>
    <w:rsid w:val="79200EAF"/>
    <w:rsid w:val="79210062"/>
    <w:rsid w:val="79253035"/>
    <w:rsid w:val="792A7435"/>
    <w:rsid w:val="792E18EA"/>
    <w:rsid w:val="792EC7D4"/>
    <w:rsid w:val="792F5696"/>
    <w:rsid w:val="79336144"/>
    <w:rsid w:val="793491BA"/>
    <w:rsid w:val="79390751"/>
    <w:rsid w:val="793E2A45"/>
    <w:rsid w:val="793FD482"/>
    <w:rsid w:val="79411A1E"/>
    <w:rsid w:val="7943C307"/>
    <w:rsid w:val="7946FE7F"/>
    <w:rsid w:val="794CC544"/>
    <w:rsid w:val="794CF4AF"/>
    <w:rsid w:val="794EC633"/>
    <w:rsid w:val="794F5418"/>
    <w:rsid w:val="7950E9C1"/>
    <w:rsid w:val="7951E31D"/>
    <w:rsid w:val="79547327"/>
    <w:rsid w:val="795499F9"/>
    <w:rsid w:val="79573D60"/>
    <w:rsid w:val="795B9433"/>
    <w:rsid w:val="795F6259"/>
    <w:rsid w:val="796C29E3"/>
    <w:rsid w:val="796D1D0A"/>
    <w:rsid w:val="7970BEBC"/>
    <w:rsid w:val="797223FE"/>
    <w:rsid w:val="7974A245"/>
    <w:rsid w:val="797581FE"/>
    <w:rsid w:val="797665B2"/>
    <w:rsid w:val="7979BEA3"/>
    <w:rsid w:val="797A20CF"/>
    <w:rsid w:val="797C181B"/>
    <w:rsid w:val="797C674F"/>
    <w:rsid w:val="798A7C82"/>
    <w:rsid w:val="798DDB72"/>
    <w:rsid w:val="798E43F1"/>
    <w:rsid w:val="799506E8"/>
    <w:rsid w:val="79958C26"/>
    <w:rsid w:val="7996C5F1"/>
    <w:rsid w:val="799A51C6"/>
    <w:rsid w:val="799A83B9"/>
    <w:rsid w:val="799BA202"/>
    <w:rsid w:val="79A9D80A"/>
    <w:rsid w:val="79ADC904"/>
    <w:rsid w:val="79B07DAA"/>
    <w:rsid w:val="79B6F579"/>
    <w:rsid w:val="79BA1B13"/>
    <w:rsid w:val="79C35590"/>
    <w:rsid w:val="79C83247"/>
    <w:rsid w:val="79C88E21"/>
    <w:rsid w:val="79CCC525"/>
    <w:rsid w:val="79D5045F"/>
    <w:rsid w:val="79D51A6D"/>
    <w:rsid w:val="79D98739"/>
    <w:rsid w:val="79DAE400"/>
    <w:rsid w:val="79DC447B"/>
    <w:rsid w:val="79DE4351"/>
    <w:rsid w:val="79DE7DB4"/>
    <w:rsid w:val="79E63F67"/>
    <w:rsid w:val="79EC5EBA"/>
    <w:rsid w:val="79EDBA1D"/>
    <w:rsid w:val="79F2BED1"/>
    <w:rsid w:val="79F3DD48"/>
    <w:rsid w:val="79F52D2C"/>
    <w:rsid w:val="7A00603F"/>
    <w:rsid w:val="7A0C4D4F"/>
    <w:rsid w:val="7A0E1357"/>
    <w:rsid w:val="7A0E1D18"/>
    <w:rsid w:val="7A0F087E"/>
    <w:rsid w:val="7A10627C"/>
    <w:rsid w:val="7A12570E"/>
    <w:rsid w:val="7A155ACA"/>
    <w:rsid w:val="7A15F6AF"/>
    <w:rsid w:val="7A19BE91"/>
    <w:rsid w:val="7A1AEBA6"/>
    <w:rsid w:val="7A1EE349"/>
    <w:rsid w:val="7A201718"/>
    <w:rsid w:val="7A22292E"/>
    <w:rsid w:val="7A227BB5"/>
    <w:rsid w:val="7A22F8A8"/>
    <w:rsid w:val="7A33EC82"/>
    <w:rsid w:val="7A3C049A"/>
    <w:rsid w:val="7A431678"/>
    <w:rsid w:val="7A44586D"/>
    <w:rsid w:val="7A4AAA79"/>
    <w:rsid w:val="7A523286"/>
    <w:rsid w:val="7A5A32ED"/>
    <w:rsid w:val="7A5DC9C1"/>
    <w:rsid w:val="7A5F8CE9"/>
    <w:rsid w:val="7A647220"/>
    <w:rsid w:val="7A684350"/>
    <w:rsid w:val="7A6A7369"/>
    <w:rsid w:val="7A6D1BCF"/>
    <w:rsid w:val="7A70EB98"/>
    <w:rsid w:val="7A710A3E"/>
    <w:rsid w:val="7A7265D1"/>
    <w:rsid w:val="7A727FAE"/>
    <w:rsid w:val="7A7375B1"/>
    <w:rsid w:val="7A7468A0"/>
    <w:rsid w:val="7A7960AA"/>
    <w:rsid w:val="7A807AAC"/>
    <w:rsid w:val="7A857483"/>
    <w:rsid w:val="7A895A64"/>
    <w:rsid w:val="7AA5DE6A"/>
    <w:rsid w:val="7AA5FC77"/>
    <w:rsid w:val="7AB1B062"/>
    <w:rsid w:val="7AB339ED"/>
    <w:rsid w:val="7ACA1E2C"/>
    <w:rsid w:val="7ACC28AE"/>
    <w:rsid w:val="7ACC4F73"/>
    <w:rsid w:val="7ADDA1DA"/>
    <w:rsid w:val="7AE3E9CF"/>
    <w:rsid w:val="7AE61B45"/>
    <w:rsid w:val="7AE8A442"/>
    <w:rsid w:val="7AEE4B74"/>
    <w:rsid w:val="7AEFB5F5"/>
    <w:rsid w:val="7AEFB786"/>
    <w:rsid w:val="7AF0061F"/>
    <w:rsid w:val="7AF3D374"/>
    <w:rsid w:val="7AFA188D"/>
    <w:rsid w:val="7B039853"/>
    <w:rsid w:val="7B095407"/>
    <w:rsid w:val="7B0C9E96"/>
    <w:rsid w:val="7B141F7E"/>
    <w:rsid w:val="7B1A2DA6"/>
    <w:rsid w:val="7B1E42AB"/>
    <w:rsid w:val="7B2599DC"/>
    <w:rsid w:val="7B2BFB2D"/>
    <w:rsid w:val="7B30D5A0"/>
    <w:rsid w:val="7B31229B"/>
    <w:rsid w:val="7B33171C"/>
    <w:rsid w:val="7B380492"/>
    <w:rsid w:val="7B3E6EA6"/>
    <w:rsid w:val="7B3EC6C3"/>
    <w:rsid w:val="7B405DBC"/>
    <w:rsid w:val="7B409728"/>
    <w:rsid w:val="7B4B1F54"/>
    <w:rsid w:val="7B520C31"/>
    <w:rsid w:val="7B56031C"/>
    <w:rsid w:val="7B5D698E"/>
    <w:rsid w:val="7B6402A8"/>
    <w:rsid w:val="7B68CF7F"/>
    <w:rsid w:val="7B68FEDB"/>
    <w:rsid w:val="7B70B90D"/>
    <w:rsid w:val="7B70EACE"/>
    <w:rsid w:val="7B71A34C"/>
    <w:rsid w:val="7B8BDD0E"/>
    <w:rsid w:val="7B8E4CBA"/>
    <w:rsid w:val="7B900BDD"/>
    <w:rsid w:val="7B904A92"/>
    <w:rsid w:val="7B95D70F"/>
    <w:rsid w:val="7B9AE646"/>
    <w:rsid w:val="7B9E2BED"/>
    <w:rsid w:val="7BA3622C"/>
    <w:rsid w:val="7BA45C2A"/>
    <w:rsid w:val="7BA4A7E5"/>
    <w:rsid w:val="7BA50705"/>
    <w:rsid w:val="7BA8B9E9"/>
    <w:rsid w:val="7BACE3A7"/>
    <w:rsid w:val="7BB0FD72"/>
    <w:rsid w:val="7BB33ABD"/>
    <w:rsid w:val="7BB96E44"/>
    <w:rsid w:val="7BB97158"/>
    <w:rsid w:val="7BBD079B"/>
    <w:rsid w:val="7BBD28E1"/>
    <w:rsid w:val="7BC13EF5"/>
    <w:rsid w:val="7BC1EFE9"/>
    <w:rsid w:val="7BC54EBD"/>
    <w:rsid w:val="7BD0E207"/>
    <w:rsid w:val="7BD569AE"/>
    <w:rsid w:val="7BDF1A77"/>
    <w:rsid w:val="7BDF9C23"/>
    <w:rsid w:val="7BE37D0D"/>
    <w:rsid w:val="7BE517A4"/>
    <w:rsid w:val="7BE7D6DA"/>
    <w:rsid w:val="7BE98826"/>
    <w:rsid w:val="7BEA78FD"/>
    <w:rsid w:val="7BEDDB80"/>
    <w:rsid w:val="7BF9FA7A"/>
    <w:rsid w:val="7C09ABAA"/>
    <w:rsid w:val="7C0C3E2B"/>
    <w:rsid w:val="7C10C126"/>
    <w:rsid w:val="7C122109"/>
    <w:rsid w:val="7C15FAA1"/>
    <w:rsid w:val="7C173E89"/>
    <w:rsid w:val="7C187287"/>
    <w:rsid w:val="7C1EA256"/>
    <w:rsid w:val="7C25B8CB"/>
    <w:rsid w:val="7C28E924"/>
    <w:rsid w:val="7C28F9A6"/>
    <w:rsid w:val="7C2FB000"/>
    <w:rsid w:val="7C3AC74D"/>
    <w:rsid w:val="7C3C73C5"/>
    <w:rsid w:val="7C3D1362"/>
    <w:rsid w:val="7C40C8EC"/>
    <w:rsid w:val="7C413292"/>
    <w:rsid w:val="7C43C2FD"/>
    <w:rsid w:val="7C4987B7"/>
    <w:rsid w:val="7C4A0323"/>
    <w:rsid w:val="7C4BB2C6"/>
    <w:rsid w:val="7C4C860E"/>
    <w:rsid w:val="7C543F62"/>
    <w:rsid w:val="7C548308"/>
    <w:rsid w:val="7C54F364"/>
    <w:rsid w:val="7C5E8AAC"/>
    <w:rsid w:val="7C61D64F"/>
    <w:rsid w:val="7C61F1C0"/>
    <w:rsid w:val="7C6480F5"/>
    <w:rsid w:val="7C6804BF"/>
    <w:rsid w:val="7C6A4C31"/>
    <w:rsid w:val="7C72763C"/>
    <w:rsid w:val="7C73B693"/>
    <w:rsid w:val="7C73D3DE"/>
    <w:rsid w:val="7C73E1EE"/>
    <w:rsid w:val="7C7402E2"/>
    <w:rsid w:val="7C75762C"/>
    <w:rsid w:val="7C76E9E0"/>
    <w:rsid w:val="7C7B1744"/>
    <w:rsid w:val="7C7C7AD3"/>
    <w:rsid w:val="7C8A3137"/>
    <w:rsid w:val="7C938CFC"/>
    <w:rsid w:val="7C95E8EE"/>
    <w:rsid w:val="7C9E376B"/>
    <w:rsid w:val="7C9F6506"/>
    <w:rsid w:val="7C9FD9CB"/>
    <w:rsid w:val="7CA66F21"/>
    <w:rsid w:val="7CB29E40"/>
    <w:rsid w:val="7CB370DC"/>
    <w:rsid w:val="7CB57EDB"/>
    <w:rsid w:val="7CB5F644"/>
    <w:rsid w:val="7CB6D484"/>
    <w:rsid w:val="7CBB3D43"/>
    <w:rsid w:val="7CBC7C35"/>
    <w:rsid w:val="7CC227AA"/>
    <w:rsid w:val="7CC2940C"/>
    <w:rsid w:val="7CC2B907"/>
    <w:rsid w:val="7CC6334F"/>
    <w:rsid w:val="7CC834FD"/>
    <w:rsid w:val="7CCD5FDE"/>
    <w:rsid w:val="7CCDFA85"/>
    <w:rsid w:val="7CD5CA24"/>
    <w:rsid w:val="7CD6FB70"/>
    <w:rsid w:val="7CDAB6A3"/>
    <w:rsid w:val="7CDFAFA8"/>
    <w:rsid w:val="7CDFC73A"/>
    <w:rsid w:val="7CE1566D"/>
    <w:rsid w:val="7CE5B4EB"/>
    <w:rsid w:val="7CE6EA4B"/>
    <w:rsid w:val="7CE9A8D1"/>
    <w:rsid w:val="7CF69A55"/>
    <w:rsid w:val="7CF752F7"/>
    <w:rsid w:val="7CF7CF2A"/>
    <w:rsid w:val="7D0625F2"/>
    <w:rsid w:val="7D08207A"/>
    <w:rsid w:val="7D0915F1"/>
    <w:rsid w:val="7D0CD848"/>
    <w:rsid w:val="7D120A3F"/>
    <w:rsid w:val="7D12156B"/>
    <w:rsid w:val="7D12B90E"/>
    <w:rsid w:val="7D13E53D"/>
    <w:rsid w:val="7D181126"/>
    <w:rsid w:val="7D19BC77"/>
    <w:rsid w:val="7D1AACAC"/>
    <w:rsid w:val="7D1E604B"/>
    <w:rsid w:val="7D2077F7"/>
    <w:rsid w:val="7D20DA70"/>
    <w:rsid w:val="7D275B00"/>
    <w:rsid w:val="7D2CBD61"/>
    <w:rsid w:val="7D2D83B0"/>
    <w:rsid w:val="7D3570CD"/>
    <w:rsid w:val="7D393623"/>
    <w:rsid w:val="7D3B3453"/>
    <w:rsid w:val="7D3E56C3"/>
    <w:rsid w:val="7D4DF675"/>
    <w:rsid w:val="7D4E16A2"/>
    <w:rsid w:val="7D4F269B"/>
    <w:rsid w:val="7D54F85B"/>
    <w:rsid w:val="7D58B60F"/>
    <w:rsid w:val="7D5A6D4E"/>
    <w:rsid w:val="7D5FB802"/>
    <w:rsid w:val="7D613CB8"/>
    <w:rsid w:val="7D62613F"/>
    <w:rsid w:val="7D63744E"/>
    <w:rsid w:val="7D677B3A"/>
    <w:rsid w:val="7D6BAA9A"/>
    <w:rsid w:val="7D71D010"/>
    <w:rsid w:val="7D73A55C"/>
    <w:rsid w:val="7D79A91F"/>
    <w:rsid w:val="7D7D5FB3"/>
    <w:rsid w:val="7D873ED1"/>
    <w:rsid w:val="7D8980D0"/>
    <w:rsid w:val="7D899748"/>
    <w:rsid w:val="7D8CD6B9"/>
    <w:rsid w:val="7D8E97F6"/>
    <w:rsid w:val="7D900AA1"/>
    <w:rsid w:val="7D9889B7"/>
    <w:rsid w:val="7D9B40C7"/>
    <w:rsid w:val="7D9CBF81"/>
    <w:rsid w:val="7D9F5FA4"/>
    <w:rsid w:val="7DA29DBD"/>
    <w:rsid w:val="7DA7B240"/>
    <w:rsid w:val="7DACBD24"/>
    <w:rsid w:val="7DB1E7DE"/>
    <w:rsid w:val="7DB39E48"/>
    <w:rsid w:val="7DBC2053"/>
    <w:rsid w:val="7DC0F155"/>
    <w:rsid w:val="7DC116FE"/>
    <w:rsid w:val="7DC40C5B"/>
    <w:rsid w:val="7DCCD08C"/>
    <w:rsid w:val="7DCE2746"/>
    <w:rsid w:val="7DCF722C"/>
    <w:rsid w:val="7DD0DFBE"/>
    <w:rsid w:val="7DD1ACA6"/>
    <w:rsid w:val="7DD6B266"/>
    <w:rsid w:val="7DDA5A87"/>
    <w:rsid w:val="7DE1EBB1"/>
    <w:rsid w:val="7DE2962F"/>
    <w:rsid w:val="7DE86C58"/>
    <w:rsid w:val="7DEB8F77"/>
    <w:rsid w:val="7DED59BC"/>
    <w:rsid w:val="7DF1148B"/>
    <w:rsid w:val="7DF74FA9"/>
    <w:rsid w:val="7DF797D1"/>
    <w:rsid w:val="7DFB896B"/>
    <w:rsid w:val="7E00B45E"/>
    <w:rsid w:val="7E041CCE"/>
    <w:rsid w:val="7E1014F0"/>
    <w:rsid w:val="7E113689"/>
    <w:rsid w:val="7E1890F2"/>
    <w:rsid w:val="7E193A69"/>
    <w:rsid w:val="7E1AF9BB"/>
    <w:rsid w:val="7E1BAFFA"/>
    <w:rsid w:val="7E1C8D69"/>
    <w:rsid w:val="7E1F95A9"/>
    <w:rsid w:val="7E1FD875"/>
    <w:rsid w:val="7E363D50"/>
    <w:rsid w:val="7E39A2CC"/>
    <w:rsid w:val="7E39AA62"/>
    <w:rsid w:val="7E3A2B88"/>
    <w:rsid w:val="7E3D280D"/>
    <w:rsid w:val="7E3F03CB"/>
    <w:rsid w:val="7E4451F4"/>
    <w:rsid w:val="7E4738D2"/>
    <w:rsid w:val="7E476A83"/>
    <w:rsid w:val="7E4AD834"/>
    <w:rsid w:val="7E4FFB75"/>
    <w:rsid w:val="7E52B60A"/>
    <w:rsid w:val="7E52E3C3"/>
    <w:rsid w:val="7E5804C1"/>
    <w:rsid w:val="7E58A3DC"/>
    <w:rsid w:val="7E5BE55E"/>
    <w:rsid w:val="7E5DD45B"/>
    <w:rsid w:val="7E607E54"/>
    <w:rsid w:val="7E61136C"/>
    <w:rsid w:val="7E621CAC"/>
    <w:rsid w:val="7E62D62B"/>
    <w:rsid w:val="7E64055E"/>
    <w:rsid w:val="7E65B537"/>
    <w:rsid w:val="7E672423"/>
    <w:rsid w:val="7E693F4E"/>
    <w:rsid w:val="7E6B2A6A"/>
    <w:rsid w:val="7E6CEF03"/>
    <w:rsid w:val="7E6F840C"/>
    <w:rsid w:val="7E701809"/>
    <w:rsid w:val="7E70D2C0"/>
    <w:rsid w:val="7E72F20E"/>
    <w:rsid w:val="7E745C78"/>
    <w:rsid w:val="7E74DC4B"/>
    <w:rsid w:val="7E76AFF9"/>
    <w:rsid w:val="7E7745C1"/>
    <w:rsid w:val="7E7ADE39"/>
    <w:rsid w:val="7E7F33B6"/>
    <w:rsid w:val="7E88011A"/>
    <w:rsid w:val="7E8A1CEB"/>
    <w:rsid w:val="7E8EAFC9"/>
    <w:rsid w:val="7E9076B0"/>
    <w:rsid w:val="7E92318D"/>
    <w:rsid w:val="7E928636"/>
    <w:rsid w:val="7E9C897A"/>
    <w:rsid w:val="7E9D13E6"/>
    <w:rsid w:val="7EA555DE"/>
    <w:rsid w:val="7EA7F4C7"/>
    <w:rsid w:val="7EACFAA4"/>
    <w:rsid w:val="7EB20538"/>
    <w:rsid w:val="7EB33BC7"/>
    <w:rsid w:val="7EBE8CD4"/>
    <w:rsid w:val="7EC714EB"/>
    <w:rsid w:val="7EC96250"/>
    <w:rsid w:val="7ECB28C0"/>
    <w:rsid w:val="7ED2D2A1"/>
    <w:rsid w:val="7EDEF092"/>
    <w:rsid w:val="7EE28504"/>
    <w:rsid w:val="7EE9DD52"/>
    <w:rsid w:val="7EEBA9F5"/>
    <w:rsid w:val="7EED639D"/>
    <w:rsid w:val="7EF29C3C"/>
    <w:rsid w:val="7EF8909F"/>
    <w:rsid w:val="7F020F09"/>
    <w:rsid w:val="7F03F5F9"/>
    <w:rsid w:val="7F04B550"/>
    <w:rsid w:val="7F0929A6"/>
    <w:rsid w:val="7F0C0A6F"/>
    <w:rsid w:val="7F0F75BD"/>
    <w:rsid w:val="7F1108DF"/>
    <w:rsid w:val="7F152E3F"/>
    <w:rsid w:val="7F187495"/>
    <w:rsid w:val="7F1DCA6A"/>
    <w:rsid w:val="7F23DBA5"/>
    <w:rsid w:val="7F2641A0"/>
    <w:rsid w:val="7F27EDC6"/>
    <w:rsid w:val="7F287648"/>
    <w:rsid w:val="7F2AC2C2"/>
    <w:rsid w:val="7F2C6F47"/>
    <w:rsid w:val="7F2D5278"/>
    <w:rsid w:val="7F2FDC79"/>
    <w:rsid w:val="7F389D4C"/>
    <w:rsid w:val="7F3E6E1E"/>
    <w:rsid w:val="7F41017F"/>
    <w:rsid w:val="7F462B1B"/>
    <w:rsid w:val="7F521A30"/>
    <w:rsid w:val="7F530473"/>
    <w:rsid w:val="7F55021F"/>
    <w:rsid w:val="7F55F9DC"/>
    <w:rsid w:val="7F5A4E72"/>
    <w:rsid w:val="7F5B004C"/>
    <w:rsid w:val="7F5C5514"/>
    <w:rsid w:val="7F5EF52A"/>
    <w:rsid w:val="7F6D9590"/>
    <w:rsid w:val="7F7748AD"/>
    <w:rsid w:val="7F7B7B51"/>
    <w:rsid w:val="7F7CCBDA"/>
    <w:rsid w:val="7F7DD31F"/>
    <w:rsid w:val="7F7F7FC9"/>
    <w:rsid w:val="7F82ECC6"/>
    <w:rsid w:val="7F85A0F0"/>
    <w:rsid w:val="7F8B91B0"/>
    <w:rsid w:val="7F8C3744"/>
    <w:rsid w:val="7F934848"/>
    <w:rsid w:val="7F962B6E"/>
    <w:rsid w:val="7F9B130D"/>
    <w:rsid w:val="7F9BB55B"/>
    <w:rsid w:val="7F9D2AA8"/>
    <w:rsid w:val="7FA0755B"/>
    <w:rsid w:val="7FA173FE"/>
    <w:rsid w:val="7FA3AF29"/>
    <w:rsid w:val="7FA80DE6"/>
    <w:rsid w:val="7FAA1C2D"/>
    <w:rsid w:val="7FABDD66"/>
    <w:rsid w:val="7FB1FD76"/>
    <w:rsid w:val="7FB2077F"/>
    <w:rsid w:val="7FB5A626"/>
    <w:rsid w:val="7FB6DA35"/>
    <w:rsid w:val="7FB78089"/>
    <w:rsid w:val="7FBBA9A1"/>
    <w:rsid w:val="7FBE3CAD"/>
    <w:rsid w:val="7FC16D20"/>
    <w:rsid w:val="7FCAFCE0"/>
    <w:rsid w:val="7FCC6BA9"/>
    <w:rsid w:val="7FCD6ED1"/>
    <w:rsid w:val="7FD4C967"/>
    <w:rsid w:val="7FD5DD83"/>
    <w:rsid w:val="7FDDB88B"/>
    <w:rsid w:val="7FDE7588"/>
    <w:rsid w:val="7FDF9FA1"/>
    <w:rsid w:val="7FE99BA3"/>
    <w:rsid w:val="7FE9B3D8"/>
    <w:rsid w:val="7FEABC9B"/>
    <w:rsid w:val="7FEC160C"/>
    <w:rsid w:val="7FEF7578"/>
    <w:rsid w:val="7FEFD298"/>
    <w:rsid w:val="7FF2085B"/>
    <w:rsid w:val="7FF46CDD"/>
    <w:rsid w:val="7FF7C4C1"/>
    <w:rsid w:val="7FF9292D"/>
    <w:rsid w:val="7FFC6B7F"/>
    <w:rsid w:val="7FFCAEE2"/>
    <w:rsid w:val="7FFCC92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94B8"/>
  <w15:chartTrackingRefBased/>
  <w15:docId w15:val="{9996EAD6-69E0-4E25-A867-BB3A25D6E4A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4D568C8F"/>
    <w:rPr>
      <w:lang w:val="en-GB"/>
    </w:rPr>
  </w:style>
  <w:style w:type="paragraph" w:styleId="Kop1">
    <w:name w:val="heading 1"/>
    <w:basedOn w:val="Standaard"/>
    <w:next w:val="Standaard"/>
    <w:link w:val="Kop1Char"/>
    <w:uiPriority w:val="9"/>
    <w:qFormat/>
    <w:rsid w:val="4D568C8F"/>
    <w:pPr>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4D568C8F"/>
    <w:pPr>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Kop3">
    <w:name w:val="heading 3"/>
    <w:basedOn w:val="Standaard"/>
    <w:next w:val="Standaard"/>
    <w:link w:val="Kop3Char"/>
    <w:uiPriority w:val="9"/>
    <w:unhideWhenUsed/>
    <w:qFormat/>
    <w:rsid w:val="4D568C8F"/>
    <w:pPr>
      <w:keepNext/>
      <w:spacing w:before="40" w:after="0"/>
      <w:outlineLvl w:val="2"/>
    </w:pPr>
    <w:rPr>
      <w:rFonts w:asciiTheme="majorHAnsi" w:hAnsiTheme="majorHAnsi" w:eastAsiaTheme="majorEastAsia" w:cstheme="majorBidi"/>
      <w:color w:val="1F3763"/>
      <w:sz w:val="24"/>
      <w:szCs w:val="24"/>
    </w:rPr>
  </w:style>
  <w:style w:type="paragraph" w:styleId="Kop4">
    <w:name w:val="heading 4"/>
    <w:basedOn w:val="Standaard"/>
    <w:next w:val="Standaard"/>
    <w:link w:val="Kop4Char"/>
    <w:uiPriority w:val="9"/>
    <w:unhideWhenUsed/>
    <w:qFormat/>
    <w:rsid w:val="4D568C8F"/>
    <w:pPr>
      <w:keepNext/>
      <w:spacing w:before="40" w:after="0"/>
      <w:outlineLvl w:val="3"/>
    </w:pPr>
    <w:rPr>
      <w:rFonts w:asciiTheme="majorHAnsi" w:hAnsiTheme="majorHAnsi" w:eastAsiaTheme="majorEastAsia" w:cstheme="majorBidi"/>
      <w:i/>
      <w:iCs/>
      <w:color w:val="2F5496" w:themeColor="accent1" w:themeShade="BF"/>
    </w:rPr>
  </w:style>
  <w:style w:type="paragraph" w:styleId="Kop5">
    <w:name w:val="heading 5"/>
    <w:basedOn w:val="Standaard"/>
    <w:next w:val="Standaard"/>
    <w:link w:val="Kop5Char"/>
    <w:uiPriority w:val="9"/>
    <w:unhideWhenUsed/>
    <w:qFormat/>
    <w:rsid w:val="4D568C8F"/>
    <w:pPr>
      <w:keepNext/>
      <w:spacing w:before="40" w:after="0"/>
      <w:outlineLvl w:val="4"/>
    </w:pPr>
    <w:rPr>
      <w:rFonts w:asciiTheme="majorHAnsi" w:hAnsiTheme="majorHAnsi" w:eastAsiaTheme="majorEastAsia" w:cstheme="majorBidi"/>
      <w:color w:val="2F5496" w:themeColor="accent1" w:themeShade="BF"/>
    </w:rPr>
  </w:style>
  <w:style w:type="paragraph" w:styleId="Kop6">
    <w:name w:val="heading 6"/>
    <w:basedOn w:val="Standaard"/>
    <w:next w:val="Standaard"/>
    <w:link w:val="Kop6Char"/>
    <w:uiPriority w:val="9"/>
    <w:unhideWhenUsed/>
    <w:qFormat/>
    <w:rsid w:val="4D568C8F"/>
    <w:pPr>
      <w:keepNext/>
      <w:spacing w:before="40" w:after="0"/>
      <w:outlineLvl w:val="5"/>
    </w:pPr>
    <w:rPr>
      <w:rFonts w:asciiTheme="majorHAnsi" w:hAnsiTheme="majorHAnsi" w:eastAsiaTheme="majorEastAsia" w:cstheme="majorBidi"/>
      <w:color w:val="1F3763"/>
    </w:rPr>
  </w:style>
  <w:style w:type="paragraph" w:styleId="Kop7">
    <w:name w:val="heading 7"/>
    <w:basedOn w:val="Standaard"/>
    <w:next w:val="Standaard"/>
    <w:link w:val="Kop7Char"/>
    <w:uiPriority w:val="9"/>
    <w:unhideWhenUsed/>
    <w:qFormat/>
    <w:rsid w:val="4D568C8F"/>
    <w:pPr>
      <w:keepNext/>
      <w:spacing w:before="40" w:after="0"/>
      <w:outlineLvl w:val="6"/>
    </w:pPr>
    <w:rPr>
      <w:rFonts w:asciiTheme="majorHAnsi" w:hAnsiTheme="majorHAnsi" w:eastAsiaTheme="majorEastAsia" w:cstheme="majorBidi"/>
      <w:i/>
      <w:iCs/>
      <w:color w:val="1F3763"/>
    </w:rPr>
  </w:style>
  <w:style w:type="paragraph" w:styleId="Kop8">
    <w:name w:val="heading 8"/>
    <w:basedOn w:val="Standaard"/>
    <w:next w:val="Standaard"/>
    <w:link w:val="Kop8Char"/>
    <w:uiPriority w:val="9"/>
    <w:unhideWhenUsed/>
    <w:qFormat/>
    <w:rsid w:val="4D568C8F"/>
    <w:pPr>
      <w:keepNext/>
      <w:spacing w:before="40" w:after="0"/>
      <w:outlineLvl w:val="7"/>
    </w:pPr>
    <w:rPr>
      <w:rFonts w:asciiTheme="majorHAnsi" w:hAnsiTheme="majorHAnsi" w:eastAsiaTheme="majorEastAsia" w:cstheme="majorBidi"/>
      <w:color w:val="272727"/>
      <w:sz w:val="21"/>
      <w:szCs w:val="21"/>
    </w:rPr>
  </w:style>
  <w:style w:type="paragraph" w:styleId="Kop9">
    <w:name w:val="heading 9"/>
    <w:basedOn w:val="Standaard"/>
    <w:next w:val="Standaard"/>
    <w:link w:val="Kop9Char"/>
    <w:uiPriority w:val="9"/>
    <w:unhideWhenUsed/>
    <w:qFormat/>
    <w:rsid w:val="4D568C8F"/>
    <w:pPr>
      <w:keepNext/>
      <w:spacing w:before="40" w:after="0"/>
      <w:outlineLvl w:val="8"/>
    </w:pPr>
    <w:rPr>
      <w:rFonts w:asciiTheme="majorHAnsi" w:hAnsiTheme="majorHAnsi" w:eastAsiaTheme="majorEastAsia" w:cstheme="majorBidi"/>
      <w:i/>
      <w:iCs/>
      <w:color w:val="272727"/>
      <w:sz w:val="21"/>
      <w:szCs w:val="21"/>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Voetnootmarkering">
    <w:name w:val="footnote reference"/>
    <w:basedOn w:val="Standaardalinea-lettertype"/>
    <w:uiPriority w:val="99"/>
    <w:semiHidden/>
    <w:unhideWhenUsed/>
    <w:rPr>
      <w:vertAlign w:val="superscript"/>
    </w:rPr>
  </w:style>
  <w:style w:type="character" w:styleId="VoetnoottekstChar" w:customStyle="1">
    <w:name w:val="Voetnoottekst Char"/>
    <w:basedOn w:val="Standaardalinea-lettertype"/>
    <w:link w:val="Voetnoottekst"/>
    <w:uiPriority w:val="99"/>
    <w:semiHidden/>
    <w:rsid w:val="4D568C8F"/>
    <w:rPr>
      <w:noProof w:val="0"/>
      <w:sz w:val="20"/>
      <w:szCs w:val="20"/>
      <w:lang w:val="en-GB"/>
    </w:rPr>
  </w:style>
  <w:style w:type="paragraph" w:styleId="Voetnoottekst">
    <w:name w:val="footnote text"/>
    <w:basedOn w:val="Standaard"/>
    <w:link w:val="VoetnoottekstChar"/>
    <w:uiPriority w:val="99"/>
    <w:semiHidden/>
    <w:unhideWhenUsed/>
    <w:rsid w:val="4D568C8F"/>
    <w:pPr>
      <w:spacing w:after="0"/>
    </w:pPr>
    <w:rPr>
      <w:sz w:val="20"/>
      <w:szCs w:val="20"/>
    </w:rPr>
  </w:style>
  <w:style w:type="character" w:styleId="Hyperlink">
    <w:name w:val="Hyperlink"/>
    <w:basedOn w:val="Standaardalinea-lettertype"/>
    <w:uiPriority w:val="99"/>
    <w:unhideWhenUsed/>
    <w:rPr>
      <w:color w:val="0563C1" w:themeColor="hyperlink"/>
      <w:u w:val="single"/>
    </w:rPr>
  </w:style>
  <w:style w:type="character" w:styleId="Kop2Char" w:customStyle="1">
    <w:name w:val="Kop 2 Char"/>
    <w:basedOn w:val="Standaardalinea-lettertype"/>
    <w:link w:val="Kop2"/>
    <w:uiPriority w:val="9"/>
    <w:rsid w:val="4D568C8F"/>
    <w:rPr>
      <w:rFonts w:asciiTheme="majorHAnsi" w:hAnsiTheme="majorHAnsi" w:eastAsiaTheme="majorEastAsia" w:cstheme="majorBidi"/>
      <w:noProof w:val="0"/>
      <w:color w:val="2F5496" w:themeColor="accent1" w:themeShade="BF"/>
      <w:sz w:val="26"/>
      <w:szCs w:val="26"/>
      <w:lang w:val="en-GB"/>
    </w:rPr>
  </w:style>
  <w:style w:type="paragraph" w:styleId="Titel">
    <w:name w:val="Title"/>
    <w:basedOn w:val="Standaard"/>
    <w:next w:val="Standaard"/>
    <w:link w:val="TitelChar"/>
    <w:uiPriority w:val="10"/>
    <w:qFormat/>
    <w:rsid w:val="4D568C8F"/>
    <w:pPr>
      <w:spacing w:after="0"/>
      <w:contextualSpacing/>
    </w:pPr>
    <w:rPr>
      <w:rFonts w:asciiTheme="majorHAnsi" w:hAnsiTheme="majorHAnsi" w:eastAsiaTheme="majorEastAsia" w:cstheme="majorBidi"/>
      <w:sz w:val="56"/>
      <w:szCs w:val="56"/>
    </w:rPr>
  </w:style>
  <w:style w:type="paragraph" w:styleId="Ondertitel">
    <w:name w:val="Subtitle"/>
    <w:basedOn w:val="Standaard"/>
    <w:next w:val="Standaard"/>
    <w:link w:val="OndertitelChar"/>
    <w:uiPriority w:val="11"/>
    <w:qFormat/>
    <w:rsid w:val="4D568C8F"/>
    <w:rPr>
      <w:rFonts w:eastAsiaTheme="minorEastAsia"/>
      <w:color w:val="5A5A5A"/>
    </w:rPr>
  </w:style>
  <w:style w:type="paragraph" w:styleId="Citaat">
    <w:name w:val="Quote"/>
    <w:basedOn w:val="Standaard"/>
    <w:next w:val="Standaard"/>
    <w:link w:val="CitaatChar"/>
    <w:uiPriority w:val="29"/>
    <w:qFormat/>
    <w:rsid w:val="4D568C8F"/>
    <w:pPr>
      <w:spacing w:before="200"/>
      <w:ind w:left="864" w:right="864"/>
      <w:jc w:val="center"/>
    </w:pPr>
    <w:rPr>
      <w:i/>
      <w:iCs/>
      <w:color w:val="404040" w:themeColor="text1" w:themeTint="BF"/>
    </w:rPr>
  </w:style>
  <w:style w:type="paragraph" w:styleId="Duidelijkcitaat">
    <w:name w:val="Intense Quote"/>
    <w:basedOn w:val="Standaard"/>
    <w:next w:val="Standaard"/>
    <w:link w:val="DuidelijkcitaatChar"/>
    <w:uiPriority w:val="30"/>
    <w:qFormat/>
    <w:rsid w:val="4D568C8F"/>
    <w:pPr>
      <w:spacing w:before="360" w:after="360"/>
      <w:ind w:left="864" w:right="864"/>
      <w:jc w:val="center"/>
    </w:pPr>
    <w:rPr>
      <w:i/>
      <w:iCs/>
      <w:color w:val="4472C4" w:themeColor="accent1"/>
    </w:rPr>
  </w:style>
  <w:style w:type="paragraph" w:styleId="Lijstalinea">
    <w:name w:val="List Paragraph"/>
    <w:basedOn w:val="Standaard"/>
    <w:uiPriority w:val="34"/>
    <w:qFormat/>
    <w:rsid w:val="4D568C8F"/>
    <w:pPr>
      <w:ind w:left="720"/>
      <w:contextualSpacing/>
    </w:pPr>
  </w:style>
  <w:style w:type="character" w:styleId="Kop1Char" w:customStyle="1">
    <w:name w:val="Kop 1 Char"/>
    <w:basedOn w:val="Standaardalinea-lettertype"/>
    <w:link w:val="Kop1"/>
    <w:uiPriority w:val="9"/>
    <w:rsid w:val="4D568C8F"/>
    <w:rPr>
      <w:rFonts w:asciiTheme="majorHAnsi" w:hAnsiTheme="majorHAnsi" w:eastAsiaTheme="majorEastAsia" w:cstheme="majorBidi"/>
      <w:noProof w:val="0"/>
      <w:color w:val="2F5496" w:themeColor="accent1" w:themeShade="BF"/>
      <w:sz w:val="32"/>
      <w:szCs w:val="32"/>
      <w:lang w:val="en-GB"/>
    </w:rPr>
  </w:style>
  <w:style w:type="character" w:styleId="Kop3Char" w:customStyle="1">
    <w:name w:val="Kop 3 Char"/>
    <w:basedOn w:val="Standaardalinea-lettertype"/>
    <w:link w:val="Kop3"/>
    <w:uiPriority w:val="9"/>
    <w:rsid w:val="4D568C8F"/>
    <w:rPr>
      <w:rFonts w:asciiTheme="majorHAnsi" w:hAnsiTheme="majorHAnsi" w:eastAsiaTheme="majorEastAsia" w:cstheme="majorBidi"/>
      <w:noProof w:val="0"/>
      <w:color w:val="1F3763"/>
      <w:sz w:val="24"/>
      <w:szCs w:val="24"/>
      <w:lang w:val="en-GB"/>
    </w:rPr>
  </w:style>
  <w:style w:type="character" w:styleId="Kop4Char" w:customStyle="1">
    <w:name w:val="Kop 4 Char"/>
    <w:basedOn w:val="Standaardalinea-lettertype"/>
    <w:link w:val="Kop4"/>
    <w:uiPriority w:val="9"/>
    <w:rsid w:val="4D568C8F"/>
    <w:rPr>
      <w:rFonts w:asciiTheme="majorHAnsi" w:hAnsiTheme="majorHAnsi" w:eastAsiaTheme="majorEastAsia" w:cstheme="majorBidi"/>
      <w:i/>
      <w:iCs/>
      <w:noProof w:val="0"/>
      <w:color w:val="2F5496" w:themeColor="accent1" w:themeShade="BF"/>
      <w:lang w:val="en-GB"/>
    </w:rPr>
  </w:style>
  <w:style w:type="character" w:styleId="Kop5Char" w:customStyle="1">
    <w:name w:val="Kop 5 Char"/>
    <w:basedOn w:val="Standaardalinea-lettertype"/>
    <w:link w:val="Kop5"/>
    <w:uiPriority w:val="9"/>
    <w:rsid w:val="4D568C8F"/>
    <w:rPr>
      <w:rFonts w:asciiTheme="majorHAnsi" w:hAnsiTheme="majorHAnsi" w:eastAsiaTheme="majorEastAsia" w:cstheme="majorBidi"/>
      <w:noProof w:val="0"/>
      <w:color w:val="2F5496" w:themeColor="accent1" w:themeShade="BF"/>
      <w:lang w:val="en-GB"/>
    </w:rPr>
  </w:style>
  <w:style w:type="character" w:styleId="Kop6Char" w:customStyle="1">
    <w:name w:val="Kop 6 Char"/>
    <w:basedOn w:val="Standaardalinea-lettertype"/>
    <w:link w:val="Kop6"/>
    <w:uiPriority w:val="9"/>
    <w:rsid w:val="4D568C8F"/>
    <w:rPr>
      <w:rFonts w:asciiTheme="majorHAnsi" w:hAnsiTheme="majorHAnsi" w:eastAsiaTheme="majorEastAsia" w:cstheme="majorBidi"/>
      <w:noProof w:val="0"/>
      <w:color w:val="1F3763"/>
      <w:lang w:val="en-GB"/>
    </w:rPr>
  </w:style>
  <w:style w:type="character" w:styleId="Kop7Char" w:customStyle="1">
    <w:name w:val="Kop 7 Char"/>
    <w:basedOn w:val="Standaardalinea-lettertype"/>
    <w:link w:val="Kop7"/>
    <w:uiPriority w:val="9"/>
    <w:rsid w:val="4D568C8F"/>
    <w:rPr>
      <w:rFonts w:asciiTheme="majorHAnsi" w:hAnsiTheme="majorHAnsi" w:eastAsiaTheme="majorEastAsia" w:cstheme="majorBidi"/>
      <w:i/>
      <w:iCs/>
      <w:noProof w:val="0"/>
      <w:color w:val="1F3763"/>
      <w:lang w:val="en-GB"/>
    </w:rPr>
  </w:style>
  <w:style w:type="character" w:styleId="Kop8Char" w:customStyle="1">
    <w:name w:val="Kop 8 Char"/>
    <w:basedOn w:val="Standaardalinea-lettertype"/>
    <w:link w:val="Kop8"/>
    <w:uiPriority w:val="9"/>
    <w:rsid w:val="4D568C8F"/>
    <w:rPr>
      <w:rFonts w:asciiTheme="majorHAnsi" w:hAnsiTheme="majorHAnsi" w:eastAsiaTheme="majorEastAsia" w:cstheme="majorBidi"/>
      <w:noProof w:val="0"/>
      <w:color w:val="272727"/>
      <w:sz w:val="21"/>
      <w:szCs w:val="21"/>
      <w:lang w:val="en-GB"/>
    </w:rPr>
  </w:style>
  <w:style w:type="character" w:styleId="Kop9Char" w:customStyle="1">
    <w:name w:val="Kop 9 Char"/>
    <w:basedOn w:val="Standaardalinea-lettertype"/>
    <w:link w:val="Kop9"/>
    <w:uiPriority w:val="9"/>
    <w:rsid w:val="4D568C8F"/>
    <w:rPr>
      <w:rFonts w:asciiTheme="majorHAnsi" w:hAnsiTheme="majorHAnsi" w:eastAsiaTheme="majorEastAsia" w:cstheme="majorBidi"/>
      <w:i/>
      <w:iCs/>
      <w:noProof w:val="0"/>
      <w:color w:val="272727"/>
      <w:sz w:val="21"/>
      <w:szCs w:val="21"/>
      <w:lang w:val="en-GB"/>
    </w:rPr>
  </w:style>
  <w:style w:type="character" w:styleId="TitelChar" w:customStyle="1">
    <w:name w:val="Titel Char"/>
    <w:basedOn w:val="Standaardalinea-lettertype"/>
    <w:link w:val="Titel"/>
    <w:uiPriority w:val="10"/>
    <w:rsid w:val="4D568C8F"/>
    <w:rPr>
      <w:rFonts w:asciiTheme="majorHAnsi" w:hAnsiTheme="majorHAnsi" w:eastAsiaTheme="majorEastAsia" w:cstheme="majorBidi"/>
      <w:noProof w:val="0"/>
      <w:sz w:val="56"/>
      <w:szCs w:val="56"/>
      <w:lang w:val="en-GB"/>
    </w:rPr>
  </w:style>
  <w:style w:type="character" w:styleId="OndertitelChar" w:customStyle="1">
    <w:name w:val="Ondertitel Char"/>
    <w:basedOn w:val="Standaardalinea-lettertype"/>
    <w:link w:val="Ondertitel"/>
    <w:uiPriority w:val="11"/>
    <w:rsid w:val="4D568C8F"/>
    <w:rPr>
      <w:rFonts w:asciiTheme="minorHAnsi" w:hAnsiTheme="minorHAnsi" w:eastAsiaTheme="minorEastAsia" w:cstheme="minorBidi"/>
      <w:noProof w:val="0"/>
      <w:color w:val="5A5A5A"/>
      <w:lang w:val="en-GB"/>
    </w:rPr>
  </w:style>
  <w:style w:type="character" w:styleId="CitaatChar" w:customStyle="1">
    <w:name w:val="Citaat Char"/>
    <w:basedOn w:val="Standaardalinea-lettertype"/>
    <w:link w:val="Citaat"/>
    <w:uiPriority w:val="29"/>
    <w:rsid w:val="4D568C8F"/>
    <w:rPr>
      <w:i/>
      <w:iCs/>
      <w:noProof w:val="0"/>
      <w:color w:val="404040" w:themeColor="text1" w:themeTint="BF"/>
      <w:lang w:val="en-GB"/>
    </w:rPr>
  </w:style>
  <w:style w:type="character" w:styleId="DuidelijkcitaatChar" w:customStyle="1">
    <w:name w:val="Duidelijk citaat Char"/>
    <w:basedOn w:val="Standaardalinea-lettertype"/>
    <w:link w:val="Duidelijkcitaat"/>
    <w:uiPriority w:val="30"/>
    <w:rsid w:val="4D568C8F"/>
    <w:rPr>
      <w:i/>
      <w:iCs/>
      <w:noProof w:val="0"/>
      <w:color w:val="4472C4" w:themeColor="accent1"/>
      <w:lang w:val="en-GB"/>
    </w:rPr>
  </w:style>
  <w:style w:type="paragraph" w:styleId="Inhopg1">
    <w:name w:val="toc 1"/>
    <w:basedOn w:val="Standaard"/>
    <w:next w:val="Standaard"/>
    <w:uiPriority w:val="39"/>
    <w:unhideWhenUsed/>
    <w:rsid w:val="4D568C8F"/>
    <w:pPr>
      <w:spacing w:after="100"/>
    </w:pPr>
  </w:style>
  <w:style w:type="paragraph" w:styleId="Inhopg2">
    <w:name w:val="toc 2"/>
    <w:basedOn w:val="Standaard"/>
    <w:next w:val="Standaard"/>
    <w:uiPriority w:val="39"/>
    <w:unhideWhenUsed/>
    <w:rsid w:val="4D568C8F"/>
    <w:pPr>
      <w:spacing w:after="100"/>
      <w:ind w:left="220"/>
    </w:pPr>
  </w:style>
  <w:style w:type="paragraph" w:styleId="Inhopg3">
    <w:name w:val="toc 3"/>
    <w:basedOn w:val="Standaard"/>
    <w:next w:val="Standaard"/>
    <w:uiPriority w:val="39"/>
    <w:unhideWhenUsed/>
    <w:rsid w:val="4D568C8F"/>
    <w:pPr>
      <w:spacing w:after="100"/>
      <w:ind w:left="440"/>
    </w:pPr>
  </w:style>
  <w:style w:type="paragraph" w:styleId="Inhopg4">
    <w:name w:val="toc 4"/>
    <w:basedOn w:val="Standaard"/>
    <w:next w:val="Standaard"/>
    <w:uiPriority w:val="39"/>
    <w:unhideWhenUsed/>
    <w:rsid w:val="4D568C8F"/>
    <w:pPr>
      <w:spacing w:after="100"/>
      <w:ind w:left="660"/>
    </w:pPr>
  </w:style>
  <w:style w:type="paragraph" w:styleId="Inhopg5">
    <w:name w:val="toc 5"/>
    <w:basedOn w:val="Standaard"/>
    <w:next w:val="Standaard"/>
    <w:uiPriority w:val="39"/>
    <w:unhideWhenUsed/>
    <w:rsid w:val="4D568C8F"/>
    <w:pPr>
      <w:spacing w:after="100"/>
      <w:ind w:left="880"/>
    </w:pPr>
  </w:style>
  <w:style w:type="paragraph" w:styleId="Inhopg6">
    <w:name w:val="toc 6"/>
    <w:basedOn w:val="Standaard"/>
    <w:next w:val="Standaard"/>
    <w:uiPriority w:val="39"/>
    <w:unhideWhenUsed/>
    <w:rsid w:val="4D568C8F"/>
    <w:pPr>
      <w:spacing w:after="100"/>
      <w:ind w:left="1100"/>
    </w:pPr>
  </w:style>
  <w:style w:type="paragraph" w:styleId="Inhopg7">
    <w:name w:val="toc 7"/>
    <w:basedOn w:val="Standaard"/>
    <w:next w:val="Standaard"/>
    <w:uiPriority w:val="39"/>
    <w:unhideWhenUsed/>
    <w:rsid w:val="4D568C8F"/>
    <w:pPr>
      <w:spacing w:after="100"/>
      <w:ind w:left="1320"/>
    </w:pPr>
  </w:style>
  <w:style w:type="paragraph" w:styleId="Inhopg8">
    <w:name w:val="toc 8"/>
    <w:basedOn w:val="Standaard"/>
    <w:next w:val="Standaard"/>
    <w:uiPriority w:val="39"/>
    <w:unhideWhenUsed/>
    <w:rsid w:val="4D568C8F"/>
    <w:pPr>
      <w:spacing w:after="100"/>
      <w:ind w:left="1540"/>
    </w:pPr>
  </w:style>
  <w:style w:type="paragraph" w:styleId="Inhopg9">
    <w:name w:val="toc 9"/>
    <w:basedOn w:val="Standaard"/>
    <w:next w:val="Standaard"/>
    <w:uiPriority w:val="39"/>
    <w:unhideWhenUsed/>
    <w:rsid w:val="4D568C8F"/>
    <w:pPr>
      <w:spacing w:after="100"/>
      <w:ind w:left="1760"/>
    </w:pPr>
  </w:style>
  <w:style w:type="paragraph" w:styleId="Eindnoottekst">
    <w:name w:val="endnote text"/>
    <w:basedOn w:val="Standaard"/>
    <w:link w:val="EindnoottekstChar"/>
    <w:uiPriority w:val="99"/>
    <w:semiHidden/>
    <w:unhideWhenUsed/>
    <w:rsid w:val="4D568C8F"/>
    <w:pPr>
      <w:spacing w:after="0"/>
    </w:pPr>
    <w:rPr>
      <w:sz w:val="20"/>
      <w:szCs w:val="20"/>
    </w:rPr>
  </w:style>
  <w:style w:type="character" w:styleId="EindnoottekstChar" w:customStyle="1">
    <w:name w:val="Eindnoottekst Char"/>
    <w:basedOn w:val="Standaardalinea-lettertype"/>
    <w:link w:val="Eindnoottekst"/>
    <w:uiPriority w:val="99"/>
    <w:semiHidden/>
    <w:rsid w:val="4D568C8F"/>
    <w:rPr>
      <w:noProof w:val="0"/>
      <w:sz w:val="20"/>
      <w:szCs w:val="20"/>
      <w:lang w:val="en-GB"/>
    </w:rPr>
  </w:style>
  <w:style w:type="paragraph" w:styleId="Voettekst">
    <w:name w:val="footer"/>
    <w:basedOn w:val="Standaard"/>
    <w:link w:val="VoettekstChar"/>
    <w:uiPriority w:val="99"/>
    <w:unhideWhenUsed/>
    <w:rsid w:val="4D568C8F"/>
    <w:pPr>
      <w:tabs>
        <w:tab w:val="center" w:pos="4680"/>
        <w:tab w:val="right" w:pos="9360"/>
      </w:tabs>
      <w:spacing w:after="0"/>
    </w:pPr>
  </w:style>
  <w:style w:type="character" w:styleId="VoettekstChar" w:customStyle="1">
    <w:name w:val="Voettekst Char"/>
    <w:basedOn w:val="Standaardalinea-lettertype"/>
    <w:link w:val="Voettekst"/>
    <w:uiPriority w:val="99"/>
    <w:rsid w:val="4D568C8F"/>
    <w:rPr>
      <w:noProof w:val="0"/>
      <w:lang w:val="en-GB"/>
    </w:rPr>
  </w:style>
  <w:style w:type="paragraph" w:styleId="Koptekst">
    <w:name w:val="header"/>
    <w:basedOn w:val="Standaard"/>
    <w:link w:val="KoptekstChar"/>
    <w:uiPriority w:val="99"/>
    <w:unhideWhenUsed/>
    <w:rsid w:val="4D568C8F"/>
    <w:pPr>
      <w:tabs>
        <w:tab w:val="center" w:pos="4680"/>
        <w:tab w:val="right" w:pos="9360"/>
      </w:tabs>
      <w:spacing w:after="0"/>
    </w:pPr>
  </w:style>
  <w:style w:type="character" w:styleId="KoptekstChar" w:customStyle="1">
    <w:name w:val="Koptekst Char"/>
    <w:basedOn w:val="Standaardalinea-lettertype"/>
    <w:link w:val="Koptekst"/>
    <w:uiPriority w:val="99"/>
    <w:rsid w:val="4D568C8F"/>
    <w:rPr>
      <w:noProof w:val="0"/>
      <w:lang w:val="en-GB"/>
    </w:rPr>
  </w:style>
  <w:style w:type="table" w:styleId="Tabelraster">
    <w:name w:val="Table Grid"/>
    <w:basedOn w:val="Standaardtabe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ekstopmerking">
    <w:name w:val="annotation text"/>
    <w:basedOn w:val="Standaard"/>
    <w:link w:val="TekstopmerkingChar"/>
    <w:uiPriority w:val="99"/>
    <w:unhideWhenUsed/>
    <w:pPr>
      <w:spacing w:line="240" w:lineRule="auto"/>
    </w:pPr>
    <w:rPr>
      <w:sz w:val="20"/>
      <w:szCs w:val="20"/>
    </w:rPr>
  </w:style>
  <w:style w:type="character" w:styleId="TekstopmerkingChar" w:customStyle="1">
    <w:name w:val="Tekst opmerking Char"/>
    <w:basedOn w:val="Standaardalinea-lettertype"/>
    <w:link w:val="Tekstopmerking"/>
    <w:uiPriority w:val="99"/>
    <w:rPr>
      <w:sz w:val="20"/>
      <w:szCs w:val="20"/>
      <w:lang w:val="en-GB"/>
    </w:rPr>
  </w:style>
  <w:style w:type="character" w:styleId="Verwijzingopmerking">
    <w:name w:val="annotation reference"/>
    <w:basedOn w:val="Standaardalinea-lettertype"/>
    <w:uiPriority w:val="99"/>
    <w:semiHidden/>
    <w:unhideWhenUsed/>
    <w:rPr>
      <w:sz w:val="16"/>
      <w:szCs w:val="16"/>
    </w:rPr>
  </w:style>
  <w:style w:type="paragraph" w:styleId="Revisie">
    <w:name w:val="Revision"/>
    <w:hidden/>
    <w:uiPriority w:val="99"/>
    <w:semiHidden/>
    <w:rsid w:val="00FC4EC1"/>
    <w:pPr>
      <w:spacing w:after="0" w:line="240" w:lineRule="auto"/>
    </w:pPr>
    <w:rPr>
      <w:lang w:val="en-GB"/>
    </w:rPr>
  </w:style>
  <w:style w:type="paragraph" w:styleId="Onderwerpvanopmerking">
    <w:name w:val="annotation subject"/>
    <w:basedOn w:val="Tekstopmerking"/>
    <w:next w:val="Tekstopmerking"/>
    <w:link w:val="OnderwerpvanopmerkingChar"/>
    <w:uiPriority w:val="99"/>
    <w:semiHidden/>
    <w:unhideWhenUsed/>
    <w:rsid w:val="00C379A7"/>
    <w:rPr>
      <w:b/>
      <w:bCs/>
    </w:rPr>
  </w:style>
  <w:style w:type="character" w:styleId="OnderwerpvanopmerkingChar" w:customStyle="1">
    <w:name w:val="Onderwerp van opmerking Char"/>
    <w:basedOn w:val="TekstopmerkingChar"/>
    <w:link w:val="Onderwerpvanopmerking"/>
    <w:uiPriority w:val="99"/>
    <w:semiHidden/>
    <w:rsid w:val="00C379A7"/>
    <w:rPr>
      <w:b/>
      <w:bCs/>
      <w:sz w:val="20"/>
      <w:szCs w:val="20"/>
      <w:lang w:val="en-GB"/>
    </w:rPr>
  </w:style>
  <w:style w:type="character" w:styleId="Onopgelostemelding">
    <w:name w:val="Unresolved Mention"/>
    <w:basedOn w:val="Standaardalinea-lettertype"/>
    <w:uiPriority w:val="99"/>
    <w:semiHidden/>
    <w:unhideWhenUsed/>
    <w:rsid w:val="00B33A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www.smh.com.au/national/i-want-my-childhood-back-young-climate-activist-s-letter-to-australia-20190504-p51k2i.html" TargetMode="External" Id="rId26" /><Relationship Type="http://schemas.openxmlformats.org/officeDocument/2006/relationships/hyperlink" Target="http://www.theguardian.com/artanddesign/2022/jul/06/luis-bunuel-channel-4-proudly-highbrow-otolith-group-apocalypse" TargetMode="External" Id="rId21" /><Relationship Type="http://schemas.openxmlformats.org/officeDocument/2006/relationships/footer" Target="footer1.xml" Id="rId84" /><Relationship Type="http://schemas.openxmlformats.org/officeDocument/2006/relationships/image" Target="media/image6.png" Id="rId16" /><Relationship Type="http://schemas.openxmlformats.org/officeDocument/2006/relationships/hyperlink" Target="http://www.nytimes.com/2017/10/17/science/mushrooms-fly-agaric.html" TargetMode="External" Id="rId53" /><Relationship Type="http://schemas.openxmlformats.org/officeDocument/2006/relationships/hyperlink" Target="https://beyond-social.org/wiki/index.php/Making_Kin" TargetMode="External" Id="rId58" /><Relationship Type="http://schemas.openxmlformats.org/officeDocument/2006/relationships/webSettings" Target="webSettings.xml" Id="rId5" /><Relationship Type="http://schemas.openxmlformats.org/officeDocument/2006/relationships/hyperlink" Target="https://science.nasa.gov/lynn-margulis-1938-2011" TargetMode="External" Id="rId19" /><Relationship Type="http://schemas.openxmlformats.org/officeDocument/2006/relationships/image" Target="media/image4.png" Id="rId14" /><Relationship Type="http://schemas.openxmlformats.org/officeDocument/2006/relationships/hyperlink" Target="http://www.designexhibitionscotland.co.uk/questions-answers-cooking-sections" TargetMode="External" Id="rId22" /><Relationship Type="http://schemas.openxmlformats.org/officeDocument/2006/relationships/hyperlink" Target="http://www.youtube.com/watch?v=7tNTh6KlXXU" TargetMode="External" Id="rId27" /><Relationship Type="http://schemas.openxmlformats.org/officeDocument/2006/relationships/hyperlink" Target="http://www.sciencefriday.com/articles/michael-pollan-on-the-psychedelic-renaissance" TargetMode="External" Id="rId56" /><Relationship Type="http://schemas.openxmlformats.org/officeDocument/2006/relationships/image" Target="media/image1.jpeg" Id="rId8" /><Relationship Type="http://schemas.openxmlformats.org/officeDocument/2006/relationships/hyperlink" Target="http://www.theatlantic.com/health/archive/2016/04/the-drugs-that-built-a-super-soldier/477183" TargetMode="External" Id="rId51" /><Relationship Type="http://schemas.openxmlformats.org/officeDocument/2006/relationships/hyperlink" Target="https://open.overheid.nl/repository/ronl-85eb1e2fa66550f5821ac79a115ca20d29370df2/1/pdf/antwoorden-op-kamervragen-over-therapeutisch-gebruik-van-psychedelica-zoals-psilocybine-mdma-en-ketamine.pdf" TargetMode="External" Id="rId80" /><Relationship Type="http://schemas.openxmlformats.org/officeDocument/2006/relationships/fontTable" Target="fontTable.xml" Id="rId85" /><Relationship Type="http://schemas.openxmlformats.org/officeDocument/2006/relationships/styles" Target="styles.xml" Id="rId3" /><Relationship Type="http://schemas.openxmlformats.org/officeDocument/2006/relationships/hyperlink" Target="https://www.nasa.gov/content/blue-marble-image-of-the-earth-from-apollo-17" TargetMode="External" Id="rId17" /><Relationship Type="http://schemas.openxmlformats.org/officeDocument/2006/relationships/hyperlink" Target="https://monoskop.org/images/0/09/Brand_Stewart_Whole_Earth_Catalog_Fall_1968.pdf" TargetMode="External" Id="rId25" /><Relationship Type="http://schemas.openxmlformats.org/officeDocument/2006/relationships/hyperlink" Target="http://www.youtube.com/watch?v=oDyvDwRjdoU" TargetMode="External" Id="rId59" /><Relationship Type="http://schemas.openxmlformats.org/officeDocument/2006/relationships/hyperlink" Target="https://doi.org/10.3389/fpsyg.2021.729425" TargetMode="External" Id="rId20" /><Relationship Type="http://schemas.openxmlformats.org/officeDocument/2006/relationships/hyperlink" Target="http://www.vox.com/2016/3/22/11278760/war-on-drugs-racism-nixon" TargetMode="External" Id="rId54" /><Relationship Type="http://schemas.openxmlformats.org/officeDocument/2006/relationships/header" Target="header1.xml" Id="rId83" /><Relationship Type="http://schemas.microsoft.com/office/2020/10/relationships/intelligence" Target="intelligence2.xml" Id="rId88"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www.vice.com/nl/article/4ax74m/psychedelische-hype-ggz" TargetMode="External" Id="rId23" /><Relationship Type="http://schemas.openxmlformats.org/officeDocument/2006/relationships/hyperlink" Target="http://www.artsy.net/article/alina-cohen-artists-enchanted-witchcraft-centuries" TargetMode="External" Id="rId28" /><Relationship Type="http://schemas.openxmlformats.org/officeDocument/2006/relationships/hyperlink" Target="http://www.scientificamerican.com/article/space-travels-most-surprising-future-ingredient-mushrooms" TargetMode="External" Id="rId49" /><Relationship Type="http://schemas.openxmlformats.org/officeDocument/2006/relationships/hyperlink" Target="http://www.scoop.co.nz/stories/HL0903/S00194/lynn-margulis-intimacy-of-strangers-natural-selection.htm" TargetMode="External" Id="rId57" /><Relationship Type="http://schemas.openxmlformats.org/officeDocument/2006/relationships/hyperlink" Target="https://doubleblindmag.com/shroom-slang" TargetMode="External" Id="rId52" /><Relationship Type="http://schemas.openxmlformats.org/officeDocument/2006/relationships/hyperlink" Target="https://whalebonemag.com/psilocybin-on-the-psyche/" TargetMode="External" Id="rId81" /><Relationship Type="http://schemas.microsoft.com/office/2011/relationships/people" Target="people.xml" Id="rId86" /><Relationship Type="http://schemas.openxmlformats.org/officeDocument/2006/relationships/settings" Target="settings.xml" Id="rId4" /><Relationship Type="http://schemas.openxmlformats.org/officeDocument/2006/relationships/image" Target="media/image3.jpeg" Id="rId9" /><Relationship Type="http://schemas.openxmlformats.org/officeDocument/2006/relationships/hyperlink" Target="http://www.lumc.nl/over-het-lumc/afdelingen/psychiatrie" TargetMode="External" Id="rId18" /><Relationship Type="http://schemas.openxmlformats.org/officeDocument/2006/relationships/hyperlink" Target="http://www.nature.com/articles/s41598-017-13295-2?error=cookies_not_supported&amp;code=be83095e-aa67-4640-a5eb-7b3ab450f9b2" TargetMode="External" Id="rId50" /><Relationship Type="http://schemas.openxmlformats.org/officeDocument/2006/relationships/hyperlink" Target="https://adf.org.au/drug-facts/lsd/" TargetMode="Externa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doorofperception.com/wp-content/uploads/whole_earth_catalog-spring-1969.pdf" TargetMode="External" Id="rId24" /><Relationship Type="http://schemas.openxmlformats.org/officeDocument/2006/relationships/theme" Target="theme/theme1.xml" Id="rId87" /><Relationship Type="http://schemas.openxmlformats.org/officeDocument/2006/relationships/hyperlink" Target="http://www.inverse.com/innovation/mushroom-satellites" TargetMode="External" Id="rId82" /><Relationship Type="http://schemas.microsoft.com/office/2011/relationships/commentsExtended" Target="commentsExtended.xml" Id="Rc22a4ed496f14e81" /><Relationship Type="http://schemas.microsoft.com/office/2016/09/relationships/commentsIds" Target="commentsIds.xml" Id="Rcc6da2275aa54420" /><Relationship Type="http://schemas.openxmlformats.org/officeDocument/2006/relationships/image" Target="/media/image4.jpg" Id="Rf89618bdd135433d" /><Relationship Type="http://schemas.openxmlformats.org/officeDocument/2006/relationships/hyperlink" Target="http://www.artsy.net/article/artsy-editorial-challenging-stereotypes-frances-denny-captures-modern-day-american-witches" TargetMode="External" Id="R89b45dc58fa24174" /><Relationship Type="http://schemas.openxmlformats.org/officeDocument/2006/relationships/hyperlink" Target="http://www.theguardian.com/books/2016/sep/25/blitzed-norman-ohler-adolf-hitler-nazi-drug-abuse-interview" TargetMode="External" Id="Re4c3264d44074c68" /><Relationship Type="http://schemas.openxmlformats.org/officeDocument/2006/relationships/hyperlink" Target="http://www.corpuscoli.com/" TargetMode="External" Id="R4b5a686e1e9d446e" /><Relationship Type="http://schemas.openxmlformats.org/officeDocument/2006/relationships/hyperlink" Target="http://www.npostart.nl/de-boeddhistische-blik/29-06-2022/VPWON_1340806" TargetMode="External" Id="Rb2dd688f2b574099" /><Relationship Type="http://schemas.openxmlformats.org/officeDocument/2006/relationships/hyperlink" Target="https://doi.org/10.1080/02791072.2019.1606472" TargetMode="External" Id="Rfff652d68a96442e" /><Relationship Type="http://schemas.openxmlformats.org/officeDocument/2006/relationships/hyperlink" Target="https://www.nationalgeographic.com/science/article/where-is-the-edge-of-space-and-what-is-the-karman-line" TargetMode="External" Id="R9492656aca264f25" /><Relationship Type="http://schemas.openxmlformats.org/officeDocument/2006/relationships/hyperlink" Target="http://dx.doi.org/10.2509/naf2008.003.0074" TargetMode="External" Id="R09c02cef9c5444dc" /><Relationship Type="http://schemas.openxmlformats.org/officeDocument/2006/relationships/hyperlink" Target="http://www.vox.com/2015/10/29/9620542/salem-witch-trials-ergotism" TargetMode="External" Id="Rb7d03736d4c245f3" /><Relationship Type="http://schemas.openxmlformats.org/officeDocument/2006/relationships/hyperlink" Target="http://www.esa.int/About_Us/Careers_at_ES/Apply_now_to_become_an_ESA_astronaut" TargetMode="External" Id="R2daee895c6f444c3" /><Relationship Type="http://schemas.openxmlformats.org/officeDocument/2006/relationships/hyperlink" Target="http://www.esa.int/About_Us/Careers_at_ESA/ESA_Astronaut_Selection/Astronaut_selection_2021-22_FAQs" TargetMode="External" Id="R62658ebff11743c5" /><Relationship Type="http://schemas.openxmlformats.org/officeDocument/2006/relationships/hyperlink" Target="https://jobs.esa.int/" TargetMode="External" Id="Reecc10ec63844d08" /><Relationship Type="http://schemas.openxmlformats.org/officeDocument/2006/relationships/hyperlink" Target="http://www.esa.int/Enabling_Support/Space_Engineering_Technology/The_Kessler_Effect_and_how_to_stop_it." TargetMode="External" Id="R3722727041024dd9" /><Relationship Type="http://schemas.openxmlformats.org/officeDocument/2006/relationships/hyperlink" Target="https://www.esa.int/Enabling_Support/Space_Transportation/Types_of_orbits" TargetMode="External" Id="Rb2f6a3290a504d0b" /><Relationship Type="http://schemas.openxmlformats.org/officeDocument/2006/relationships/hyperlink" Target="http://www.netflix.com/nl/title/81183477." TargetMode="External" Id="R6fa3ad62c8ae4b7f" /><Relationship Type="http://schemas.openxmlformats.org/officeDocument/2006/relationships/hyperlink" Target="http://www.netflix.com/nl/title/81183477." TargetMode="External" Id="R4acdb24c3adf465e" /><Relationship Type="http://schemas.openxmlformats.org/officeDocument/2006/relationships/hyperlink" Target="https://tropicalpapers.org/cooking-sections/" TargetMode="External" Id="Rb8e8d24899b647b0" /><Relationship Type="http://schemas.openxmlformats.org/officeDocument/2006/relationships/hyperlink" Target="http://www.bbc.co.uk/bbcthree/article/b2e7ee32-ad28-4ec4-89aa-a8b8c98f95a5" TargetMode="External" Id="R18eea1a9d0e7402c" /><Relationship Type="http://schemas.openxmlformats.org/officeDocument/2006/relationships/hyperlink" Target="https://viewpointmag.com/2015/04/15/witchtales-an-interview-with-silvia-federici/" TargetMode="External" Id="R79b989d74b0a46a6" /><Relationship Type="http://schemas.openxmlformats.org/officeDocument/2006/relationships/hyperlink" Target="https://doi.org/10.1021/acschemneuro.8b00186" TargetMode="External" Id="R70ecd56409f34d9d" /><Relationship Type="http://schemas.openxmlformats.org/officeDocument/2006/relationships/hyperlink" Target="https://www.atlasobscura.com/articles/chernobyl-black-fungi-space." TargetMode="External" Id="R46c1442553e04830" /><Relationship Type="http://schemas.openxmlformats.org/officeDocument/2006/relationships/hyperlink" Target="http://www.theguardian.com/science/blog/2017/dec/21/we-need-to-talk-about-rudolph-sex-drugs-and-aerodynamic-reindeer" TargetMode="External" Id="Reabc47292e904a68" /><Relationship Type="http://schemas.openxmlformats.org/officeDocument/2006/relationships/hyperlink" Target="https://www.metmuseum.org/art/collection/search/315276" TargetMode="External" Id="Rb8c5856d346246dd" /><Relationship Type="http://schemas.openxmlformats.org/officeDocument/2006/relationships/image" Target="/media/image5.png" Id="R52c84b0db01743e1" /><Relationship Type="http://schemas.openxmlformats.org/officeDocument/2006/relationships/image" Target="/media/image6.png" Id="Rf402f661d8bd4952" /><Relationship Type="http://schemas.openxmlformats.org/officeDocument/2006/relationships/hyperlink" Target="https://doi.org/10.1080/02757206.2017.1289934." TargetMode="External" Id="R8d52c68481744011" /><Relationship Type="http://schemas.openxmlformats.org/officeDocument/2006/relationships/hyperlink" Target="https://www.britannica.com/topic/Western-colonialism" TargetMode="External" Id="R09eb34f4f3904e9e" /><Relationship Type="http://schemas.openxmlformats.org/officeDocument/2006/relationships/hyperlink" Target="https://time.com/5735388/climate-change-eco-anxiety/" TargetMode="External" Id="Rb0d37c8cbf8144d3" /><Relationship Type="http://schemas.openxmlformats.org/officeDocument/2006/relationships/hyperlink" Target="http://www.youtube.com/watch?v=0fKBhvDjuy0&amp;feature=youtu.be" TargetMode="External" Id="R629d89a5a7564e2b" /><Relationship Type="http://schemas.openxmlformats.org/officeDocument/2006/relationships/hyperlink" Target="https://doi.org/10.1038/s41598-017-05963-0" TargetMode="External" Id="R690026480bd4471b" /><Relationship Type="http://schemas.openxmlformats.org/officeDocument/2006/relationships/hyperlink" Target="http://www.e-flux.com/architecture/superhumanity/68726/some-sketches-on-vertical-geographies" TargetMode="External" Id="R9cfa2b1b7ebb4335" /><Relationship Type="http://schemas.openxmlformats.org/officeDocument/2006/relationships/hyperlink" Target="https://paulstamets.com/resume" TargetMode="External" Id="Rccf5c2a67919493c" /><Relationship Type="http://schemas.openxmlformats.org/officeDocument/2006/relationships/hyperlink" Target="https://paulstamets.com/news/astromycology-funded-by-nasa" TargetMode="External" Id="R2b3f554cd10148a1" /><Relationship Type="http://schemas.openxmlformats.org/officeDocument/2006/relationships/hyperlink" Target="https://www.netflix.com/nl/title/80229847" TargetMode="External" Id="R6df5ddabc28d44c4" /><Relationship Type="http://schemas.openxmlformats.org/officeDocument/2006/relationships/hyperlink" Target="https://futurism.com/neoscope/astronauts-psychedelic-mushrooms-space" TargetMode="External" Id="Ra6a0ac0a0c2449c4" /><Relationship Type="http://schemas.openxmlformats.org/officeDocument/2006/relationships/hyperlink" Target="https://doi.org/10.1016/j.neuropharm.2017.12.040" TargetMode="External" Id="Rd0d391ee4aa34c2c" /><Relationship Type="http://schemas.openxmlformats.org/officeDocument/2006/relationships/hyperlink" Target="https://education.nationalgeographic.org/resource/sinkhole" TargetMode="External" Id="R26f852dca2394626" /><Relationship Type="http://schemas.openxmlformats.org/officeDocument/2006/relationships/hyperlink" Target="https://education.nationalgeographic.org/resource/witch-trials-21st-century/" TargetMode="External" Id="R64ca12cd177c4fb5" /><Relationship Type="http://schemas.openxmlformats.org/officeDocument/2006/relationships/hyperlink" Target="https://acidclouds.org/" TargetMode="External" Id="R3fef7d70cb6540e0" /><Relationship Type="http://schemas.openxmlformats.org/officeDocument/2006/relationships/hyperlink" Target="https://web.microsoftstream.com/video/e5847ed0-9041-451c-ad1a-3ae90803e8d4" TargetMode="External" Id="R28a9d3e2482142e1" /><Relationship Type="http://schemas.openxmlformats.org/officeDocument/2006/relationships/hyperlink" Target="https://allthatsinteresting.com/history-of-witches" TargetMode="External" Id="R6735e42464cf41c6" /><Relationship Type="http://schemas.openxmlformats.org/officeDocument/2006/relationships/hyperlink" Target="https://www.apa.org/news/press/releases/2017/03/climate-mental-health" TargetMode="External" Id="R3f6d6e9ecd1e4fbf" /><Relationship Type="http://schemas.openxmlformats.org/officeDocument/2006/relationships/hyperlink" Target="http://www.vice.com/en/article/jp5k9x/the-plan-to-mop-up-the-worlds-largest-oil-spill-with-fungus." TargetMode="External" Id="R8a7963d4bb0d4ce8" /><Relationship Type="http://schemas.openxmlformats.org/officeDocument/2006/relationships/hyperlink" Target="http://www.youtube.com/watch?list=PLP42VXgsNEi-aZxvDUDqdYTjvHnPBPaGu&amp;v=OSZw-AMsYeI&amp;feature=youtu.be" TargetMode="External" Id="Rd9143f12c7314139" /><Relationship Type="http://schemas.openxmlformats.org/officeDocument/2006/relationships/hyperlink" Target="http://www.youtube.com/watch?v=Xf5qFIpJ2sk" TargetMode="External" Id="R5d1ac073ca3b4ac9" /><Relationship Type="http://schemas.openxmlformats.org/officeDocument/2006/relationships/hyperlink" Target="https://atmos.earth/tori-tsui-climate-justice-conserving-biodiversity-preserving-mental-health/" TargetMode="External" Id="R1344900f97a54529" /><Relationship Type="http://schemas.openxmlformats.org/officeDocument/2006/relationships/hyperlink" Target="http://www.toritsui.com" TargetMode="External" Id="R99d80eec1fb24b72" /><Relationship Type="http://schemas.openxmlformats.org/officeDocument/2006/relationships/hyperlink" Target="http://www.afar.com/magazine/these-companies-are-the-future-of-space-tourism." TargetMode="External" Id="Rcf3eb5ddf62649bd" /><Relationship Type="http://schemas.openxmlformats.org/officeDocument/2006/relationships/hyperlink" Target="http://www.esa.int/Enabling_Support/Space_Transportation/Types_of_orbits" TargetMode="External" Id="Ra266cf55e9b04fbc" /><Relationship Type="http://schemas.openxmlformats.org/officeDocument/2006/relationships/hyperlink" Target="http://www.smh.com.au/lifestyle/health-and-wellness/climate-anxiety-is-real-and-young-people-are-feeling-it-20190918-p52soj.html" TargetMode="External" Id="R9fd700e2593842b3" /></Relationships>
</file>

<file path=word/_rels/footnotes.xml.rels>&#65279;<?xml version="1.0" encoding="utf-8"?><Relationships xmlns="http://schemas.openxmlformats.org/package/2006/relationships"><Relationship Type="http://schemas.openxmlformats.org/officeDocument/2006/relationships/hyperlink" Target="https://doi.org/10.1016/j.neuropharm.2017.12.040" TargetMode="External" Id="rId39" /><Relationship Type="http://schemas.openxmlformats.org/officeDocument/2006/relationships/hyperlink" Target="http://www.youtube.com/watch?v=7tNTh6KlXXU" TargetMode="External" Id="rId42" /><Relationship Type="http://schemas.openxmlformats.org/officeDocument/2006/relationships/hyperlink" Target="http://www.sciencefriday.com/articles/michael-pollan-on-the-psychedelic-renaissance" TargetMode="External" Id="rId47" /><Relationship Type="http://schemas.openxmlformats.org/officeDocument/2006/relationships/hyperlink" Target="http://www.micropia.nl/en/discover/microbiology/bacteria" TargetMode="External" Id="rId50" /><Relationship Type="http://schemas.openxmlformats.org/officeDocument/2006/relationships/hyperlink" Target="https://archive.org/details/donna-haraway-story-telling-for-earthly-survival" TargetMode="External" Id="rId55" /><Relationship Type="http://schemas.openxmlformats.org/officeDocument/2006/relationships/hyperlink" Target="http://www.esa.int/About_Us/Careers_at_ESA/ESA_Astronaut_Selection/Astronaut_selection_2021-22_FAQs" TargetMode="External" Id="rId2" /><Relationship Type="http://schemas.openxmlformats.org/officeDocument/2006/relationships/hyperlink" Target="https://www.imdb.com/name/nm2293679/?ref_=ttfc_fc_wr2" TargetMode="External" Id="rId29" /><Relationship Type="http://schemas.openxmlformats.org/officeDocument/2006/relationships/hyperlink" Target="http://dx.doi.org/10.2509/naf2008.003.0074" TargetMode="External" Id="rId32" /><Relationship Type="http://schemas.openxmlformats.org/officeDocument/2006/relationships/hyperlink" Target="https://doubleblindmag.com/the-peyote-plot/" TargetMode="External" Id="rId40" /><Relationship Type="http://schemas.openxmlformats.org/officeDocument/2006/relationships/hyperlink" Target="http://www.vox.com/2016/3/22/11278760/war-on-drugs-racism-nixon" TargetMode="External" Id="rId45" /><Relationship Type="http://schemas.openxmlformats.org/officeDocument/2006/relationships/hyperlink" Target="https://beyond-social.org/wiki/index.php/Making_Kin" TargetMode="External" Id="rId53" /><Relationship Type="http://schemas.openxmlformats.org/officeDocument/2006/relationships/hyperlink" Target="https://monoskop.org/images/0/09/Brand_Stewart_Whole_Earth_Catalog_Fall_1968.pdf" TargetMode="External" Id="rId5" /><Relationship Type="http://schemas.openxmlformats.org/officeDocument/2006/relationships/hyperlink" Target="https://doorofperception.com/wp-content/uploads/whole_earth_catalog-spring-1969.pdf" TargetMode="External" Id="rId4" /><Relationship Type="http://schemas.openxmlformats.org/officeDocument/2006/relationships/hyperlink" Target="http://dx.doi.org/10.2509/naf2008.003.0074" TargetMode="External" Id="rId35" /><Relationship Type="http://schemas.openxmlformats.org/officeDocument/2006/relationships/hyperlink" Target="https://www.nytimes.com/2019/08/09/arts/music/woodstock-new-york-times-archives.html" TargetMode="External" Id="rId43" /><Relationship Type="http://schemas.openxmlformats.org/officeDocument/2006/relationships/hyperlink" Target="https://apra.science/articles/15-dangers-for-the-psychedelic-renaissance" TargetMode="External" Id="rId48" /><Relationship Type="http://schemas.openxmlformats.org/officeDocument/2006/relationships/hyperlink" Target="http://www.youtube.com/watch?list=PLP42VXgsNEi-aZxvDUDqdYTjvHnPBPaGu&amp;v=OSZw-AMsYeI&amp;feature=youtu.be" TargetMode="External" Id="rId56" /><Relationship Type="http://schemas.openxmlformats.org/officeDocument/2006/relationships/hyperlink" Target="https://jobs.esa.int/" TargetMode="External" Id="rId3" /><Relationship Type="http://schemas.openxmlformats.org/officeDocument/2006/relationships/hyperlink" Target="http://www.theguardian.com/books/2014/nov/12/grimm-brothers-fairytales-horror-new-translation" TargetMode="External" Id="rId33" /><Relationship Type="http://schemas.openxmlformats.org/officeDocument/2006/relationships/hyperlink" Target="http://www.youtube.com/watch?v=Xf5qFIpJ2sk" TargetMode="External" Id="rId46" /><Relationship Type="http://schemas.openxmlformats.org/officeDocument/2006/relationships/hyperlink" Target="http://www.theguardian.com/books/2016/sep/25/blitzed-norman-ohler-adolf-hitler-nazi-drug-abuse-interview" TargetMode="External" Id="rId41" /><Relationship Type="http://schemas.openxmlformats.org/officeDocument/2006/relationships/hyperlink" Target="http://www.esa.int/About_Us/Careers_at_ES/Apply_now_to_become_an_ESA_astronaut" TargetMode="External" Id="rId1" /><Relationship Type="http://schemas.openxmlformats.org/officeDocument/2006/relationships/hyperlink" Target="https://doi.org/10.1080/02757206.2017.1289934." TargetMode="External" Id="rId57" /><Relationship Type="http://schemas.openxmlformats.org/officeDocument/2006/relationships/hyperlink" Target="http://www.nytimes.com/2017/10/17/science/mushrooms-fly-agaric.html" TargetMode="External" Id="rId31" /><Relationship Type="http://schemas.openxmlformats.org/officeDocument/2006/relationships/hyperlink" Target="http://www.theguardian.com/society/2011/jul/24/war-on-drugs-40-years." TargetMode="External" Id="rId44" /><Relationship Type="http://schemas.openxmlformats.org/officeDocument/2006/relationships/hyperlink" Target="https://lareviewofbooks.org/article/making-kin-an-interview-with-donna-haraway/" TargetMode="External" Id="rId52" /><Relationship Type="http://schemas.openxmlformats.org/officeDocument/2006/relationships/hyperlink" Target="https://www.apa.org/news/press/releases/2017/03/climate-mental-health" TargetMode="External" Id="Rf6c44211416d485e" /><Relationship Type="http://schemas.openxmlformats.org/officeDocument/2006/relationships/hyperlink" Target="https://time.com/5735388/climate-change-eco-anxiety/" TargetMode="External" Id="R3be5ab50e23e4b3f" /><Relationship Type="http://schemas.openxmlformats.org/officeDocument/2006/relationships/hyperlink" Target="https://www.britannica.com/topic/Western-colonialism" TargetMode="External" Id="R59e3cfeaacfb4aba" /><Relationship Type="http://schemas.openxmlformats.org/officeDocument/2006/relationships/hyperlink" Target="http://www.theguardian.com/books/2014/nov/12/grimm-brothers-fairytales-horror-new-translation" TargetMode="External" Id="Rba29820c1abb40ed" /><Relationship Type="http://schemas.openxmlformats.org/officeDocument/2006/relationships/hyperlink" Target="http://www.scoop.co.nz/stories/HL0903/S00194/lynn-margulis-intimacy-of-strangers-natural-selection.htm" TargetMode="External" Id="R14604e25a5124d0a" /><Relationship Type="http://schemas.openxmlformats.org/officeDocument/2006/relationships/hyperlink" Target="http://www.youtube.com/watch?list=PLP42VXgsNEi-aZxvDUDqdYTjvHnPBPaGu&amp;v=OSZw-AMsYeI&amp;feature=youtu.be" TargetMode="External" Id="R1096f401b8854fc7" /><Relationship Type="http://schemas.openxmlformats.org/officeDocument/2006/relationships/image" Target="/media/image4.png" Id="R224651fe7919427c" /><Relationship Type="http://schemas.openxmlformats.org/officeDocument/2006/relationships/hyperlink" Target="http://www.bbc.com/news/science-environment-21487016" TargetMode="External" Id="R823ad3787fdf499d" /><Relationship Type="http://schemas.openxmlformats.org/officeDocument/2006/relationships/hyperlink" Target="http://www.purdue.edu/newsroom/releases/2018/Q2/mapping-the-brain-with-data-science.html" TargetMode="External" Id="R36180239c6e14ee9" /><Relationship Type="http://schemas.openxmlformats.org/officeDocument/2006/relationships/hyperlink" Target="https://doi.org/10.1038/nn.4361" TargetMode="External" Id="R15500b4fd7754e9d" /><Relationship Type="http://schemas.openxmlformats.org/officeDocument/2006/relationships/hyperlink" Target="https://www.nasa.gov/content/blue-marble-image-of-the-earth-from-apollo-17" TargetMode="External" Id="R4b7cea62595d42ab" /><Relationship Type="http://schemas.openxmlformats.org/officeDocument/2006/relationships/hyperlink" Target="https://web.microsoftstream.com/video/e5847ed0-9041-451c-ad1a-3ae90803e8d4" TargetMode="External" Id="Rbd7216ea6e654995" /><Relationship Type="http://schemas.openxmlformats.org/officeDocument/2006/relationships/hyperlink" Target="http://www.vox.com/2015/10/29/9620542/salem-witch-trials-ergotism" TargetMode="External" Id="R9bc28d8adc5e4f93" /><Relationship Type="http://schemas.openxmlformats.org/officeDocument/2006/relationships/hyperlink" Target="https://education.nationalgeographic.org/resource/witch-trials-21st-century/" TargetMode="External" Id="R85cd04646f6f4404" /><Relationship Type="http://schemas.openxmlformats.org/officeDocument/2006/relationships/hyperlink" Target="https://allthatsinteresting.com/history-of-witches" TargetMode="External" Id="R440a27cd9d604deb" /><Relationship Type="http://schemas.openxmlformats.org/officeDocument/2006/relationships/hyperlink" Target="http://www.artsy.net/article/alina-cohen-artists-enchanted-witchcraft-centuries" TargetMode="External" Id="R96fd59a52ae342be" /><Relationship Type="http://schemas.openxmlformats.org/officeDocument/2006/relationships/hyperlink" Target="http://www.artsy.net/article/artsy-editorial-challenging-stereotypes-frances-denny-captures-modern-day-american-witches" TargetMode="External" Id="Re479ff70a06e4971" /><Relationship Type="http://schemas.openxmlformats.org/officeDocument/2006/relationships/hyperlink" Target="http://www.scientificamerican.com/article/space-travels-most-surprising-future-ingredient-mushrooms" TargetMode="External" Id="R1940a2590f044874" /><Relationship Type="http://schemas.openxmlformats.org/officeDocument/2006/relationships/hyperlink" Target="https://paulstamets.com/resume" TargetMode="External" Id="Rba74b057c40d4534" /><Relationship Type="http://schemas.openxmlformats.org/officeDocument/2006/relationships/hyperlink" Target="https://whalebonemag.com/psilocybin-on-the-psyche/" TargetMode="External" Id="R4ba71866909c40c3" /><Relationship Type="http://schemas.openxmlformats.org/officeDocument/2006/relationships/hyperlink" Target="http://www.unicef.org/emergencies/devastating-floods-pakistan-2022" TargetMode="External" Id="Rfb670f1ed87e48e5" /><Relationship Type="http://schemas.openxmlformats.org/officeDocument/2006/relationships/hyperlink" Target="https://www.oneworld.nl/lezen/essay/onze-energietransitie-is-koloniaal/" TargetMode="External" Id="R8f20d5c75b5b41ae" /><Relationship Type="http://schemas.openxmlformats.org/officeDocument/2006/relationships/hyperlink" Target="https://education.nationalgeographic.org/resource/sinkhole" TargetMode="External" Id="R844399cd2f68443e" /><Relationship Type="http://schemas.openxmlformats.org/officeDocument/2006/relationships/hyperlink" Target="http://www.drugsinfo.nl/paddos/wet-en-paddos" TargetMode="External" Id="Rd2419211f44c4c61" /><Relationship Type="http://schemas.openxmlformats.org/officeDocument/2006/relationships/hyperlink" Target="http://www.britannica.com/biography/Richard-Nixon/Watergate-and-other-scandals" TargetMode="External" Id="Rf27d7337370f40df" /><Relationship Type="http://schemas.openxmlformats.org/officeDocument/2006/relationships/hyperlink" Target="http://www.mycologen.nl" TargetMode="External" Id="R9f01af51a10b45ac" /><Relationship Type="http://schemas.openxmlformats.org/officeDocument/2006/relationships/hyperlink" Target="https://paddenstoelen.linnaeus.naturalis.nl/linnaeus_ng/app/views/species/nsr_taxon.php?id=3605&amp;epi=2" TargetMode="External" Id="R8f1f357324c24da7" /><Relationship Type="http://schemas.openxmlformats.org/officeDocument/2006/relationships/hyperlink" Target="http://www.youtube.com/watch?list=PLP42VXgsNEi-aZxvDUDqdYTjvHnPBPaGu&amp;v=OSZw-AMsYeI&amp;feature=youtu.be" TargetMode="External" Id="R7aa64186d4454884" /><Relationship Type="http://schemas.openxmlformats.org/officeDocument/2006/relationships/hyperlink" Target="https://doi.org/10.3389/fpsyg.2021.729425" TargetMode="External" Id="Re804b36c0ae3445a" /><Relationship Type="http://schemas.openxmlformats.org/officeDocument/2006/relationships/hyperlink" Target="https://futurism.com/neoscope/astronauts-psychedelic-mushrooms-space" TargetMode="External" Id="R6359d455244a4c73" /><Relationship Type="http://schemas.openxmlformats.org/officeDocument/2006/relationships/hyperlink" Target="https://doi.org/10.1080/02791072.2019.1606472" TargetMode="External" Id="R73a537b8ab084de6" /><Relationship Type="http://schemas.openxmlformats.org/officeDocument/2006/relationships/hyperlink" Target="http://www.nytimes.com/2008/05/01/world/europe/01iht-obits.1.12479501.html" TargetMode="External" Id="R1997073215094583" /><Relationship Type="http://schemas.openxmlformats.org/officeDocument/2006/relationships/hyperlink" Target="http://www.organism.earth/library/document/turn-on-tune-in-drop-out" TargetMode="External" Id="Rfc0d5d5d9be34269" /><Relationship Type="http://schemas.openxmlformats.org/officeDocument/2006/relationships/hyperlink" Target="http://www.newyorker.com/books/under-review/the-science-of-the-psychedelic-renaissance" TargetMode="External" Id="Rdbcdf197436e48e7" /><Relationship Type="http://schemas.openxmlformats.org/officeDocument/2006/relationships/hyperlink" Target="http://www.europarl.europa.eu/doceo/document/OJQ-9-2022-07-05_NL.html" TargetMode="External" Id="R860ada7dd34d4094" /><Relationship Type="http://schemas.openxmlformats.org/officeDocument/2006/relationships/hyperlink" Target="http://www.europarl.europa.eu/doceo/document/OJQ-9-2022-07-05_NL.pdf" TargetMode="External" Id="R840e758a8b47438d" /><Relationship Type="http://schemas.openxmlformats.org/officeDocument/2006/relationships/hyperlink" Target="http://www.toritsui.com/collaborations" TargetMode="External" Id="R0775a569cab8411a" /><Relationship Type="http://schemas.openxmlformats.org/officeDocument/2006/relationships/hyperlink" Target="https://atmos.earth/tori-tsui-climate-justice-conserving-biodiversity-preserving-mental-health/" TargetMode="External" Id="R9665a16d797d4121" /><Relationship Type="http://schemas.openxmlformats.org/officeDocument/2006/relationships/hyperlink" Target="http://www.kabk.nl/agenda/studium-generale-ancestor-project-with-camille-barton" TargetMode="External" Id="R79b4a2ba364c4cf8" /><Relationship Type="http://schemas.openxmlformats.org/officeDocument/2006/relationships/hyperlink" Target="https://www.britannica.com/topic/Western-colonialism" TargetMode="External" Id="R701b55e317904fa7" /><Relationship Type="http://schemas.openxmlformats.org/officeDocument/2006/relationships/hyperlink" Target="http://www.bbc.co.uk/bbcthree/article/b2e7ee32-ad28-4ec4-89aa-a8b8c98f95a5" TargetMode="External" Id="R714c6d3c746d4ca6" /><Relationship Type="http://schemas.openxmlformats.org/officeDocument/2006/relationships/hyperlink" Target="http://www.youtube.com/watch?v=oDyvDwRjdoU" TargetMode="External" Id="R3f833605845a479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7B05D-7DC4-4DE3-AE4E-9DCDB072B64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Simonida Savić</dc:creator>
  <keywords/>
  <dc:description/>
  <lastModifiedBy>Simonida Savić</lastModifiedBy>
  <revision>12</revision>
  <dcterms:created xsi:type="dcterms:W3CDTF">2023-02-19T18:11:00.0000000Z</dcterms:created>
  <dcterms:modified xsi:type="dcterms:W3CDTF">2023-03-08T15:07:17.0115195Z</dcterms:modified>
</coreProperties>
</file>